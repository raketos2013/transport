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3" w:type="dxa"/>
        <w:tblLook w:val="01E0" w:firstRow="1" w:lastRow="1" w:firstColumn="1" w:lastColumn="1" w:noHBand="0" w:noVBand="0"/>
      </w:tblPr>
      <w:tblGrid>
        <w:gridCol w:w="5508"/>
        <w:gridCol w:w="4395"/>
      </w:tblGrid>
      <w:tr w:rsidR="00F9656F" w:rsidRPr="00041230" w14:paraId="725D6197" w14:textId="77777777" w:rsidTr="00B813E8">
        <w:trPr>
          <w:cantSplit/>
          <w:trHeight w:val="2269"/>
        </w:trPr>
        <w:tc>
          <w:tcPr>
            <w:tcW w:w="5508" w:type="dxa"/>
          </w:tcPr>
          <w:p w14:paraId="564534B6" w14:textId="77777777" w:rsidR="00F9656F" w:rsidRPr="00404E9D" w:rsidRDefault="00F9656F" w:rsidP="00071E57">
            <w:pPr>
              <w:pStyle w:val="140"/>
              <w:suppressAutoHyphens/>
              <w:rPr>
                <w:sz w:val="24"/>
              </w:rPr>
            </w:pPr>
            <w:r w:rsidRPr="00404E9D">
              <w:rPr>
                <w:sz w:val="24"/>
              </w:rPr>
              <w:t>ОТЧЕТ</w:t>
            </w:r>
          </w:p>
          <w:p w14:paraId="38041C62" w14:textId="77777777" w:rsidR="00F9656F" w:rsidRPr="00404E9D" w:rsidRDefault="00F9656F" w:rsidP="00071E57">
            <w:pPr>
              <w:pStyle w:val="140"/>
              <w:suppressAutoHyphens/>
              <w:jc w:val="left"/>
              <w:rPr>
                <w:sz w:val="24"/>
              </w:rPr>
            </w:pPr>
            <w:r w:rsidRPr="00404E9D">
              <w:rPr>
                <w:sz w:val="24"/>
              </w:rPr>
              <w:t xml:space="preserve">о проведении </w:t>
            </w:r>
            <w:r w:rsidR="006A21D1" w:rsidRPr="00404E9D">
              <w:rPr>
                <w:sz w:val="24"/>
              </w:rPr>
              <w:t>предварительных испытаний</w:t>
            </w:r>
          </w:p>
        </w:tc>
        <w:tc>
          <w:tcPr>
            <w:tcW w:w="4395" w:type="dxa"/>
          </w:tcPr>
          <w:p w14:paraId="10C1B585" w14:textId="77777777" w:rsidR="00F9656F" w:rsidRPr="00404E9D" w:rsidRDefault="00F9656F" w:rsidP="00071E57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656F" w:rsidRPr="00041230" w14:paraId="43C07E10" w14:textId="77777777" w:rsidTr="00B813E8">
        <w:trPr>
          <w:cantSplit/>
          <w:trHeight w:val="20"/>
        </w:trPr>
        <w:tc>
          <w:tcPr>
            <w:tcW w:w="5508" w:type="dxa"/>
          </w:tcPr>
          <w:p w14:paraId="0375D97E" w14:textId="77777777" w:rsidR="00F9656F" w:rsidRPr="00404E9D" w:rsidRDefault="00F9656F" w:rsidP="00071E57">
            <w:pPr>
              <w:pStyle w:val="140"/>
              <w:suppressAutoHyphens/>
              <w:spacing w:after="20"/>
              <w:rPr>
                <w:sz w:val="24"/>
              </w:rPr>
            </w:pPr>
          </w:p>
        </w:tc>
        <w:tc>
          <w:tcPr>
            <w:tcW w:w="4395" w:type="dxa"/>
          </w:tcPr>
          <w:p w14:paraId="5B255F29" w14:textId="77777777" w:rsidR="00F9656F" w:rsidRPr="00404E9D" w:rsidRDefault="00F9656F" w:rsidP="00071E57">
            <w:pPr>
              <w:spacing w:after="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AB1014E" w14:textId="77777777" w:rsidR="00EC108A" w:rsidRPr="00404E9D" w:rsidRDefault="00EC108A" w:rsidP="00071E57">
      <w:pPr>
        <w:pStyle w:val="14"/>
        <w:numPr>
          <w:ilvl w:val="0"/>
          <w:numId w:val="4"/>
        </w:numPr>
        <w:suppressAutoHyphens/>
        <w:rPr>
          <w:sz w:val="24"/>
        </w:rPr>
      </w:pPr>
      <w:r w:rsidRPr="00404E9D">
        <w:rPr>
          <w:sz w:val="24"/>
        </w:rPr>
        <w:t xml:space="preserve">Основание: </w:t>
      </w:r>
    </w:p>
    <w:p w14:paraId="038BF0D8" w14:textId="77777777" w:rsidR="00EC108A" w:rsidRDefault="00EC108A" w:rsidP="00071E57">
      <w:pPr>
        <w:suppressAutoHyphens/>
        <w:spacing w:before="10" w:line="216" w:lineRule="auto"/>
        <w:ind w:left="709"/>
        <w:jc w:val="both"/>
        <w:rPr>
          <w:rFonts w:ascii="Times New Roman" w:hAnsi="Times New Roman"/>
          <w:sz w:val="24"/>
          <w:szCs w:val="24"/>
          <w:u w:val="single"/>
        </w:rPr>
      </w:pPr>
      <w:r w:rsidRPr="00404E9D">
        <w:rPr>
          <w:rFonts w:ascii="Times New Roman" w:hAnsi="Times New Roman"/>
          <w:sz w:val="24"/>
          <w:szCs w:val="24"/>
          <w:u w:val="single"/>
        </w:rPr>
        <w:t>Проектное решение «Платежно-транспортная система. Транспорт файлов» от 21.05.2024 №795-20-02-04-003/845 (далее - ПР).</w:t>
      </w:r>
    </w:p>
    <w:p w14:paraId="2AA34A57" w14:textId="2B4EC8EA" w:rsidR="00EC108A" w:rsidRPr="001A6CFF" w:rsidRDefault="00EC108A" w:rsidP="00071E57">
      <w:pPr>
        <w:suppressAutoHyphens/>
        <w:spacing w:before="10" w:line="216" w:lineRule="auto"/>
        <w:ind w:left="709"/>
        <w:jc w:val="both"/>
        <w:rPr>
          <w:sz w:val="24"/>
          <w:u w:val="single"/>
        </w:rPr>
      </w:pPr>
      <w:r w:rsidRPr="0059732D">
        <w:rPr>
          <w:rFonts w:ascii="Times New Roman" w:hAnsi="Times New Roman"/>
          <w:sz w:val="24"/>
          <w:szCs w:val="24"/>
          <w:u w:val="single"/>
        </w:rPr>
        <w:t>Обращение разработчика</w:t>
      </w:r>
      <w:r w:rsidR="0059732D" w:rsidRPr="0059732D">
        <w:rPr>
          <w:rFonts w:ascii="Times New Roman" w:hAnsi="Times New Roman"/>
          <w:sz w:val="24"/>
          <w:szCs w:val="24"/>
          <w:u w:val="single"/>
        </w:rPr>
        <w:t xml:space="preserve"> (</w:t>
      </w:r>
      <w:r w:rsidR="0059732D">
        <w:rPr>
          <w:rFonts w:ascii="Times New Roman" w:hAnsi="Times New Roman"/>
          <w:sz w:val="24"/>
          <w:szCs w:val="24"/>
          <w:u w:val="single"/>
        </w:rPr>
        <w:t xml:space="preserve">докладная записка от </w:t>
      </w:r>
      <w:r w:rsidR="00F709CF" w:rsidRPr="008F25DE">
        <w:rPr>
          <w:rFonts w:ascii="Times New Roman" w:hAnsi="Times New Roman"/>
          <w:sz w:val="24"/>
          <w:szCs w:val="24"/>
          <w:u w:val="single"/>
        </w:rPr>
        <w:t>16</w:t>
      </w:r>
      <w:r w:rsidR="0059732D">
        <w:rPr>
          <w:rFonts w:ascii="Times New Roman" w:hAnsi="Times New Roman"/>
          <w:sz w:val="24"/>
          <w:szCs w:val="24"/>
          <w:u w:val="single"/>
        </w:rPr>
        <w:t>.</w:t>
      </w:r>
      <w:r w:rsidR="00836548">
        <w:rPr>
          <w:rFonts w:ascii="Times New Roman" w:hAnsi="Times New Roman"/>
          <w:sz w:val="24"/>
          <w:szCs w:val="24"/>
          <w:u w:val="single"/>
        </w:rPr>
        <w:t>1</w:t>
      </w:r>
      <w:r w:rsidR="00F709CF" w:rsidRPr="008F25DE">
        <w:rPr>
          <w:rFonts w:ascii="Times New Roman" w:hAnsi="Times New Roman"/>
          <w:sz w:val="24"/>
          <w:szCs w:val="24"/>
          <w:u w:val="single"/>
        </w:rPr>
        <w:t>2</w:t>
      </w:r>
      <w:r w:rsidR="0059732D">
        <w:rPr>
          <w:rFonts w:ascii="Times New Roman" w:hAnsi="Times New Roman"/>
          <w:sz w:val="24"/>
          <w:szCs w:val="24"/>
          <w:u w:val="single"/>
        </w:rPr>
        <w:t>.202</w:t>
      </w:r>
      <w:r w:rsidR="00BA1C11">
        <w:rPr>
          <w:rFonts w:ascii="Times New Roman" w:hAnsi="Times New Roman"/>
          <w:sz w:val="24"/>
          <w:szCs w:val="24"/>
          <w:u w:val="single"/>
        </w:rPr>
        <w:t>5</w:t>
      </w:r>
      <w:r w:rsidR="0059732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9732D" w:rsidRPr="00522DA6">
        <w:rPr>
          <w:rFonts w:ascii="Times New Roman" w:hAnsi="Times New Roman"/>
          <w:sz w:val="24"/>
          <w:szCs w:val="24"/>
          <w:u w:val="single"/>
        </w:rPr>
        <w:t>№</w:t>
      </w:r>
      <w:r w:rsidR="00F709CF" w:rsidRPr="008F25DE">
        <w:rPr>
          <w:rFonts w:ascii="Times New Roman" w:hAnsi="Times New Roman"/>
          <w:sz w:val="24"/>
          <w:szCs w:val="24"/>
          <w:u w:val="single"/>
        </w:rPr>
        <w:t>795-20-03-006/5910</w:t>
      </w:r>
      <w:r w:rsidR="0059732D" w:rsidRPr="0059732D">
        <w:rPr>
          <w:rFonts w:ascii="Times New Roman" w:hAnsi="Times New Roman"/>
          <w:sz w:val="24"/>
          <w:szCs w:val="24"/>
          <w:u w:val="single"/>
        </w:rPr>
        <w:t>)</w:t>
      </w:r>
      <w:r w:rsidRPr="0059732D">
        <w:rPr>
          <w:rFonts w:ascii="Times New Roman" w:hAnsi="Times New Roman"/>
          <w:sz w:val="24"/>
          <w:szCs w:val="24"/>
          <w:u w:val="single"/>
        </w:rPr>
        <w:t xml:space="preserve">: </w:t>
      </w:r>
      <w:r w:rsidR="0059732D">
        <w:rPr>
          <w:rFonts w:ascii="Times New Roman" w:hAnsi="Times New Roman"/>
          <w:sz w:val="24"/>
          <w:szCs w:val="24"/>
          <w:u w:val="single"/>
        </w:rPr>
        <w:t xml:space="preserve">необходимость </w:t>
      </w:r>
      <w:r w:rsidR="00BA1C11">
        <w:rPr>
          <w:rFonts w:ascii="Times New Roman" w:hAnsi="Times New Roman"/>
          <w:sz w:val="24"/>
          <w:szCs w:val="24"/>
          <w:u w:val="single"/>
        </w:rPr>
        <w:t>повторной</w:t>
      </w:r>
      <w:r w:rsidR="00BA1C11" w:rsidRPr="0059732D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59732D">
        <w:rPr>
          <w:rFonts w:ascii="Times New Roman" w:hAnsi="Times New Roman"/>
          <w:sz w:val="24"/>
          <w:szCs w:val="24"/>
          <w:u w:val="single"/>
        </w:rPr>
        <w:t>оценк</w:t>
      </w:r>
      <w:r w:rsidR="0059732D">
        <w:rPr>
          <w:rFonts w:ascii="Times New Roman" w:hAnsi="Times New Roman"/>
          <w:sz w:val="24"/>
          <w:szCs w:val="24"/>
          <w:u w:val="single"/>
        </w:rPr>
        <w:t>и</w:t>
      </w:r>
      <w:r w:rsidRPr="0059732D">
        <w:rPr>
          <w:rFonts w:ascii="Times New Roman" w:hAnsi="Times New Roman"/>
          <w:sz w:val="24"/>
          <w:szCs w:val="24"/>
          <w:u w:val="single"/>
        </w:rPr>
        <w:t xml:space="preserve"> работ по реализации.</w:t>
      </w:r>
    </w:p>
    <w:p w14:paraId="5567A41A" w14:textId="77777777" w:rsidR="00EC108A" w:rsidRPr="00404E9D" w:rsidRDefault="00EC108A" w:rsidP="00071E57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404E9D">
        <w:rPr>
          <w:rFonts w:ascii="Times New Roman" w:hAnsi="Times New Roman"/>
          <w:sz w:val="24"/>
          <w:szCs w:val="24"/>
        </w:rPr>
        <w:t>2. Объект тестирования:</w:t>
      </w:r>
    </w:p>
    <w:p w14:paraId="040F51A4" w14:textId="087E8B5C" w:rsidR="00EC108A" w:rsidRPr="00F709CF" w:rsidRDefault="00EC108A" w:rsidP="00071E57">
      <w:pPr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 w:rsidRPr="00404E9D">
        <w:rPr>
          <w:rFonts w:ascii="Times New Roman" w:hAnsi="Times New Roman"/>
          <w:sz w:val="24"/>
          <w:szCs w:val="24"/>
          <w:u w:val="single"/>
        </w:rPr>
        <w:t>02.03.04.01.02.06. БП: Прием платежных и информационных сообщений, финансовых документов</w:t>
      </w:r>
      <w:r w:rsidR="00F709CF">
        <w:rPr>
          <w:rFonts w:ascii="Times New Roman" w:hAnsi="Times New Roman"/>
          <w:sz w:val="24"/>
          <w:szCs w:val="24"/>
          <w:u w:val="single"/>
        </w:rPr>
        <w:t>;</w:t>
      </w:r>
    </w:p>
    <w:p w14:paraId="5ABBAC09" w14:textId="77777777" w:rsidR="00EC108A" w:rsidRPr="00404E9D" w:rsidRDefault="00EC108A" w:rsidP="00071E57">
      <w:pPr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 w:rsidRPr="00404E9D">
        <w:rPr>
          <w:rFonts w:ascii="Times New Roman" w:hAnsi="Times New Roman"/>
          <w:sz w:val="24"/>
          <w:szCs w:val="24"/>
          <w:u w:val="single"/>
        </w:rPr>
        <w:t>02.03.04.01.02.03. БП: Передача платежных и информационных сообщений.</w:t>
      </w:r>
    </w:p>
    <w:p w14:paraId="6CC3BC98" w14:textId="458C2314" w:rsidR="00EC108A" w:rsidRPr="00404E9D" w:rsidRDefault="00EC108A" w:rsidP="00071E57">
      <w:pPr>
        <w:pStyle w:val="14"/>
        <w:suppressAutoHyphens/>
        <w:jc w:val="left"/>
        <w:rPr>
          <w:sz w:val="24"/>
        </w:rPr>
      </w:pPr>
      <w:r w:rsidRPr="00404E9D">
        <w:rPr>
          <w:sz w:val="24"/>
        </w:rPr>
        <w:t xml:space="preserve">3. Сроки проведения тестирования: </w:t>
      </w:r>
      <w:r w:rsidR="00CC4BCA" w:rsidRPr="00AC0C0D">
        <w:rPr>
          <w:sz w:val="24"/>
          <w:u w:val="single"/>
        </w:rPr>
        <w:t>17</w:t>
      </w:r>
      <w:r w:rsidRPr="006B0ACC">
        <w:rPr>
          <w:sz w:val="24"/>
          <w:u w:val="single"/>
        </w:rPr>
        <w:t>-</w:t>
      </w:r>
      <w:r w:rsidR="00F709CF">
        <w:rPr>
          <w:sz w:val="24"/>
          <w:u w:val="single"/>
        </w:rPr>
        <w:t>2</w:t>
      </w:r>
      <w:r w:rsidR="00210B7A">
        <w:rPr>
          <w:sz w:val="24"/>
          <w:u w:val="single"/>
        </w:rPr>
        <w:t>3</w:t>
      </w:r>
      <w:r w:rsidRPr="006B0ACC">
        <w:rPr>
          <w:sz w:val="24"/>
          <w:u w:val="single"/>
        </w:rPr>
        <w:t>.</w:t>
      </w:r>
      <w:r w:rsidR="00836548">
        <w:rPr>
          <w:sz w:val="24"/>
          <w:u w:val="single"/>
        </w:rPr>
        <w:t>1</w:t>
      </w:r>
      <w:r w:rsidR="00CC4BCA">
        <w:rPr>
          <w:sz w:val="24"/>
          <w:u w:val="single"/>
        </w:rPr>
        <w:t>2</w:t>
      </w:r>
      <w:r w:rsidRPr="00404E9D">
        <w:rPr>
          <w:sz w:val="24"/>
          <w:u w:val="single"/>
        </w:rPr>
        <w:t>.202</w:t>
      </w:r>
      <w:r w:rsidR="00D924F6">
        <w:rPr>
          <w:sz w:val="24"/>
          <w:u w:val="single"/>
        </w:rPr>
        <w:t>5</w:t>
      </w:r>
    </w:p>
    <w:p w14:paraId="2C26FF91" w14:textId="77777777" w:rsidR="00EC108A" w:rsidRPr="00404E9D" w:rsidRDefault="00EC108A">
      <w:pPr>
        <w:pStyle w:val="14"/>
        <w:suppressAutoHyphens/>
        <w:jc w:val="left"/>
        <w:rPr>
          <w:sz w:val="24"/>
        </w:rPr>
      </w:pPr>
      <w:r w:rsidRPr="00404E9D">
        <w:rPr>
          <w:sz w:val="24"/>
        </w:rPr>
        <w:t>4. Заявленные разработчиком ПО изменения:</w:t>
      </w:r>
    </w:p>
    <w:p w14:paraId="2068D846" w14:textId="77777777" w:rsidR="00D859EC" w:rsidRDefault="00BA1C11">
      <w:pPr>
        <w:pStyle w:val="14"/>
        <w:suppressAutoHyphens/>
        <w:rPr>
          <w:sz w:val="24"/>
          <w:u w:val="single"/>
        </w:rPr>
      </w:pPr>
      <w:r>
        <w:rPr>
          <w:sz w:val="24"/>
          <w:u w:val="single"/>
        </w:rPr>
        <w:t>Р</w:t>
      </w:r>
      <w:r w:rsidR="00EC108A" w:rsidRPr="00404E9D">
        <w:rPr>
          <w:sz w:val="24"/>
          <w:u w:val="single"/>
        </w:rPr>
        <w:t>аботы по реализации</w:t>
      </w:r>
      <w:r>
        <w:rPr>
          <w:sz w:val="24"/>
          <w:u w:val="single"/>
        </w:rPr>
        <w:t xml:space="preserve"> выполнены</w:t>
      </w:r>
      <w:r w:rsidR="00EC108A" w:rsidRPr="00404E9D">
        <w:rPr>
          <w:sz w:val="24"/>
          <w:u w:val="single"/>
        </w:rPr>
        <w:t>.</w:t>
      </w:r>
      <w:r w:rsidR="00D859EC">
        <w:rPr>
          <w:sz w:val="24"/>
          <w:u w:val="single"/>
        </w:rPr>
        <w:t xml:space="preserve"> </w:t>
      </w:r>
    </w:p>
    <w:p w14:paraId="6F272A53" w14:textId="6D20DA6F" w:rsidR="00EC108A" w:rsidRDefault="00D859EC">
      <w:pPr>
        <w:pStyle w:val="14"/>
        <w:suppressAutoHyphens/>
        <w:rPr>
          <w:sz w:val="24"/>
          <w:u w:val="single"/>
        </w:rPr>
      </w:pPr>
      <w:r>
        <w:rPr>
          <w:sz w:val="24"/>
          <w:u w:val="single"/>
        </w:rPr>
        <w:t>Замечания предыдущих тестирований устранены, предложения реализованы.</w:t>
      </w:r>
    </w:p>
    <w:p w14:paraId="4A2E4BDB" w14:textId="4E6B4DA3" w:rsidR="00D859EC" w:rsidRDefault="00D859EC">
      <w:pPr>
        <w:pStyle w:val="14"/>
        <w:suppressAutoHyphens/>
        <w:rPr>
          <w:sz w:val="24"/>
          <w:u w:val="single"/>
        </w:rPr>
      </w:pPr>
      <w:r>
        <w:rPr>
          <w:sz w:val="24"/>
          <w:u w:val="single"/>
        </w:rPr>
        <w:t>Условия и ограничения</w:t>
      </w:r>
      <w:r w:rsidR="0040664B">
        <w:rPr>
          <w:sz w:val="24"/>
          <w:u w:val="single"/>
        </w:rPr>
        <w:t xml:space="preserve">, заявленные разработчиком, для проведения </w:t>
      </w:r>
      <w:r>
        <w:rPr>
          <w:sz w:val="24"/>
          <w:u w:val="single"/>
        </w:rPr>
        <w:t>тестирования</w:t>
      </w:r>
      <w:r w:rsidR="00F709CF">
        <w:rPr>
          <w:sz w:val="24"/>
          <w:u w:val="single"/>
        </w:rPr>
        <w:t xml:space="preserve"> не указаны.</w:t>
      </w:r>
    </w:p>
    <w:p w14:paraId="4C8FAB63" w14:textId="64E23914" w:rsidR="00EC108A" w:rsidRPr="00404E9D" w:rsidRDefault="00EC108A">
      <w:pPr>
        <w:pStyle w:val="14"/>
        <w:suppressAutoHyphens/>
        <w:jc w:val="left"/>
        <w:rPr>
          <w:sz w:val="24"/>
          <w:u w:val="single"/>
        </w:rPr>
      </w:pPr>
      <w:r w:rsidRPr="00404E9D">
        <w:rPr>
          <w:sz w:val="24"/>
        </w:rPr>
        <w:t>5.</w:t>
      </w:r>
      <w:r w:rsidRPr="00404E9D">
        <w:rPr>
          <w:sz w:val="24"/>
          <w:lang w:val="en-US"/>
        </w:rPr>
        <w:t> </w:t>
      </w:r>
      <w:r w:rsidRPr="00404E9D">
        <w:rPr>
          <w:sz w:val="24"/>
        </w:rPr>
        <w:t xml:space="preserve">Характеристики тестовой среды: </w:t>
      </w:r>
      <w:hyperlink r:id="rId6" w:history="1">
        <w:r w:rsidR="00836548" w:rsidRPr="008F25DE">
          <w:rPr>
            <w:rFonts w:eastAsiaTheme="minorHAnsi"/>
            <w:color w:val="0000FF"/>
            <w:sz w:val="24"/>
            <w:lang w:eastAsia="en-US"/>
          </w:rPr>
          <w:t>http://sca-iis-t01:8033</w:t>
        </w:r>
      </w:hyperlink>
      <w:r w:rsidR="00F709CF" w:rsidRPr="008F25DE">
        <w:rPr>
          <w:sz w:val="24"/>
        </w:rPr>
        <w:t>.</w:t>
      </w:r>
    </w:p>
    <w:p w14:paraId="3EAECAE8" w14:textId="77777777" w:rsidR="00EC108A" w:rsidRPr="00404E9D" w:rsidRDefault="00EC108A">
      <w:pPr>
        <w:pStyle w:val="14"/>
        <w:suppressAutoHyphens/>
        <w:rPr>
          <w:sz w:val="24"/>
        </w:rPr>
      </w:pPr>
      <w:r w:rsidRPr="00404E9D">
        <w:rPr>
          <w:sz w:val="24"/>
        </w:rPr>
        <w:t>6. Результаты тестирования: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46"/>
        <w:gridCol w:w="1823"/>
      </w:tblGrid>
      <w:tr w:rsidR="00EC108A" w:rsidRPr="00041230" w14:paraId="1171EB15" w14:textId="77777777" w:rsidTr="00F77092">
        <w:tc>
          <w:tcPr>
            <w:tcW w:w="8046" w:type="dxa"/>
            <w:tcBorders>
              <w:bottom w:val="double" w:sz="4" w:space="0" w:color="auto"/>
            </w:tcBorders>
          </w:tcPr>
          <w:p w14:paraId="52AB0D3B" w14:textId="77777777" w:rsidR="00EC108A" w:rsidRPr="00404E9D" w:rsidRDefault="00EC108A">
            <w:pPr>
              <w:pStyle w:val="13"/>
              <w:spacing w:line="211" w:lineRule="auto"/>
              <w:rPr>
                <w:sz w:val="24"/>
              </w:rPr>
            </w:pPr>
            <w:r w:rsidRPr="00404E9D">
              <w:rPr>
                <w:sz w:val="24"/>
              </w:rPr>
              <w:t>Контролируемые показатели</w:t>
            </w:r>
          </w:p>
        </w:tc>
        <w:tc>
          <w:tcPr>
            <w:tcW w:w="1823" w:type="dxa"/>
            <w:tcBorders>
              <w:bottom w:val="double" w:sz="4" w:space="0" w:color="auto"/>
            </w:tcBorders>
          </w:tcPr>
          <w:p w14:paraId="0727804E" w14:textId="77777777" w:rsidR="00EC108A" w:rsidRPr="00404E9D" w:rsidRDefault="00EC108A">
            <w:pPr>
              <w:pStyle w:val="13"/>
              <w:spacing w:line="211" w:lineRule="auto"/>
              <w:rPr>
                <w:sz w:val="24"/>
              </w:rPr>
            </w:pPr>
            <w:r w:rsidRPr="00404E9D">
              <w:rPr>
                <w:sz w:val="24"/>
              </w:rPr>
              <w:t>Результаты</w:t>
            </w:r>
          </w:p>
        </w:tc>
      </w:tr>
      <w:tr w:rsidR="00EC108A" w:rsidRPr="00041230" w14:paraId="2752C433" w14:textId="77777777" w:rsidTr="00F77092">
        <w:trPr>
          <w:trHeight w:val="1286"/>
        </w:trPr>
        <w:tc>
          <w:tcPr>
            <w:tcW w:w="8046" w:type="dxa"/>
          </w:tcPr>
          <w:p w14:paraId="5A5447B0" w14:textId="77777777" w:rsidR="00EC108A" w:rsidRPr="00404E9D" w:rsidRDefault="00EC10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sz w:val="24"/>
                <w:szCs w:val="24"/>
              </w:rPr>
              <w:t>Интерфейсы между системами:</w:t>
            </w:r>
          </w:p>
          <w:p w14:paraId="6E4F1A94" w14:textId="77777777" w:rsidR="00EC108A" w:rsidRPr="00404E9D" w:rsidRDefault="00EC10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sz w:val="24"/>
                <w:szCs w:val="24"/>
              </w:rPr>
              <w:t xml:space="preserve">любой </w:t>
            </w:r>
            <w:proofErr w:type="gramStart"/>
            <w:r w:rsidRPr="00404E9D">
              <w:rPr>
                <w:rFonts w:ascii="Times New Roman" w:hAnsi="Times New Roman"/>
                <w:sz w:val="24"/>
                <w:szCs w:val="24"/>
              </w:rPr>
              <w:t>-&gt;</w:t>
            </w:r>
            <w:r w:rsidRPr="00404E9D">
              <w:rPr>
                <w:rFonts w:ascii="Times New Roman" w:hAnsi="Times New Roman"/>
                <w:sz w:val="24"/>
                <w:szCs w:val="24"/>
                <w:lang w:val="en-US"/>
              </w:rPr>
              <w:t>IIS</w:t>
            </w:r>
            <w:proofErr w:type="gramEnd"/>
            <w:r w:rsidR="001841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04E9D">
              <w:rPr>
                <w:rFonts w:ascii="Times New Roman" w:hAnsi="Times New Roman"/>
                <w:sz w:val="24"/>
                <w:szCs w:val="24"/>
              </w:rPr>
              <w:t>(ММР)-&gt; любой.</w:t>
            </w:r>
          </w:p>
          <w:p w14:paraId="6BBB9254" w14:textId="77777777" w:rsidR="00EC108A" w:rsidRPr="00404E9D" w:rsidRDefault="00EC10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E99661" w14:textId="77777777" w:rsidR="00EC108A" w:rsidRPr="00104328" w:rsidRDefault="00EC10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sz w:val="24"/>
                <w:szCs w:val="24"/>
              </w:rPr>
              <w:t>Проверка соответствия выполненной разработки требованиям ПР.</w:t>
            </w:r>
            <w:r w:rsidRPr="00E370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D3AD670" w14:textId="77777777" w:rsidR="00EC108A" w:rsidRPr="00404E9D" w:rsidRDefault="00EC10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1541604E" w14:textId="77777777" w:rsidR="00EC108A" w:rsidRPr="00404E9D" w:rsidRDefault="00EC10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sz w:val="24"/>
                <w:szCs w:val="24"/>
              </w:rPr>
              <w:t>См. приложение</w:t>
            </w:r>
          </w:p>
          <w:p w14:paraId="08184D1B" w14:textId="77777777" w:rsidR="00EC108A" w:rsidRPr="00404E9D" w:rsidRDefault="00EC108A">
            <w:pPr>
              <w:pStyle w:val="140"/>
              <w:suppressAutoHyphens/>
              <w:rPr>
                <w:sz w:val="24"/>
              </w:rPr>
            </w:pPr>
          </w:p>
        </w:tc>
      </w:tr>
    </w:tbl>
    <w:p w14:paraId="0EB4A14D" w14:textId="0EE0AED2" w:rsidR="00292B2F" w:rsidRPr="00695E0C" w:rsidRDefault="00EC108A">
      <w:pPr>
        <w:pStyle w:val="14"/>
        <w:rPr>
          <w:sz w:val="24"/>
        </w:rPr>
      </w:pPr>
      <w:r w:rsidRPr="00404E9D">
        <w:rPr>
          <w:sz w:val="24"/>
        </w:rPr>
        <w:t xml:space="preserve">7. Вывод: </w:t>
      </w:r>
      <w:r w:rsidR="0059732D" w:rsidRPr="00AD2711">
        <w:rPr>
          <w:sz w:val="24"/>
          <w:u w:val="single"/>
        </w:rPr>
        <w:t>устранить замечания</w:t>
      </w:r>
      <w:r w:rsidRPr="00AD2711">
        <w:rPr>
          <w:sz w:val="24"/>
          <w:u w:val="single"/>
        </w:rPr>
        <w:t>, провести повторное тестирование</w:t>
      </w:r>
      <w:r w:rsidR="00FF7834" w:rsidRPr="00AD2711">
        <w:rPr>
          <w:sz w:val="24"/>
          <w:u w:val="single"/>
        </w:rPr>
        <w:t>.</w:t>
      </w:r>
    </w:p>
    <w:p w14:paraId="7C353540" w14:textId="77777777" w:rsidR="0040664B" w:rsidRDefault="0040664B">
      <w:pPr>
        <w:pStyle w:val="14"/>
        <w:rPr>
          <w:sz w:val="24"/>
        </w:rPr>
      </w:pPr>
    </w:p>
    <w:p w14:paraId="45B257A2" w14:textId="6B537826" w:rsidR="0048529B" w:rsidRDefault="0048529B">
      <w:pPr>
        <w:pStyle w:val="14"/>
        <w:rPr>
          <w:sz w:val="24"/>
        </w:rPr>
      </w:pPr>
      <w:r>
        <w:rPr>
          <w:sz w:val="24"/>
        </w:rPr>
        <w:t>8</w:t>
      </w:r>
      <w:r w:rsidRPr="00404E9D">
        <w:rPr>
          <w:sz w:val="24"/>
        </w:rPr>
        <w:t>. </w:t>
      </w:r>
      <w:r>
        <w:rPr>
          <w:sz w:val="24"/>
        </w:rPr>
        <w:t>Заключение</w:t>
      </w:r>
      <w:r w:rsidRPr="00404E9D">
        <w:rPr>
          <w:sz w:val="24"/>
        </w:rPr>
        <w:t xml:space="preserve">: </w:t>
      </w:r>
    </w:p>
    <w:p w14:paraId="72FECF5A" w14:textId="2FE8F8DE" w:rsidR="00A37141" w:rsidRPr="00833522" w:rsidRDefault="00596EAF">
      <w:pPr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8.</w:t>
      </w:r>
      <w:r w:rsidR="00B63E18">
        <w:rPr>
          <w:rFonts w:ascii="Times New Roman" w:hAnsi="Times New Roman"/>
          <w:sz w:val="24"/>
          <w:szCs w:val="24"/>
        </w:rPr>
        <w:t>1</w:t>
      </w:r>
      <w:r w:rsidRPr="006B0AC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B63E18" w:rsidRPr="00A37141">
        <w:rPr>
          <w:rFonts w:ascii="Times New Roman" w:hAnsi="Times New Roman"/>
          <w:sz w:val="24"/>
          <w:szCs w:val="24"/>
          <w:u w:val="single"/>
        </w:rPr>
        <w:t>Р</w:t>
      </w:r>
      <w:r w:rsidR="00FF7834" w:rsidRPr="00A37141">
        <w:rPr>
          <w:rFonts w:ascii="Times New Roman" w:hAnsi="Times New Roman"/>
          <w:sz w:val="24"/>
          <w:szCs w:val="24"/>
          <w:u w:val="single"/>
        </w:rPr>
        <w:t xml:space="preserve">яд </w:t>
      </w:r>
      <w:r w:rsidR="000A1244" w:rsidRPr="00833522">
        <w:rPr>
          <w:rFonts w:ascii="Times New Roman" w:hAnsi="Times New Roman"/>
          <w:sz w:val="24"/>
          <w:szCs w:val="24"/>
          <w:u w:val="single"/>
        </w:rPr>
        <w:t>з</w:t>
      </w:r>
      <w:r w:rsidR="00FF7834" w:rsidRPr="00833522">
        <w:rPr>
          <w:rFonts w:ascii="Times New Roman" w:hAnsi="Times New Roman"/>
          <w:sz w:val="24"/>
          <w:szCs w:val="24"/>
          <w:u w:val="single"/>
        </w:rPr>
        <w:t>амечаний, отраженных</w:t>
      </w:r>
      <w:r w:rsidR="000A1244" w:rsidRPr="00833522">
        <w:rPr>
          <w:rFonts w:ascii="Times New Roman" w:hAnsi="Times New Roman"/>
          <w:sz w:val="24"/>
          <w:szCs w:val="24"/>
          <w:u w:val="single"/>
        </w:rPr>
        <w:t xml:space="preserve"> в Отчете, </w:t>
      </w:r>
      <w:r w:rsidR="00FF7834" w:rsidRPr="00833522">
        <w:rPr>
          <w:rFonts w:ascii="Times New Roman" w:hAnsi="Times New Roman"/>
          <w:sz w:val="24"/>
          <w:szCs w:val="24"/>
          <w:u w:val="single"/>
        </w:rPr>
        <w:t>имеют высокую</w:t>
      </w:r>
      <w:r w:rsidR="0048529B" w:rsidRPr="00833522">
        <w:rPr>
          <w:rFonts w:ascii="Times New Roman" w:hAnsi="Times New Roman"/>
          <w:sz w:val="24"/>
          <w:szCs w:val="24"/>
          <w:u w:val="single"/>
        </w:rPr>
        <w:t xml:space="preserve"> степен</w:t>
      </w:r>
      <w:r w:rsidR="00FF7834" w:rsidRPr="00833522">
        <w:rPr>
          <w:rFonts w:ascii="Times New Roman" w:hAnsi="Times New Roman"/>
          <w:sz w:val="24"/>
          <w:szCs w:val="24"/>
          <w:u w:val="single"/>
        </w:rPr>
        <w:t>ь</w:t>
      </w:r>
      <w:r w:rsidR="00312CC6" w:rsidRPr="00833522">
        <w:rPr>
          <w:rFonts w:ascii="Times New Roman" w:hAnsi="Times New Roman"/>
          <w:sz w:val="24"/>
          <w:szCs w:val="24"/>
          <w:u w:val="single"/>
        </w:rPr>
        <w:t xml:space="preserve"> важности, что свидетельствует </w:t>
      </w:r>
      <w:r w:rsidR="00312CC6" w:rsidRPr="006B7D54">
        <w:rPr>
          <w:rFonts w:ascii="Times New Roman" w:hAnsi="Times New Roman"/>
          <w:sz w:val="24"/>
          <w:szCs w:val="24"/>
          <w:u w:val="single"/>
        </w:rPr>
        <w:t>о неготовности</w:t>
      </w:r>
      <w:r w:rsidR="00FA685D" w:rsidRPr="006B7D54">
        <w:rPr>
          <w:rFonts w:ascii="Times New Roman" w:hAnsi="Times New Roman"/>
          <w:sz w:val="24"/>
          <w:szCs w:val="24"/>
          <w:u w:val="single"/>
        </w:rPr>
        <w:t xml:space="preserve"> </w:t>
      </w:r>
      <w:r w:rsidR="00312CC6" w:rsidRPr="006B7D54">
        <w:rPr>
          <w:rFonts w:ascii="Times New Roman" w:hAnsi="Times New Roman"/>
          <w:sz w:val="24"/>
          <w:szCs w:val="24"/>
          <w:u w:val="single"/>
        </w:rPr>
        <w:t xml:space="preserve">ПК </w:t>
      </w:r>
      <w:r w:rsidR="00D859EC" w:rsidRPr="006B7D54">
        <w:rPr>
          <w:rFonts w:ascii="Times New Roman" w:hAnsi="Times New Roman"/>
          <w:sz w:val="24"/>
          <w:szCs w:val="24"/>
          <w:u w:val="single"/>
        </w:rPr>
        <w:t xml:space="preserve">к </w:t>
      </w:r>
      <w:r w:rsidR="001B66C8">
        <w:rPr>
          <w:rFonts w:ascii="Times New Roman" w:hAnsi="Times New Roman"/>
          <w:sz w:val="24"/>
          <w:szCs w:val="24"/>
          <w:u w:val="single"/>
        </w:rPr>
        <w:t>функциональному тестированию</w:t>
      </w:r>
      <w:r w:rsidR="001B66C8" w:rsidRPr="006B7D54">
        <w:rPr>
          <w:rFonts w:ascii="Times New Roman" w:hAnsi="Times New Roman"/>
          <w:sz w:val="24"/>
          <w:szCs w:val="24"/>
          <w:u w:val="single"/>
        </w:rPr>
        <w:t xml:space="preserve"> </w:t>
      </w:r>
      <w:r w:rsidR="00833522" w:rsidRPr="006B7D54">
        <w:rPr>
          <w:rFonts w:ascii="Times New Roman" w:hAnsi="Times New Roman"/>
          <w:sz w:val="24"/>
          <w:szCs w:val="24"/>
          <w:u w:val="single"/>
        </w:rPr>
        <w:t xml:space="preserve">и </w:t>
      </w:r>
      <w:r w:rsidR="001B66C8">
        <w:rPr>
          <w:rFonts w:ascii="Times New Roman" w:hAnsi="Times New Roman"/>
          <w:sz w:val="24"/>
          <w:szCs w:val="24"/>
          <w:u w:val="single"/>
        </w:rPr>
        <w:t>промышленной эксплуатации</w:t>
      </w:r>
      <w:r w:rsidR="00AB45F3" w:rsidRPr="00833522">
        <w:rPr>
          <w:rFonts w:ascii="Times New Roman" w:hAnsi="Times New Roman"/>
          <w:sz w:val="24"/>
          <w:szCs w:val="24"/>
          <w:u w:val="single"/>
        </w:rPr>
        <w:t>.</w:t>
      </w:r>
    </w:p>
    <w:p w14:paraId="12680972" w14:textId="54A8B7FF" w:rsidR="00596EAF" w:rsidRPr="00833522" w:rsidRDefault="00A37141">
      <w:pPr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 w:rsidRPr="00833522">
        <w:rPr>
          <w:rFonts w:ascii="Times New Roman" w:hAnsi="Times New Roman"/>
          <w:sz w:val="24"/>
          <w:szCs w:val="24"/>
        </w:rPr>
        <w:t>8.</w:t>
      </w:r>
      <w:r w:rsidR="00C154BB" w:rsidRPr="00833522">
        <w:rPr>
          <w:rFonts w:ascii="Times New Roman" w:hAnsi="Times New Roman"/>
          <w:sz w:val="24"/>
          <w:szCs w:val="24"/>
        </w:rPr>
        <w:t>2</w:t>
      </w:r>
      <w:r w:rsidRPr="00833522">
        <w:rPr>
          <w:rFonts w:ascii="Times New Roman" w:hAnsi="Times New Roman"/>
          <w:sz w:val="24"/>
          <w:szCs w:val="24"/>
        </w:rPr>
        <w:t xml:space="preserve">. </w:t>
      </w:r>
      <w:r w:rsidRPr="00833522">
        <w:rPr>
          <w:rFonts w:ascii="Times New Roman" w:hAnsi="Times New Roman"/>
          <w:sz w:val="24"/>
          <w:szCs w:val="24"/>
          <w:u w:val="single"/>
        </w:rPr>
        <w:t xml:space="preserve">Остались не реализованными замечания и предложения, зафиксированные в рамках предыдущих испытаний, отмечены </w:t>
      </w:r>
      <w:r w:rsidR="00D300EC" w:rsidRPr="00833522">
        <w:rPr>
          <w:rFonts w:ascii="Times New Roman" w:hAnsi="Times New Roman"/>
          <w:sz w:val="24"/>
          <w:szCs w:val="24"/>
          <w:u w:val="single"/>
        </w:rPr>
        <w:t>«</w:t>
      </w:r>
      <w:r w:rsidRPr="00833522">
        <w:rPr>
          <w:rFonts w:ascii="Times New Roman" w:hAnsi="Times New Roman"/>
          <w:color w:val="000000"/>
          <w:sz w:val="24"/>
          <w:szCs w:val="24"/>
          <w:u w:val="single"/>
        </w:rPr>
        <w:t>(повторно)</w:t>
      </w:r>
      <w:r w:rsidR="00D300EC" w:rsidRPr="00833522">
        <w:rPr>
          <w:rFonts w:ascii="Times New Roman" w:hAnsi="Times New Roman"/>
          <w:color w:val="000000"/>
          <w:sz w:val="24"/>
          <w:szCs w:val="24"/>
          <w:u w:val="single"/>
        </w:rPr>
        <w:t>»</w:t>
      </w:r>
      <w:r w:rsidRPr="00833522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EC732AD" w14:textId="2225B2EA" w:rsidR="00220CA3" w:rsidRPr="00833522" w:rsidRDefault="00596EAF">
      <w:pPr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 w:rsidRPr="00833522">
        <w:rPr>
          <w:rFonts w:ascii="Times New Roman" w:hAnsi="Times New Roman"/>
          <w:sz w:val="24"/>
          <w:szCs w:val="24"/>
        </w:rPr>
        <w:t>8.</w:t>
      </w:r>
      <w:r w:rsidR="00C154BB" w:rsidRPr="00833522">
        <w:rPr>
          <w:rFonts w:ascii="Times New Roman" w:hAnsi="Times New Roman"/>
          <w:sz w:val="24"/>
          <w:szCs w:val="24"/>
        </w:rPr>
        <w:t>3</w:t>
      </w:r>
      <w:r w:rsidRPr="00833522">
        <w:rPr>
          <w:rFonts w:ascii="Times New Roman" w:hAnsi="Times New Roman"/>
          <w:sz w:val="24"/>
          <w:szCs w:val="24"/>
        </w:rPr>
        <w:t xml:space="preserve">. </w:t>
      </w:r>
      <w:r w:rsidR="00B63E18" w:rsidRPr="00833522">
        <w:rPr>
          <w:rFonts w:ascii="Times New Roman" w:hAnsi="Times New Roman"/>
          <w:sz w:val="24"/>
          <w:szCs w:val="24"/>
          <w:u w:val="single"/>
        </w:rPr>
        <w:t>И</w:t>
      </w:r>
      <w:r w:rsidR="00FF7834" w:rsidRPr="00833522">
        <w:rPr>
          <w:rFonts w:ascii="Times New Roman" w:hAnsi="Times New Roman"/>
          <w:sz w:val="24"/>
          <w:szCs w:val="24"/>
          <w:u w:val="single"/>
        </w:rPr>
        <w:t>ме</w:t>
      </w:r>
      <w:r w:rsidR="00B63E18" w:rsidRPr="00833522">
        <w:rPr>
          <w:rFonts w:ascii="Times New Roman" w:hAnsi="Times New Roman"/>
          <w:sz w:val="24"/>
          <w:szCs w:val="24"/>
          <w:u w:val="single"/>
        </w:rPr>
        <w:t>ется ряд</w:t>
      </w:r>
      <w:r w:rsidR="00FF7834" w:rsidRPr="00833522">
        <w:rPr>
          <w:rFonts w:ascii="Times New Roman" w:hAnsi="Times New Roman"/>
          <w:sz w:val="24"/>
          <w:szCs w:val="24"/>
          <w:u w:val="single"/>
        </w:rPr>
        <w:t xml:space="preserve"> замечани</w:t>
      </w:r>
      <w:r w:rsidR="00B63E18" w:rsidRPr="00833522">
        <w:rPr>
          <w:rFonts w:ascii="Times New Roman" w:hAnsi="Times New Roman"/>
          <w:sz w:val="24"/>
          <w:szCs w:val="24"/>
          <w:u w:val="single"/>
        </w:rPr>
        <w:t>й</w:t>
      </w:r>
      <w:r w:rsidR="00FF7834" w:rsidRPr="00833522">
        <w:rPr>
          <w:rFonts w:ascii="Times New Roman" w:hAnsi="Times New Roman"/>
          <w:sz w:val="24"/>
          <w:szCs w:val="24"/>
          <w:u w:val="single"/>
        </w:rPr>
        <w:t xml:space="preserve"> в части</w:t>
      </w:r>
      <w:r w:rsidR="002D7F27" w:rsidRPr="00833522">
        <w:rPr>
          <w:rFonts w:ascii="Times New Roman" w:hAnsi="Times New Roman"/>
          <w:sz w:val="24"/>
          <w:szCs w:val="24"/>
          <w:u w:val="single"/>
        </w:rPr>
        <w:t xml:space="preserve"> элементарного использования</w:t>
      </w:r>
      <w:r w:rsidR="00FF7834" w:rsidRPr="00833522">
        <w:rPr>
          <w:rFonts w:ascii="Times New Roman" w:hAnsi="Times New Roman"/>
          <w:sz w:val="24"/>
          <w:szCs w:val="24"/>
          <w:u w:val="single"/>
        </w:rPr>
        <w:t xml:space="preserve"> пользовательского интерфейса</w:t>
      </w:r>
      <w:r w:rsidRPr="00833522">
        <w:rPr>
          <w:rFonts w:ascii="Times New Roman" w:hAnsi="Times New Roman"/>
          <w:sz w:val="24"/>
          <w:szCs w:val="24"/>
          <w:u w:val="single"/>
        </w:rPr>
        <w:t xml:space="preserve">. </w:t>
      </w:r>
      <w:r w:rsidR="00B63E18" w:rsidRPr="00833522">
        <w:rPr>
          <w:rFonts w:ascii="Times New Roman" w:hAnsi="Times New Roman"/>
          <w:sz w:val="24"/>
          <w:szCs w:val="24"/>
          <w:u w:val="single"/>
        </w:rPr>
        <w:t>Для наглядности</w:t>
      </w:r>
      <w:r w:rsidR="00FF37F8" w:rsidRPr="00833522">
        <w:rPr>
          <w:rFonts w:ascii="Times New Roman" w:hAnsi="Times New Roman"/>
          <w:sz w:val="24"/>
          <w:szCs w:val="24"/>
          <w:u w:val="single"/>
        </w:rPr>
        <w:t>, некоторые приведены</w:t>
      </w:r>
      <w:r w:rsidR="00B63E18" w:rsidRPr="00833522">
        <w:rPr>
          <w:rFonts w:ascii="Times New Roman" w:hAnsi="Times New Roman"/>
          <w:sz w:val="24"/>
          <w:szCs w:val="24"/>
          <w:u w:val="single"/>
        </w:rPr>
        <w:t xml:space="preserve"> в</w:t>
      </w:r>
      <w:r w:rsidRPr="00833522">
        <w:rPr>
          <w:rFonts w:ascii="Times New Roman" w:hAnsi="Times New Roman"/>
          <w:sz w:val="24"/>
          <w:szCs w:val="24"/>
          <w:u w:val="single"/>
        </w:rPr>
        <w:t xml:space="preserve"> Отчете</w:t>
      </w:r>
      <w:r w:rsidR="00AB45F3" w:rsidRPr="00833522">
        <w:rPr>
          <w:rFonts w:ascii="Times New Roman" w:hAnsi="Times New Roman"/>
          <w:sz w:val="24"/>
          <w:szCs w:val="24"/>
          <w:u w:val="single"/>
        </w:rPr>
        <w:t>.</w:t>
      </w:r>
      <w:r w:rsidR="00AD2711" w:rsidRPr="00833522">
        <w:rPr>
          <w:rFonts w:ascii="Times New Roman" w:hAnsi="Times New Roman"/>
          <w:sz w:val="24"/>
          <w:szCs w:val="24"/>
          <w:u w:val="single"/>
        </w:rPr>
        <w:t xml:space="preserve"> Данные замечания должны выявляться и устраняться на этапе реализации</w:t>
      </w:r>
      <w:r w:rsidR="00622ACD" w:rsidRPr="0083352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B66C8">
        <w:rPr>
          <w:rFonts w:ascii="Times New Roman" w:hAnsi="Times New Roman"/>
          <w:sz w:val="24"/>
          <w:szCs w:val="24"/>
          <w:u w:val="single"/>
        </w:rPr>
        <w:t>-</w:t>
      </w:r>
      <w:r w:rsidR="001B66C8" w:rsidRPr="0083352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D2711" w:rsidRPr="00833522">
        <w:rPr>
          <w:rFonts w:ascii="Times New Roman" w:hAnsi="Times New Roman"/>
          <w:sz w:val="24"/>
          <w:szCs w:val="24"/>
          <w:u w:val="single"/>
        </w:rPr>
        <w:t xml:space="preserve">до направления на </w:t>
      </w:r>
      <w:r w:rsidR="001B66C8">
        <w:rPr>
          <w:rFonts w:ascii="Times New Roman" w:hAnsi="Times New Roman"/>
          <w:sz w:val="24"/>
          <w:szCs w:val="24"/>
          <w:u w:val="single"/>
        </w:rPr>
        <w:t xml:space="preserve">функциональное </w:t>
      </w:r>
      <w:r w:rsidR="00AD2711" w:rsidRPr="00833522">
        <w:rPr>
          <w:rFonts w:ascii="Times New Roman" w:hAnsi="Times New Roman"/>
          <w:sz w:val="24"/>
          <w:szCs w:val="24"/>
          <w:u w:val="single"/>
        </w:rPr>
        <w:t xml:space="preserve">тестирование. </w:t>
      </w:r>
    </w:p>
    <w:p w14:paraId="27AE8A8B" w14:textId="13DAB582" w:rsidR="00312CC6" w:rsidRDefault="0048529B" w:rsidP="00833522">
      <w:pPr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 w:rsidRPr="00833522">
        <w:rPr>
          <w:rFonts w:ascii="Times New Roman" w:hAnsi="Times New Roman"/>
          <w:sz w:val="24"/>
          <w:szCs w:val="24"/>
        </w:rPr>
        <w:t>8.</w:t>
      </w:r>
      <w:r w:rsidR="00C154BB" w:rsidRPr="00833522">
        <w:rPr>
          <w:rFonts w:ascii="Times New Roman" w:hAnsi="Times New Roman"/>
          <w:sz w:val="24"/>
          <w:szCs w:val="24"/>
        </w:rPr>
        <w:t>4</w:t>
      </w:r>
      <w:r w:rsidRPr="00833522">
        <w:rPr>
          <w:rFonts w:ascii="Times New Roman" w:hAnsi="Times New Roman"/>
          <w:sz w:val="24"/>
          <w:szCs w:val="24"/>
        </w:rPr>
        <w:t xml:space="preserve">. </w:t>
      </w:r>
      <w:r w:rsidR="00AB45F3" w:rsidRPr="00833522">
        <w:rPr>
          <w:rFonts w:ascii="Times New Roman" w:hAnsi="Times New Roman"/>
          <w:sz w:val="24"/>
          <w:szCs w:val="24"/>
          <w:u w:val="single"/>
        </w:rPr>
        <w:t>Т</w:t>
      </w:r>
      <w:r w:rsidR="00FF7834" w:rsidRPr="00833522">
        <w:rPr>
          <w:rFonts w:ascii="Times New Roman" w:hAnsi="Times New Roman"/>
          <w:sz w:val="24"/>
          <w:szCs w:val="24"/>
          <w:u w:val="single"/>
        </w:rPr>
        <w:t>екущее тестирование проведено в среде разработки</w:t>
      </w:r>
      <w:r w:rsidR="001B66C8">
        <w:rPr>
          <w:rFonts w:ascii="Times New Roman" w:hAnsi="Times New Roman"/>
          <w:sz w:val="24"/>
          <w:szCs w:val="24"/>
          <w:u w:val="single"/>
        </w:rPr>
        <w:t>. С</w:t>
      </w:r>
      <w:r w:rsidR="00FF7834" w:rsidRPr="00833522">
        <w:rPr>
          <w:rFonts w:ascii="Times New Roman" w:hAnsi="Times New Roman"/>
          <w:sz w:val="24"/>
          <w:szCs w:val="24"/>
          <w:u w:val="single"/>
        </w:rPr>
        <w:t xml:space="preserve">огласно </w:t>
      </w:r>
      <w:r w:rsidR="00FA685D" w:rsidRPr="00833522">
        <w:rPr>
          <w:rFonts w:ascii="Times New Roman" w:hAnsi="Times New Roman"/>
          <w:sz w:val="24"/>
          <w:szCs w:val="24"/>
          <w:u w:val="single"/>
        </w:rPr>
        <w:t>утвержденным</w:t>
      </w:r>
      <w:r w:rsidR="00FA685D">
        <w:rPr>
          <w:rFonts w:ascii="Times New Roman" w:hAnsi="Times New Roman"/>
          <w:sz w:val="24"/>
          <w:szCs w:val="24"/>
          <w:u w:val="single"/>
        </w:rPr>
        <w:t xml:space="preserve"> проектным документам, </w:t>
      </w:r>
      <w:r w:rsidR="001B66C8">
        <w:rPr>
          <w:rFonts w:ascii="Times New Roman" w:hAnsi="Times New Roman"/>
          <w:sz w:val="24"/>
          <w:szCs w:val="24"/>
          <w:u w:val="single"/>
        </w:rPr>
        <w:t xml:space="preserve">для проведения функционального </w:t>
      </w:r>
      <w:r w:rsidR="00FF7834">
        <w:rPr>
          <w:rFonts w:ascii="Times New Roman" w:hAnsi="Times New Roman"/>
          <w:sz w:val="24"/>
          <w:szCs w:val="24"/>
          <w:u w:val="single"/>
        </w:rPr>
        <w:t>тестировани</w:t>
      </w:r>
      <w:r w:rsidR="001B66C8">
        <w:rPr>
          <w:rFonts w:ascii="Times New Roman" w:hAnsi="Times New Roman"/>
          <w:sz w:val="24"/>
          <w:szCs w:val="24"/>
          <w:u w:val="single"/>
        </w:rPr>
        <w:t>я</w:t>
      </w:r>
      <w:r w:rsidR="00FF7834">
        <w:rPr>
          <w:rFonts w:ascii="Times New Roman" w:hAnsi="Times New Roman"/>
          <w:sz w:val="24"/>
          <w:szCs w:val="24"/>
          <w:u w:val="single"/>
        </w:rPr>
        <w:t xml:space="preserve"> должн</w:t>
      </w:r>
      <w:r w:rsidR="001B66C8">
        <w:rPr>
          <w:rFonts w:ascii="Times New Roman" w:hAnsi="Times New Roman"/>
          <w:sz w:val="24"/>
          <w:szCs w:val="24"/>
          <w:u w:val="single"/>
        </w:rPr>
        <w:t xml:space="preserve">а быть подготовлена </w:t>
      </w:r>
      <w:r>
        <w:rPr>
          <w:rFonts w:ascii="Times New Roman" w:hAnsi="Times New Roman"/>
          <w:sz w:val="24"/>
          <w:szCs w:val="24"/>
          <w:u w:val="single"/>
        </w:rPr>
        <w:t>сред</w:t>
      </w:r>
      <w:r w:rsidR="001B66C8">
        <w:rPr>
          <w:rFonts w:ascii="Times New Roman" w:hAnsi="Times New Roman"/>
          <w:sz w:val="24"/>
          <w:szCs w:val="24"/>
          <w:u w:val="single"/>
        </w:rPr>
        <w:t>а</w:t>
      </w:r>
      <w:r>
        <w:rPr>
          <w:rFonts w:ascii="Times New Roman" w:hAnsi="Times New Roman"/>
          <w:sz w:val="24"/>
          <w:szCs w:val="24"/>
          <w:u w:val="single"/>
        </w:rPr>
        <w:t xml:space="preserve"> контроля качества</w:t>
      </w:r>
      <w:r w:rsidR="00596EAF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4CF413DB" w14:textId="5564A54E" w:rsidR="008F25DE" w:rsidRPr="006B7D54" w:rsidRDefault="008F25DE" w:rsidP="006B7D54">
      <w:pPr>
        <w:autoSpaceDE w:val="0"/>
        <w:autoSpaceDN w:val="0"/>
        <w:adjustRightInd w:val="0"/>
        <w:jc w:val="both"/>
        <w:rPr>
          <w:rFonts w:ascii="Tms Rmn" w:eastAsiaTheme="minorHAnsi" w:hAnsi="Tms Rmn" w:cstheme="minorBidi"/>
          <w:sz w:val="24"/>
          <w:szCs w:val="24"/>
          <w:u w:val="single"/>
          <w:lang w:eastAsia="en-US"/>
        </w:rPr>
      </w:pPr>
      <w:r w:rsidRPr="006B7D54">
        <w:rPr>
          <w:rFonts w:ascii="Times New Roman" w:hAnsi="Times New Roman"/>
          <w:sz w:val="24"/>
          <w:szCs w:val="24"/>
        </w:rPr>
        <w:t xml:space="preserve">           </w:t>
      </w:r>
      <w:r w:rsidR="00557A57" w:rsidRPr="006B7D54">
        <w:rPr>
          <w:rFonts w:ascii="Times New Roman" w:hAnsi="Times New Roman"/>
          <w:sz w:val="24"/>
          <w:szCs w:val="24"/>
        </w:rPr>
        <w:t xml:space="preserve">8.5. </w:t>
      </w:r>
      <w:r w:rsidR="00557A57" w:rsidRPr="00833522">
        <w:rPr>
          <w:rFonts w:ascii="Times New Roman" w:hAnsi="Times New Roman"/>
          <w:sz w:val="24"/>
          <w:szCs w:val="24"/>
          <w:u w:val="single"/>
        </w:rPr>
        <w:t xml:space="preserve">Предоставлены комментарии </w:t>
      </w:r>
      <w:r w:rsidRPr="00833522">
        <w:rPr>
          <w:rFonts w:ascii="Times New Roman" w:hAnsi="Times New Roman"/>
          <w:sz w:val="24"/>
          <w:szCs w:val="24"/>
          <w:u w:val="single"/>
        </w:rPr>
        <w:t>к исправлениям разработчика к Отчету о проведении предварительных испытания от 04.11.2025 №795-20-02-04-003/1895 (</w:t>
      </w:r>
      <w:r w:rsidR="00AC4156" w:rsidRPr="00833522">
        <w:rPr>
          <w:rFonts w:ascii="Times New Roman" w:hAnsi="Times New Roman"/>
          <w:sz w:val="24"/>
          <w:szCs w:val="24"/>
          <w:u w:val="single"/>
        </w:rPr>
        <w:t>п</w:t>
      </w:r>
      <w:r w:rsidRPr="00833522">
        <w:rPr>
          <w:rFonts w:ascii="Times New Roman" w:hAnsi="Times New Roman"/>
          <w:sz w:val="24"/>
          <w:szCs w:val="24"/>
          <w:u w:val="single"/>
        </w:rPr>
        <w:t>риложение</w:t>
      </w:r>
      <w:r w:rsidR="00AC4156" w:rsidRPr="0083352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B66C8">
        <w:rPr>
          <w:rFonts w:ascii="Times New Roman" w:hAnsi="Times New Roman"/>
          <w:sz w:val="24"/>
          <w:szCs w:val="24"/>
          <w:u w:val="single"/>
        </w:rPr>
        <w:t>-</w:t>
      </w:r>
      <w:r w:rsidR="001B66C8" w:rsidRPr="0083352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954322" w:rsidRPr="00833522">
        <w:rPr>
          <w:rFonts w:ascii="Times New Roman" w:hAnsi="Times New Roman"/>
          <w:sz w:val="24"/>
          <w:szCs w:val="24"/>
          <w:u w:val="single"/>
        </w:rPr>
        <w:t xml:space="preserve">файл </w:t>
      </w:r>
      <w:r w:rsidR="00AC4156" w:rsidRPr="00833522">
        <w:rPr>
          <w:rFonts w:ascii="Times New Roman" w:hAnsi="Times New Roman"/>
          <w:sz w:val="24"/>
          <w:szCs w:val="24"/>
          <w:u w:val="single"/>
        </w:rPr>
        <w:t>Ответы на вопросы по ПФТ-</w:t>
      </w:r>
      <w:proofErr w:type="spellStart"/>
      <w:r w:rsidR="00AC4156" w:rsidRPr="00833522">
        <w:rPr>
          <w:rFonts w:ascii="Times New Roman" w:hAnsi="Times New Roman"/>
          <w:sz w:val="24"/>
          <w:szCs w:val="24"/>
          <w:u w:val="single"/>
        </w:rPr>
        <w:t>ОрПТС</w:t>
      </w:r>
      <w:proofErr w:type="spellEnd"/>
      <w:r w:rsidR="00AC4156" w:rsidRPr="00833522">
        <w:rPr>
          <w:rFonts w:ascii="Times New Roman" w:hAnsi="Times New Roman"/>
          <w:sz w:val="24"/>
          <w:szCs w:val="24"/>
          <w:u w:val="single"/>
        </w:rPr>
        <w:t>-IIS(ММР)-Транспорт №1895.docx</w:t>
      </w:r>
      <w:r w:rsidRPr="00833522">
        <w:rPr>
          <w:rFonts w:ascii="Times New Roman" w:hAnsi="Times New Roman"/>
          <w:sz w:val="24"/>
          <w:szCs w:val="24"/>
          <w:u w:val="single"/>
        </w:rPr>
        <w:t>).</w:t>
      </w:r>
    </w:p>
    <w:p w14:paraId="7EFC9EE3" w14:textId="77777777" w:rsidR="00EF6120" w:rsidRPr="00833522" w:rsidRDefault="00EF6120">
      <w:pPr>
        <w:rPr>
          <w:rFonts w:ascii="Times New Roman" w:hAnsi="Times New Roman"/>
          <w:sz w:val="24"/>
          <w:szCs w:val="24"/>
        </w:rPr>
      </w:pPr>
    </w:p>
    <w:p w14:paraId="3C6874C8" w14:textId="77777777" w:rsidR="00EA3953" w:rsidRDefault="00EA3953">
      <w:pPr>
        <w:pStyle w:val="14"/>
        <w:jc w:val="right"/>
        <w:rPr>
          <w:sz w:val="24"/>
        </w:rPr>
      </w:pPr>
    </w:p>
    <w:p w14:paraId="0E55027D" w14:textId="77777777" w:rsidR="001B631D" w:rsidRDefault="001B631D">
      <w:pPr>
        <w:pStyle w:val="14"/>
        <w:jc w:val="right"/>
        <w:rPr>
          <w:sz w:val="24"/>
        </w:rPr>
      </w:pPr>
    </w:p>
    <w:p w14:paraId="6E4D231D" w14:textId="77777777" w:rsidR="001B631D" w:rsidRDefault="001B631D">
      <w:pPr>
        <w:pStyle w:val="14"/>
        <w:jc w:val="right"/>
        <w:rPr>
          <w:sz w:val="24"/>
        </w:rPr>
      </w:pPr>
    </w:p>
    <w:p w14:paraId="20490819" w14:textId="77777777" w:rsidR="00A572E4" w:rsidRDefault="00A572E4">
      <w:pPr>
        <w:pStyle w:val="14"/>
        <w:jc w:val="right"/>
        <w:rPr>
          <w:sz w:val="24"/>
        </w:rPr>
        <w:sectPr w:rsidR="00A572E4" w:rsidSect="00A572E4">
          <w:pgSz w:w="12242" w:h="19301" w:code="203"/>
          <w:pgMar w:top="1134" w:right="851" w:bottom="1134" w:left="709" w:header="709" w:footer="709" w:gutter="0"/>
          <w:cols w:space="708"/>
          <w:docGrid w:linePitch="360"/>
        </w:sectPr>
      </w:pPr>
    </w:p>
    <w:tbl>
      <w:tblPr>
        <w:tblStyle w:val="a6"/>
        <w:tblpPr w:leftFromText="180" w:rightFromText="180" w:vertAnchor="text" w:horzAnchor="page" w:tblpX="1594" w:tblpY="-707"/>
        <w:tblW w:w="17337" w:type="dxa"/>
        <w:tblLayout w:type="fixed"/>
        <w:tblLook w:val="04A0" w:firstRow="1" w:lastRow="0" w:firstColumn="1" w:lastColumn="0" w:noHBand="0" w:noVBand="1"/>
      </w:tblPr>
      <w:tblGrid>
        <w:gridCol w:w="573"/>
        <w:gridCol w:w="1604"/>
        <w:gridCol w:w="5288"/>
        <w:gridCol w:w="1775"/>
        <w:gridCol w:w="8097"/>
      </w:tblGrid>
      <w:tr w:rsidR="00B275A8" w:rsidRPr="00041230" w14:paraId="37179499" w14:textId="77777777" w:rsidTr="00876236">
        <w:trPr>
          <w:tblHeader/>
        </w:trPr>
        <w:tc>
          <w:tcPr>
            <w:tcW w:w="573" w:type="dxa"/>
            <w:shd w:val="clear" w:color="auto" w:fill="BFBFBF" w:themeFill="background1" w:themeFillShade="BF"/>
          </w:tcPr>
          <w:p w14:paraId="2CC8649A" w14:textId="77777777" w:rsidR="00B275A8" w:rsidRPr="0088485E" w:rsidRDefault="00B275A8" w:rsidP="005D1EE9">
            <w:pPr>
              <w:ind w:left="-114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lastRenderedPageBreak/>
              <w:t>№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1EC8204B" w14:textId="77777777" w:rsidR="00B275A8" w:rsidRPr="00404E9D" w:rsidRDefault="00B275A8" w:rsidP="0040664B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Контролируемые показатели</w:t>
            </w:r>
          </w:p>
        </w:tc>
        <w:tc>
          <w:tcPr>
            <w:tcW w:w="5288" w:type="dxa"/>
            <w:shd w:val="clear" w:color="auto" w:fill="BFBFBF" w:themeFill="background1" w:themeFillShade="BF"/>
          </w:tcPr>
          <w:p w14:paraId="7E8BA77F" w14:textId="434EBE5C" w:rsidR="00B275A8" w:rsidRPr="00267B84" w:rsidRDefault="00B275A8" w:rsidP="00144BFA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Реализация, заявленная в рамках ПР </w:t>
            </w:r>
            <w:r w:rsidR="002D7FA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и реализованная функциональность</w:t>
            </w:r>
          </w:p>
        </w:tc>
        <w:tc>
          <w:tcPr>
            <w:tcW w:w="1775" w:type="dxa"/>
            <w:shd w:val="clear" w:color="auto" w:fill="BFBFBF" w:themeFill="background1" w:themeFillShade="BF"/>
          </w:tcPr>
          <w:p w14:paraId="4EA5B390" w14:textId="77777777" w:rsidR="00B275A8" w:rsidRPr="00404E9D" w:rsidRDefault="00B275A8" w:rsidP="00C2563B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Результат проверки</w:t>
            </w:r>
          </w:p>
        </w:tc>
        <w:tc>
          <w:tcPr>
            <w:tcW w:w="8097" w:type="dxa"/>
            <w:shd w:val="clear" w:color="auto" w:fill="BFBFBF" w:themeFill="background1" w:themeFillShade="BF"/>
          </w:tcPr>
          <w:p w14:paraId="45E6820A" w14:textId="77777777" w:rsidR="00B275A8" w:rsidRPr="00404E9D" w:rsidRDefault="00B275A8" w:rsidP="00E70C2D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Замечания, предложения</w:t>
            </w:r>
          </w:p>
        </w:tc>
      </w:tr>
      <w:tr w:rsidR="00B275A8" w:rsidRPr="00041230" w14:paraId="37C5B0ED" w14:textId="77777777" w:rsidTr="00695E0C">
        <w:tc>
          <w:tcPr>
            <w:tcW w:w="573" w:type="dxa"/>
            <w:shd w:val="clear" w:color="auto" w:fill="auto"/>
          </w:tcPr>
          <w:p w14:paraId="1EAC78B1" w14:textId="77777777" w:rsidR="00B275A8" w:rsidRPr="0088485E" w:rsidRDefault="00B275A8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599EE03D" w14:textId="24C107FD" w:rsidR="00B275A8" w:rsidRPr="00404E9D" w:rsidRDefault="006B0ACC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IIS.PTS. Транспорт.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Перечень 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процедур работы с файлами согласно настройкам</w:t>
            </w:r>
          </w:p>
        </w:tc>
        <w:tc>
          <w:tcPr>
            <w:tcW w:w="5288" w:type="dxa"/>
            <w:shd w:val="clear" w:color="auto" w:fill="auto"/>
          </w:tcPr>
          <w:p w14:paraId="56F8F237" w14:textId="77777777" w:rsidR="00083F65" w:rsidRPr="00083F65" w:rsidRDefault="00083F65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3F65">
              <w:rPr>
                <w:rFonts w:ascii="Times New Roman" w:hAnsi="Times New Roman"/>
                <w:color w:val="000000"/>
                <w:sz w:val="24"/>
                <w:szCs w:val="24"/>
              </w:rPr>
              <w:t>В ПР:</w:t>
            </w:r>
          </w:p>
          <w:p w14:paraId="4B1D3BC5" w14:textId="5968C8A0" w:rsidR="00B275A8" w:rsidRPr="00083F65" w:rsidRDefault="009A501D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3F65">
              <w:rPr>
                <w:rFonts w:ascii="Times New Roman" w:hAnsi="Times New Roman"/>
                <w:color w:val="000000"/>
                <w:sz w:val="24"/>
                <w:szCs w:val="24"/>
              </w:rPr>
              <w:object w:dxaOrig="6255" w:dyaOrig="4245" w14:anchorId="02DFF6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3.5pt;height:132.75pt" o:ole="">
                  <v:imagedata r:id="rId7" o:title=""/>
                </v:shape>
                <o:OLEObject Type="Embed" ProgID="PBrush" ShapeID="_x0000_i1025" DrawAspect="Content" ObjectID="_1833360628" r:id="rId8"/>
              </w:object>
            </w:r>
          </w:p>
          <w:p w14:paraId="565CA61E" w14:textId="702BDE08" w:rsidR="00030875" w:rsidRPr="00083F65" w:rsidRDefault="00083F65" w:rsidP="00E70C2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3F65"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Реализовано:</w:t>
            </w:r>
          </w:p>
          <w:p w14:paraId="7DF60204" w14:textId="2DEE204B" w:rsidR="00E9573D" w:rsidRPr="009A501D" w:rsidRDefault="009A501D" w:rsidP="00695E0C">
            <w:pPr>
              <w:jc w:val="both"/>
            </w:pPr>
            <w:r>
              <w:object w:dxaOrig="4845" w:dyaOrig="3990" w14:anchorId="30DE86D5">
                <v:shape id="_x0000_i1026" type="#_x0000_t75" style="width:133.5pt;height:107.25pt" o:ole="">
                  <v:imagedata r:id="rId9" o:title=""/>
                </v:shape>
                <o:OLEObject Type="Embed" ProgID="PBrush" ShapeID="_x0000_i1026" DrawAspect="Content" ObjectID="_1833360629" r:id="rId10"/>
              </w:object>
            </w:r>
          </w:p>
        </w:tc>
        <w:tc>
          <w:tcPr>
            <w:tcW w:w="1775" w:type="dxa"/>
            <w:shd w:val="clear" w:color="auto" w:fill="auto"/>
          </w:tcPr>
          <w:p w14:paraId="61B8439E" w14:textId="650AF31F" w:rsidR="00555DDE" w:rsidRPr="00404E9D" w:rsidRDefault="00D53A7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Продолжить реализацию</w:t>
            </w:r>
          </w:p>
        </w:tc>
        <w:tc>
          <w:tcPr>
            <w:tcW w:w="8097" w:type="dxa"/>
            <w:shd w:val="clear" w:color="auto" w:fill="auto"/>
          </w:tcPr>
          <w:p w14:paraId="563C5447" w14:textId="63C551E4" w:rsidR="00D53A76" w:rsidRPr="008F25DE" w:rsidRDefault="00D53A76" w:rsidP="00695E0C">
            <w:pPr>
              <w:jc w:val="both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8F25DE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Пункт приведен для наглядности понимания объема выполненной реализации. </w:t>
            </w:r>
            <w:r w:rsidR="00DE09CC" w:rsidRPr="008F25DE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Объем заявленных, как реализованные операций по отношению к предыдущему </w:t>
            </w:r>
            <w:r w:rsidR="00AD2711" w:rsidRPr="008F25DE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не изменился.</w:t>
            </w:r>
          </w:p>
          <w:p w14:paraId="743308D8" w14:textId="4040CFA5" w:rsidR="00F709CF" w:rsidRDefault="00F709CF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9C65450" w14:textId="77777777" w:rsidR="00DE3E7E" w:rsidRDefault="00767B64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Реализованы основные операции, </w:t>
            </w:r>
            <w:r w:rsidR="00DE3E7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которые применяются в </w:t>
            </w:r>
            <w:proofErr w:type="spellStart"/>
            <w:r w:rsidR="00DE3E7E">
              <w:rPr>
                <w:rFonts w:ascii="Times New Roman" w:hAnsi="Times New Roman"/>
                <w:color w:val="000000"/>
                <w:sz w:val="24"/>
                <w:szCs w:val="24"/>
              </w:rPr>
              <w:t>н.в</w:t>
            </w:r>
            <w:proofErr w:type="spellEnd"/>
            <w:r w:rsidR="00DE3E7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в </w:t>
            </w:r>
            <w:r w:rsidR="00DE3E7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SAP</w:t>
            </w:r>
            <w:r w:rsidR="00DE3E7E" w:rsidRPr="008F25D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E3E7E"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10813939" w14:textId="40A55DE9" w:rsidR="00D53A76" w:rsidRDefault="00D53A7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3517A18" w14:textId="099B0C72" w:rsidR="00380C14" w:rsidRPr="00EF3112" w:rsidRDefault="00D53A7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 реализованным </w:t>
            </w:r>
            <w:r w:rsidRPr="00AD2711">
              <w:rPr>
                <w:rFonts w:ascii="Times New Roman" w:hAnsi="Times New Roman"/>
                <w:color w:val="000000"/>
                <w:sz w:val="24"/>
                <w:szCs w:val="24"/>
              </w:rPr>
              <w:t>операциям имеются замечания</w:t>
            </w:r>
            <w:r w:rsidR="00AD2711" w:rsidRPr="00A3714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и предложения</w:t>
            </w:r>
            <w:r w:rsidRPr="00AD2711">
              <w:rPr>
                <w:rFonts w:ascii="Times New Roman" w:hAnsi="Times New Roman"/>
                <w:color w:val="000000"/>
                <w:sz w:val="24"/>
                <w:szCs w:val="24"/>
              </w:rPr>
              <w:t>, изложенные ниже</w:t>
            </w:r>
            <w:r w:rsidRPr="0023526F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="00596EAF" w:rsidRPr="0023526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119EF" w:rsidRPr="0023526F">
              <w:rPr>
                <w:rFonts w:ascii="Times New Roman" w:hAnsi="Times New Roman"/>
                <w:color w:val="000000"/>
                <w:sz w:val="24"/>
                <w:szCs w:val="24"/>
              </w:rPr>
              <w:t>(повторно)</w:t>
            </w:r>
          </w:p>
        </w:tc>
      </w:tr>
      <w:tr w:rsidR="00083F65" w:rsidRPr="00041230" w14:paraId="7867FE13" w14:textId="77777777" w:rsidTr="00695E0C">
        <w:trPr>
          <w:trHeight w:val="4699"/>
        </w:trPr>
        <w:tc>
          <w:tcPr>
            <w:tcW w:w="573" w:type="dxa"/>
            <w:shd w:val="clear" w:color="auto" w:fill="auto"/>
          </w:tcPr>
          <w:p w14:paraId="3D510E42" w14:textId="77777777" w:rsidR="00083F65" w:rsidRPr="0088485E" w:rsidRDefault="00083F65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699CD563" w14:textId="488B0687" w:rsidR="00083F65" w:rsidRPr="00404E9D" w:rsidRDefault="00083F65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 Главный экран: Список задач</w:t>
            </w:r>
          </w:p>
        </w:tc>
        <w:tc>
          <w:tcPr>
            <w:tcW w:w="5288" w:type="dxa"/>
            <w:shd w:val="clear" w:color="auto" w:fill="auto"/>
          </w:tcPr>
          <w:p w14:paraId="5DF41D17" w14:textId="6693EBF5" w:rsidR="00275D8E" w:rsidRDefault="00516C20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См. ПР </w:t>
            </w:r>
            <w:r w:rsidRPr="00516C20">
              <w:rPr>
                <w:rFonts w:ascii="Times New Roman" w:hAnsi="Times New Roman"/>
                <w:color w:val="000000"/>
                <w:sz w:val="24"/>
                <w:szCs w:val="24"/>
              </w:rPr>
              <w:t>Платежно-транспортная система. Транспорт файлов</w:t>
            </w:r>
          </w:p>
          <w:p w14:paraId="4A875A12" w14:textId="77777777" w:rsidR="00516C20" w:rsidRPr="00754DE6" w:rsidRDefault="00516C20" w:rsidP="00C2563B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3A518ACF" w14:textId="4D4E9CA3" w:rsidR="00083F65" w:rsidRPr="00ED7B3E" w:rsidRDefault="00083F65" w:rsidP="00E70C2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0B327E2" w14:textId="083A295D" w:rsidR="00275D8E" w:rsidRPr="00ED7B3E" w:rsidRDefault="00275D8E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340DD8AD" w14:textId="4600DB5E" w:rsidR="00083F65" w:rsidRDefault="001E6338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</w:t>
            </w:r>
            <w:r w:rsidR="00516C2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не в полной мере. Устранить замечания</w:t>
            </w:r>
          </w:p>
        </w:tc>
        <w:tc>
          <w:tcPr>
            <w:tcW w:w="8097" w:type="dxa"/>
            <w:shd w:val="clear" w:color="auto" w:fill="auto"/>
          </w:tcPr>
          <w:p w14:paraId="3E7A3321" w14:textId="41F4C3BE" w:rsidR="00E460EB" w:rsidRPr="00636121" w:rsidRDefault="005664CD" w:rsidP="00A548D8">
            <w:pPr>
              <w:pStyle w:val="a3"/>
              <w:numPr>
                <w:ilvl w:val="0"/>
                <w:numId w:val="47"/>
              </w:numPr>
              <w:ind w:left="710" w:hanging="289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0" w:author="Голубович Даниил Дмитриевич" w:date="2026-02-02T16:19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" w:author="Голубович Даниил Дмитриевич" w:date="2026-02-02T16:19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Реализовать</w:t>
            </w:r>
            <w:r w:rsidRPr="00636121" w:rsidDel="005664CD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" w:author="Голубович Даниил Дмитриевич" w:date="2026-02-02T16:19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="005550A5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" w:author="Голубович Даниил Дмитриевич" w:date="2026-02-02T16:19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Фильтр</w:t>
            </w:r>
            <w:r w:rsidR="009A6364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" w:author="Голубович Даниил Дмитриевич" w:date="2026-02-02T16:19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по всем полям</w:t>
            </w:r>
            <w:r w:rsidR="004119EF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5" w:author="Голубович Даниил Дмитриевич" w:date="2026-02-02T16:19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(повторно)</w:t>
            </w:r>
          </w:p>
          <w:p w14:paraId="150B2334" w14:textId="08AECDF1" w:rsidR="001B75C3" w:rsidRDefault="001B75C3" w:rsidP="00036294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23E3AF2" w14:textId="31066381" w:rsidR="00F709CF" w:rsidRPr="001B75C3" w:rsidRDefault="00B918B4" w:rsidP="00036294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6C26F4" wp14:editId="2848B75A">
                  <wp:extent cx="4220908" cy="51683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490" cy="524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A9" w:rsidRPr="00041230" w14:paraId="254ACF6B" w14:textId="77777777" w:rsidTr="00695E0C">
        <w:trPr>
          <w:trHeight w:val="16446"/>
        </w:trPr>
        <w:tc>
          <w:tcPr>
            <w:tcW w:w="573" w:type="dxa"/>
            <w:shd w:val="clear" w:color="auto" w:fill="auto"/>
          </w:tcPr>
          <w:p w14:paraId="12E42D83" w14:textId="77777777" w:rsidR="00077AA9" w:rsidRPr="0088485E" w:rsidRDefault="00077AA9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73185213" w14:textId="77777777" w:rsidR="00077AA9" w:rsidRPr="00820DEE" w:rsidRDefault="00077AA9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67B84">
              <w:rPr>
                <w:rFonts w:ascii="Times New Roman" w:hAnsi="Times New Roman"/>
                <w:color w:val="000000"/>
                <w:sz w:val="24"/>
                <w:szCs w:val="24"/>
              </w:rPr>
              <w:t>IIS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267B84">
              <w:rPr>
                <w:rFonts w:ascii="Times New Roman" w:hAnsi="Times New Roman"/>
                <w:color w:val="000000"/>
                <w:sz w:val="24"/>
                <w:szCs w:val="24"/>
              </w:rPr>
              <w:t>PTS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Транспорт.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Элементы интерфейса пользователя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Группы рассылки</w:t>
            </w:r>
          </w:p>
          <w:p w14:paraId="56B2A6B9" w14:textId="0366FB93" w:rsidR="00077AA9" w:rsidRPr="00820DEE" w:rsidRDefault="00077AA9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7850D379" w14:textId="77777777" w:rsidR="00077AA9" w:rsidRPr="00754DE6" w:rsidRDefault="00077AA9" w:rsidP="00C2563B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 xml:space="preserve">См. ПР </w:t>
            </w:r>
            <w:r w:rsidRPr="00754DE6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 xml:space="preserve">Бизнес-объект </w:t>
            </w:r>
            <w:r w:rsidRPr="00754DE6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SM</w:t>
            </w: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: Мониторинг системы. Рассылка сообщений.</w:t>
            </w:r>
          </w:p>
          <w:p w14:paraId="20BFC8DA" w14:textId="77777777" w:rsidR="00077AA9" w:rsidRPr="00754DE6" w:rsidRDefault="00077AA9" w:rsidP="00E70C2D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0796736A" w14:textId="77777777" w:rsidR="00077AA9" w:rsidRPr="00754DE6" w:rsidRDefault="00077AA9" w:rsidP="00695E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31D65A23" w14:textId="77777777" w:rsidR="00077AA9" w:rsidRDefault="00077AA9" w:rsidP="00695E0C">
            <w:pPr>
              <w:jc w:val="both"/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</w:pPr>
          </w:p>
          <w:p w14:paraId="074CC623" w14:textId="77777777" w:rsidR="00077AA9" w:rsidRDefault="00077AA9" w:rsidP="00695E0C">
            <w:pPr>
              <w:jc w:val="both"/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</w:pPr>
          </w:p>
          <w:p w14:paraId="2759E2E4" w14:textId="77777777" w:rsidR="00077AA9" w:rsidRDefault="00077AA9" w:rsidP="00695E0C">
            <w:pPr>
              <w:jc w:val="both"/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</w:pPr>
          </w:p>
          <w:p w14:paraId="3E6204D1" w14:textId="77777777" w:rsidR="00077AA9" w:rsidRDefault="00077AA9" w:rsidP="00695E0C">
            <w:pPr>
              <w:jc w:val="both"/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</w:pPr>
          </w:p>
          <w:p w14:paraId="1EB2E086" w14:textId="5A557F61" w:rsidR="00077AA9" w:rsidRPr="00754DE6" w:rsidRDefault="00077AA9" w:rsidP="00695E0C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4FD36BF6" w14:textId="77777777" w:rsidR="00077AA9" w:rsidRDefault="00077AA9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Имеются замечания и предложения</w:t>
            </w:r>
          </w:p>
          <w:p w14:paraId="4F5C3BF0" w14:textId="34533CEE" w:rsidR="00077AA9" w:rsidRDefault="00077AA9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97" w:type="dxa"/>
            <w:shd w:val="clear" w:color="auto" w:fill="auto"/>
          </w:tcPr>
          <w:p w14:paraId="083ACEF3" w14:textId="77777777" w:rsidR="00077AA9" w:rsidRPr="003762A9" w:rsidRDefault="00077AA9" w:rsidP="00695E0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DE3FE25" w14:textId="0DDEF66A" w:rsidR="00077AA9" w:rsidRPr="00DB43C1" w:rsidRDefault="00077AA9" w:rsidP="00AC0C0D">
            <w:pPr>
              <w:pStyle w:val="a3"/>
              <w:numPr>
                <w:ilvl w:val="0"/>
                <w:numId w:val="37"/>
              </w:numPr>
              <w:rPr>
                <w:noProof/>
                <w:highlight w:val="green"/>
                <w:rPrChange w:id="6" w:author="Голубович Даниил Дмитриевич" w:date="2026-01-21T11:12:00Z">
                  <w:rPr>
                    <w:noProof/>
                  </w:rPr>
                </w:rPrChange>
              </w:rPr>
            </w:pPr>
            <w:r w:rsidRPr="000513D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Внутри Группы отсутствует информация о текущей группе.</w:t>
            </w:r>
            <w:r w:rsidR="000513D1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8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Добавить наименование группы.</w:t>
            </w:r>
          </w:p>
          <w:p w14:paraId="3D9FF243" w14:textId="77777777" w:rsidR="00A410FD" w:rsidRPr="00DB43C1" w:rsidRDefault="00A410FD" w:rsidP="00A410FD">
            <w:pPr>
              <w:pStyle w:val="a3"/>
              <w:rPr>
                <w:noProof/>
                <w:highlight w:val="green"/>
                <w:rPrChange w:id="9" w:author="Голубович Даниил Дмитриевич" w:date="2026-01-21T11:12:00Z">
                  <w:rPr>
                    <w:noProof/>
                  </w:rPr>
                </w:rPrChange>
              </w:rPr>
            </w:pPr>
          </w:p>
          <w:p w14:paraId="4E9985F7" w14:textId="3FD17FC1" w:rsidR="00077AA9" w:rsidRPr="006A4906" w:rsidRDefault="000513D1" w:rsidP="00864BCA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B43C1">
              <w:rPr>
                <w:noProof/>
                <w:highlight w:val="green"/>
                <w:rPrChange w:id="10" w:author="Голубович Даниил Дмитриевич" w:date="2026-01-21T11:12:00Z">
                  <w:rPr>
                    <w:noProof/>
                  </w:rPr>
                </w:rPrChange>
              </w:rPr>
              <w:drawing>
                <wp:inline distT="0" distB="0" distL="0" distR="0" wp14:anchorId="0CA4FDFA" wp14:editId="738D3FBE">
                  <wp:extent cx="3883001" cy="996740"/>
                  <wp:effectExtent l="0" t="0" r="381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576" cy="100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53B3B" w14:textId="77777777" w:rsidR="00077AA9" w:rsidRPr="006A4906" w:rsidRDefault="00077AA9" w:rsidP="00695E0C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A490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7B17530D" w14:textId="133E63A4" w:rsidR="000513D1" w:rsidRPr="00DB43C1" w:rsidRDefault="00077AA9" w:rsidP="00AC0C0D">
            <w:pPr>
              <w:pStyle w:val="a3"/>
              <w:numPr>
                <w:ilvl w:val="0"/>
                <w:numId w:val="3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1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Добавление нового адресата. </w:t>
            </w:r>
            <w:r w:rsidR="00864BCA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3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Данные заполняются автоматически. Возможность редактирования отсутствует.</w:t>
            </w:r>
            <w:r w:rsidR="00ED70A7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4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="00DE3E7E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5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С учетом особенностей текущей реализации, необходимо д</w:t>
            </w:r>
            <w:r w:rsidR="00ED70A7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6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обавить строку «Примечание» для возможности внесения дополнительных сведений.</w:t>
            </w:r>
          </w:p>
          <w:p w14:paraId="3B244FD4" w14:textId="2D1C939A" w:rsidR="000513D1" w:rsidRPr="00DB43C1" w:rsidRDefault="000513D1" w:rsidP="000513D1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7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B43C1">
              <w:rPr>
                <w:noProof/>
                <w:highlight w:val="green"/>
                <w:rPrChange w:id="18" w:author="Голубович Даниил Дмитриевич" w:date="2026-01-21T11:12:00Z">
                  <w:rPr>
                    <w:noProof/>
                  </w:rPr>
                </w:rPrChange>
              </w:rPr>
              <w:drawing>
                <wp:inline distT="0" distB="0" distL="0" distR="0" wp14:anchorId="2DDA7151" wp14:editId="1F1E1C2B">
                  <wp:extent cx="1487696" cy="552091"/>
                  <wp:effectExtent l="0" t="0" r="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460" cy="559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7535C" w14:textId="4BC8DE65" w:rsidR="0005368B" w:rsidRDefault="0005368B" w:rsidP="000513D1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B43C1">
              <w:rPr>
                <w:noProof/>
                <w:highlight w:val="green"/>
                <w:rPrChange w:id="19" w:author="Голубович Даниил Дмитриевич" w:date="2026-01-21T11:12:00Z">
                  <w:rPr>
                    <w:noProof/>
                  </w:rPr>
                </w:rPrChange>
              </w:rPr>
              <w:drawing>
                <wp:inline distT="0" distB="0" distL="0" distR="0" wp14:anchorId="74089770" wp14:editId="1ECC9C43">
                  <wp:extent cx="1233577" cy="1613691"/>
                  <wp:effectExtent l="0" t="0" r="5080" b="571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275" cy="163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7FF7E" w14:textId="09746BAB" w:rsidR="00864BCA" w:rsidRDefault="00864BCA" w:rsidP="008F25DE"/>
          <w:p w14:paraId="22863CAE" w14:textId="006276D3" w:rsidR="00AD1B02" w:rsidRPr="00F23E30" w:rsidRDefault="00B918B4" w:rsidP="00864BCA">
            <w:pPr>
              <w:pStyle w:val="a3"/>
              <w:ind w:left="360"/>
              <w:rPr>
                <w:rFonts w:ascii="Times New Roman" w:hAnsi="Times New Roman"/>
                <w:sz w:val="24"/>
                <w:szCs w:val="24"/>
                <w:highlight w:val="green"/>
                <w:rPrChange w:id="20" w:author="Голубович Даниил Дмитриевич" w:date="2026-01-21T14:22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</w:pPr>
            <w:r w:rsidRPr="00F23E30">
              <w:rPr>
                <w:rFonts w:ascii="Times New Roman" w:hAnsi="Times New Roman"/>
                <w:sz w:val="24"/>
                <w:szCs w:val="24"/>
                <w:highlight w:val="green"/>
                <w:rPrChange w:id="21" w:author="Голубович Даниил Дмитриевич" w:date="2026-01-21T14:22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  <w:t>3.</w:t>
            </w:r>
            <w:r w:rsidR="00AD1B02" w:rsidRPr="00F23E30">
              <w:rPr>
                <w:rFonts w:ascii="Times New Roman" w:hAnsi="Times New Roman"/>
                <w:sz w:val="24"/>
                <w:szCs w:val="24"/>
                <w:highlight w:val="green"/>
                <w:rPrChange w:id="22" w:author="Голубович Даниил Дмитриевич" w:date="2026-01-21T14:22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  <w:t xml:space="preserve"> При выборе Группы рассылки в информировании пользователей, об успешном выполнении операции, Группа рассылки должна содержать номер группы</w:t>
            </w:r>
            <w:r w:rsidR="00C82E0D" w:rsidRPr="00F23E30">
              <w:rPr>
                <w:rFonts w:ascii="Times New Roman" w:hAnsi="Times New Roman"/>
                <w:sz w:val="24"/>
                <w:szCs w:val="24"/>
                <w:highlight w:val="green"/>
                <w:rPrChange w:id="23" w:author="Голубович Даниил Дмитриевич" w:date="2026-01-21T14:22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  <w:t xml:space="preserve"> (идентификатор)</w:t>
            </w:r>
            <w:r w:rsidR="00AD1B02" w:rsidRPr="00F23E30">
              <w:rPr>
                <w:rFonts w:ascii="Times New Roman" w:hAnsi="Times New Roman"/>
                <w:sz w:val="24"/>
                <w:szCs w:val="24"/>
                <w:highlight w:val="green"/>
                <w:rPrChange w:id="24" w:author="Голубович Даниил Дмитриевич" w:date="2026-01-21T14:22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  <w:t xml:space="preserve"> и наименование, а не только наименование.</w:t>
            </w:r>
          </w:p>
          <w:p w14:paraId="0853AB96" w14:textId="5DD71D19" w:rsidR="00CD0AA4" w:rsidRPr="00F23E30" w:rsidRDefault="00CD0AA4" w:rsidP="00864BCA">
            <w:pPr>
              <w:pStyle w:val="a3"/>
              <w:ind w:left="360"/>
              <w:rPr>
                <w:rFonts w:ascii="Times New Roman" w:hAnsi="Times New Roman"/>
                <w:sz w:val="24"/>
                <w:szCs w:val="24"/>
                <w:highlight w:val="green"/>
                <w:rPrChange w:id="25" w:author="Голубович Даниил Дмитриевич" w:date="2026-01-21T14:22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</w:pPr>
          </w:p>
          <w:p w14:paraId="20743610" w14:textId="23DC1E89" w:rsidR="00750CFE" w:rsidRPr="00AD1B02" w:rsidRDefault="00B918B4" w:rsidP="00864BCA">
            <w:pPr>
              <w:pStyle w:val="a3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F23E30">
              <w:rPr>
                <w:noProof/>
                <w:highlight w:val="green"/>
                <w:rPrChange w:id="26" w:author="Голубович Даниил Дмитриевич" w:date="2026-01-21T14:22:00Z">
                  <w:rPr>
                    <w:noProof/>
                  </w:rPr>
                </w:rPrChange>
              </w:rPr>
              <w:drawing>
                <wp:inline distT="0" distB="0" distL="0" distR="0" wp14:anchorId="39D04631" wp14:editId="1297ADE4">
                  <wp:extent cx="1435917" cy="898498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792" cy="90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0DEE" w:rsidRPr="00041230" w14:paraId="09734838" w14:textId="77777777" w:rsidTr="00695E0C">
        <w:tc>
          <w:tcPr>
            <w:tcW w:w="573" w:type="dxa"/>
            <w:shd w:val="clear" w:color="auto" w:fill="auto"/>
          </w:tcPr>
          <w:p w14:paraId="758D295D" w14:textId="77777777" w:rsidR="00820DEE" w:rsidRPr="0088485E" w:rsidRDefault="00820DEE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4378D1B1" w14:textId="4476C0B3" w:rsidR="00820DEE" w:rsidRPr="00820DEE" w:rsidRDefault="00820DEE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62AB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>. Транспорт. Задачи: настройка и выполнение</w:t>
            </w:r>
          </w:p>
        </w:tc>
        <w:tc>
          <w:tcPr>
            <w:tcW w:w="5288" w:type="dxa"/>
            <w:shd w:val="clear" w:color="auto" w:fill="auto"/>
          </w:tcPr>
          <w:p w14:paraId="5EC2C850" w14:textId="77777777" w:rsidR="00C95A78" w:rsidRPr="00754DE6" w:rsidRDefault="00C95A78" w:rsidP="00144BFA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57141C10" w14:textId="77777777" w:rsidR="00820DEE" w:rsidRDefault="00820DEE" w:rsidP="00C2563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C7E3FB" w14:textId="797E46B2" w:rsidR="00820DEE" w:rsidRDefault="00820DEE" w:rsidP="00E70C2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72DAE9" w14:textId="77777777" w:rsidR="00820DEE" w:rsidRDefault="00820DEE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D11455A" w14:textId="0C81E675" w:rsidR="00820DEE" w:rsidRDefault="00820DEE" w:rsidP="00695E0C">
            <w:pPr>
              <w:jc w:val="both"/>
              <w:rPr>
                <w:noProof/>
              </w:rPr>
            </w:pPr>
          </w:p>
        </w:tc>
        <w:tc>
          <w:tcPr>
            <w:tcW w:w="1775" w:type="dxa"/>
            <w:shd w:val="clear" w:color="auto" w:fill="auto"/>
          </w:tcPr>
          <w:p w14:paraId="6A9E3D33" w14:textId="5F74D640" w:rsidR="00820DEE" w:rsidRDefault="00475B84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Реализовано. </w:t>
            </w:r>
            <w:r w:rsidR="009568A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Устранить </w:t>
            </w:r>
            <w:r w:rsidR="002966C1">
              <w:rPr>
                <w:rFonts w:ascii="Times New Roman" w:hAnsi="Times New Roman"/>
                <w:color w:val="000000"/>
                <w:sz w:val="24"/>
                <w:szCs w:val="24"/>
              </w:rPr>
              <w:t>замечания</w:t>
            </w:r>
          </w:p>
        </w:tc>
        <w:tc>
          <w:tcPr>
            <w:tcW w:w="8097" w:type="dxa"/>
            <w:shd w:val="clear" w:color="auto" w:fill="auto"/>
          </w:tcPr>
          <w:p w14:paraId="78AE2A6B" w14:textId="77777777" w:rsidR="009B3679" w:rsidRDefault="009B3679" w:rsidP="00913094">
            <w:pPr>
              <w:pStyle w:val="a3"/>
              <w:ind w:left="433" w:hanging="142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B7C53AD" w14:textId="1547E632" w:rsidR="00C95A78" w:rsidRPr="00DB43C1" w:rsidRDefault="0014183B" w:rsidP="00913094">
            <w:pPr>
              <w:pStyle w:val="a3"/>
              <w:numPr>
                <w:ilvl w:val="0"/>
                <w:numId w:val="48"/>
              </w:numPr>
              <w:ind w:left="43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7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8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Указывать</w:t>
            </w:r>
            <w:r w:rsidR="00C82E0D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9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,</w:t>
            </w: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0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к чему относятся </w:t>
            </w:r>
            <w:r w:rsidR="00C95A78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1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Свойств</w:t>
            </w: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2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а</w:t>
            </w:r>
            <w:r w:rsidR="00C95A78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3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операции</w:t>
            </w: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4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(с указанием операции, задачи и номера шага) (повторно)</w:t>
            </w:r>
            <w:r w:rsidR="00C95A78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5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:</w:t>
            </w:r>
          </w:p>
          <w:p w14:paraId="0E9D97F5" w14:textId="158F7624" w:rsidR="00C95A78" w:rsidRPr="00DB43C1" w:rsidRDefault="00C95A78" w:rsidP="00913094">
            <w:pPr>
              <w:pStyle w:val="a3"/>
              <w:ind w:left="433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6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B43C1">
              <w:rPr>
                <w:noProof/>
                <w:highlight w:val="green"/>
                <w:rPrChange w:id="37" w:author="Голубович Даниил Дмитриевич" w:date="2026-01-21T11:12:00Z">
                  <w:rPr>
                    <w:noProof/>
                  </w:rPr>
                </w:rPrChange>
              </w:rPr>
              <w:drawing>
                <wp:inline distT="0" distB="0" distL="0" distR="0" wp14:anchorId="767A373E" wp14:editId="6388E393">
                  <wp:extent cx="2428213" cy="795539"/>
                  <wp:effectExtent l="0" t="0" r="0" b="508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799" cy="818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40098" w14:textId="08E8CE08" w:rsidR="00C95A78" w:rsidRPr="00DB43C1" w:rsidRDefault="00C95A78" w:rsidP="00913094">
            <w:pPr>
              <w:pStyle w:val="a3"/>
              <w:ind w:left="433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8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9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Пример:</w:t>
            </w:r>
          </w:p>
          <w:p w14:paraId="6634C512" w14:textId="4E8C3D6B" w:rsidR="00C95A78" w:rsidRPr="00DB43C1" w:rsidRDefault="00750CFE" w:rsidP="00913094">
            <w:pPr>
              <w:pStyle w:val="a3"/>
              <w:ind w:left="43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0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proofErr w:type="spellStart"/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1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Д.б</w:t>
            </w:r>
            <w:proofErr w:type="spellEnd"/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2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. ч</w:t>
            </w:r>
            <w:r w:rsidR="00C95A78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3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етко видно к какой задаче, к какой операции относится данная настройка</w:t>
            </w: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4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:</w:t>
            </w:r>
          </w:p>
          <w:p w14:paraId="23A82D25" w14:textId="31831FBC" w:rsidR="00C95A78" w:rsidRPr="00DB43C1" w:rsidRDefault="00C95A78" w:rsidP="00913094">
            <w:pPr>
              <w:pStyle w:val="a3"/>
              <w:ind w:left="433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5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B43C1">
              <w:rPr>
                <w:noProof/>
                <w:highlight w:val="green"/>
                <w:rPrChange w:id="46" w:author="Голубович Даниил Дмитриевич" w:date="2026-01-21T11:12:00Z">
                  <w:rPr>
                    <w:noProof/>
                  </w:rPr>
                </w:rPrChange>
              </w:rPr>
              <w:drawing>
                <wp:inline distT="0" distB="0" distL="0" distR="0" wp14:anchorId="78CCC36B" wp14:editId="7830F30A">
                  <wp:extent cx="2687021" cy="866693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98" cy="87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54E76" w14:textId="77777777" w:rsidR="004C5017" w:rsidRPr="00DB43C1" w:rsidRDefault="004C5017" w:rsidP="00913094">
            <w:pPr>
              <w:pStyle w:val="a3"/>
              <w:ind w:left="433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7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</w:p>
          <w:p w14:paraId="19F2982B" w14:textId="158B3F0F" w:rsidR="00D2106A" w:rsidRPr="00DB43C1" w:rsidRDefault="00353341" w:rsidP="00913094">
            <w:pPr>
              <w:pStyle w:val="a3"/>
              <w:numPr>
                <w:ilvl w:val="0"/>
                <w:numId w:val="48"/>
              </w:numPr>
              <w:ind w:left="43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8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proofErr w:type="spellStart"/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9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Доп.свойства</w:t>
            </w:r>
            <w:proofErr w:type="spellEnd"/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50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не заданы, а отметка</w:t>
            </w:r>
            <w:r w:rsidR="00D2106A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51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об их</w:t>
            </w:r>
            <w:r w:rsidR="009D0087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52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="00D2106A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53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наличии</w:t>
            </w: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54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установлена:</w:t>
            </w:r>
          </w:p>
          <w:p w14:paraId="06C4E7FF" w14:textId="3E1D4E5D" w:rsidR="00353341" w:rsidRPr="00DB43C1" w:rsidRDefault="00353341" w:rsidP="00913094">
            <w:pPr>
              <w:ind w:left="43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55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B43C1">
              <w:rPr>
                <w:noProof/>
                <w:highlight w:val="green"/>
                <w:rPrChange w:id="56" w:author="Голубович Даниил Дмитриевич" w:date="2026-01-21T11:12:00Z">
                  <w:rPr>
                    <w:noProof/>
                  </w:rPr>
                </w:rPrChange>
              </w:rPr>
              <w:drawing>
                <wp:inline distT="0" distB="0" distL="0" distR="0" wp14:anchorId="15736CCE" wp14:editId="0049FD32">
                  <wp:extent cx="4099944" cy="641445"/>
                  <wp:effectExtent l="0" t="0" r="0" b="635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210" cy="67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42B3E" w14:textId="090B9AC1" w:rsidR="004C5017" w:rsidRPr="00DB43C1" w:rsidRDefault="004C5017" w:rsidP="00913094">
            <w:pPr>
              <w:ind w:left="43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57" w:author="Голубович Даниил Дмитриевич" w:date="2026-01-21T11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</w:p>
          <w:p w14:paraId="6AAE00E8" w14:textId="777AB076" w:rsidR="00353341" w:rsidRPr="004C5017" w:rsidRDefault="00353341" w:rsidP="00913094">
            <w:pPr>
              <w:ind w:left="433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DB43C1">
              <w:rPr>
                <w:noProof/>
                <w:highlight w:val="green"/>
                <w:rPrChange w:id="58" w:author="Голубович Даниил Дмитриевич" w:date="2026-01-21T11:12:00Z">
                  <w:rPr>
                    <w:noProof/>
                  </w:rPr>
                </w:rPrChange>
              </w:rPr>
              <w:drawing>
                <wp:inline distT="0" distB="0" distL="0" distR="0" wp14:anchorId="38D08FB6" wp14:editId="6C837622">
                  <wp:extent cx="1438945" cy="709684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536" cy="791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FA845" w14:textId="420610DB" w:rsidR="001E434E" w:rsidRDefault="006247E7" w:rsidP="00913094">
            <w:pPr>
              <w:pStyle w:val="a3"/>
              <w:ind w:left="433" w:hanging="142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30EF46D3" w14:textId="3B0FD19C" w:rsidR="00E529DA" w:rsidRPr="00636121" w:rsidRDefault="006B603D" w:rsidP="00913094">
            <w:pPr>
              <w:pStyle w:val="a3"/>
              <w:numPr>
                <w:ilvl w:val="0"/>
                <w:numId w:val="48"/>
              </w:numPr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59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60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Отображать на экране информацию о</w:t>
            </w:r>
            <w:r w:rsidR="0013599E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61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завершении работы задачи при достижении</w:t>
            </w:r>
            <w:r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62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Лимита</w:t>
            </w:r>
            <w:r w:rsidR="0013599E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63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ее выполнения</w:t>
            </w:r>
            <w:r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64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="0013599E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65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путем соответствующей индикации</w:t>
            </w:r>
            <w:r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66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. </w:t>
            </w:r>
          </w:p>
          <w:p w14:paraId="169224AD" w14:textId="59FBBF71" w:rsidR="00605CF1" w:rsidRPr="00E529DA" w:rsidRDefault="006B603D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67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Например,</w:t>
            </w:r>
            <w:r w:rsidR="00605CF1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68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="0013599E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69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выполнение </w:t>
            </w:r>
            <w:r w:rsidR="00605CF1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0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задач</w:t>
            </w:r>
            <w:r w:rsidR="0013599E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1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и достигло</w:t>
            </w:r>
            <w:r w:rsidR="00605CF1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2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заданн</w:t>
            </w:r>
            <w:r w:rsidR="0013599E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3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ого</w:t>
            </w:r>
            <w:r w:rsidR="00605CF1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4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лимит</w:t>
            </w:r>
            <w:r w:rsidR="0013599E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5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а –</w:t>
            </w:r>
            <w:r w:rsidR="00605CF1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6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установлена</w:t>
            </w:r>
            <w:r w:rsidR="0013599E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7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соответствующая</w:t>
            </w:r>
            <w:r w:rsidR="00605CF1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8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пиктограмма</w:t>
            </w:r>
            <w:r w:rsidR="0013599E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79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, задача более не выполняется</w:t>
            </w:r>
            <w:r w:rsidR="002036AE" w:rsidRPr="0063612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80" w:author="Голубович Даниил Дмитриевич" w:date="2026-02-02T16:2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.</w:t>
            </w:r>
          </w:p>
          <w:p w14:paraId="6419A3B9" w14:textId="10CE4506" w:rsidR="00D530F9" w:rsidRDefault="006B603D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965711" wp14:editId="58C243CD">
                  <wp:extent cx="3684594" cy="182336"/>
                  <wp:effectExtent l="0" t="0" r="0" b="825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303" cy="18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AAD6D" w14:textId="77777777" w:rsidR="0013599E" w:rsidRDefault="0013599E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F2EDF91" w14:textId="00DC95E6" w:rsidR="00D530F9" w:rsidRPr="003B7E17" w:rsidRDefault="00D530F9" w:rsidP="00913094">
            <w:pPr>
              <w:pStyle w:val="a3"/>
              <w:numPr>
                <w:ilvl w:val="0"/>
                <w:numId w:val="48"/>
              </w:numPr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81" w:author="Голубович Даниил Дмитриевич" w:date="2026-01-05T16:0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82" w:author="Голубович Даниил Дмитриевич" w:date="2026-01-05T16:0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Задача продолжает </w:t>
            </w:r>
            <w:r w:rsidR="002036AE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83" w:author="Голубович Даниил Дмитриевич" w:date="2026-01-05T16:0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выполнение при заданном ограничении времени ее работы</w:t>
            </w:r>
            <w:r w:rsidR="009957D1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84" w:author="Голубович Даниил Дмитриевич" w:date="2026-01-05T16:00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:</w:t>
            </w:r>
          </w:p>
          <w:p w14:paraId="26911A31" w14:textId="48C7438A" w:rsidR="00D530F9" w:rsidRDefault="00D530F9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D08D8F" wp14:editId="78615358">
                  <wp:extent cx="4029651" cy="188163"/>
                  <wp:effectExtent l="0" t="0" r="0" b="254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587" cy="191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6E69E" w14:textId="3448A77A" w:rsidR="00D530F9" w:rsidRDefault="00D530F9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0D03B0" wp14:editId="704EB04B">
                  <wp:extent cx="3598330" cy="487174"/>
                  <wp:effectExtent l="0" t="0" r="2540" b="825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876" cy="497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DC763" w14:textId="296F3614" w:rsidR="00750CFE" w:rsidRPr="008F25DE" w:rsidRDefault="00750CFE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9261298" w14:textId="77777777" w:rsidR="00BB2A43" w:rsidRPr="00A5677A" w:rsidRDefault="002B1289" w:rsidP="00913094">
            <w:pPr>
              <w:pStyle w:val="a3"/>
              <w:numPr>
                <w:ilvl w:val="0"/>
                <w:numId w:val="48"/>
              </w:numPr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85" w:author="Голубович Даниил Дмитриевич" w:date="2026-02-11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A5677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86" w:author="Голубович Даниил Дмитриевич" w:date="2026-02-11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Отсутствует контроль на дни активности. </w:t>
            </w:r>
          </w:p>
          <w:p w14:paraId="060EC954" w14:textId="5EB9687E" w:rsidR="002B1289" w:rsidRPr="00A5677A" w:rsidRDefault="00BB2A43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87" w:author="Голубович Даниил Дмитриевич" w:date="2026-02-11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A5677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88" w:author="Голубович Даниил Дмитриевич" w:date="2026-02-11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Задача выполняется в рабочие дни при </w:t>
            </w:r>
            <w:r w:rsidR="002B1289" w:rsidRPr="00A5677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89" w:author="Голубович Даниил Дмитриевич" w:date="2026-02-11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установленном режиме работы</w:t>
            </w:r>
            <w:r w:rsidRPr="00A5677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90" w:author="Голубович Даниил Дмитриевич" w:date="2026-02-11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: только</w:t>
            </w:r>
            <w:r w:rsidR="002B1289" w:rsidRPr="00A5677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91" w:author="Голубович Даниил Дмитриевич" w:date="2026-02-11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выходные дни</w:t>
            </w:r>
            <w:r w:rsidR="00750CFE" w:rsidRPr="00A5677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92" w:author="Голубович Даниил Дмитриевич" w:date="2026-02-11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:</w:t>
            </w:r>
          </w:p>
          <w:p w14:paraId="152DDCB0" w14:textId="4F2CC7E1" w:rsidR="002B1289" w:rsidRPr="00A5677A" w:rsidRDefault="002B1289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93" w:author="Голубович Даниил Дмитриевич" w:date="2026-02-11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A5677A">
              <w:rPr>
                <w:noProof/>
                <w:highlight w:val="green"/>
                <w:rPrChange w:id="94" w:author="Голубович Даниил Дмитриевич" w:date="2026-02-11T13:23:00Z">
                  <w:rPr>
                    <w:noProof/>
                  </w:rPr>
                </w:rPrChange>
              </w:rPr>
              <w:drawing>
                <wp:inline distT="0" distB="0" distL="0" distR="0" wp14:anchorId="169ECDFE" wp14:editId="56EFF8E8">
                  <wp:extent cx="4170502" cy="333386"/>
                  <wp:effectExtent l="0" t="0" r="1905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963" cy="348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CD64A" w14:textId="504F085C" w:rsidR="002B1289" w:rsidRDefault="002B1289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677A">
              <w:rPr>
                <w:noProof/>
                <w:highlight w:val="green"/>
                <w:rPrChange w:id="95" w:author="Голубович Даниил Дмитриевич" w:date="2026-02-11T13:23:00Z">
                  <w:rPr>
                    <w:noProof/>
                  </w:rPr>
                </w:rPrChange>
              </w:rPr>
              <w:drawing>
                <wp:inline distT="0" distB="0" distL="0" distR="0" wp14:anchorId="37DACE6B" wp14:editId="045314F9">
                  <wp:extent cx="4250969" cy="747601"/>
                  <wp:effectExtent l="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886" cy="7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08FE9" w14:textId="07E2BBEA" w:rsidR="00750CFE" w:rsidRDefault="00750CFE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FEDCFB3" w14:textId="77777777" w:rsidR="00557A57" w:rsidRPr="002B1289" w:rsidRDefault="00557A57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332DADB" w14:textId="204FBAFB" w:rsidR="00CA700F" w:rsidRPr="00F23E30" w:rsidRDefault="00CA700F" w:rsidP="00913094">
            <w:pPr>
              <w:pStyle w:val="a3"/>
              <w:numPr>
                <w:ilvl w:val="0"/>
                <w:numId w:val="48"/>
              </w:numPr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96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F23E30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97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Неопределенная н</w:t>
            </w:r>
            <w:r w:rsidR="00557A57" w:rsidRPr="00F23E30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98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авигация между окнами. </w:t>
            </w:r>
          </w:p>
          <w:p w14:paraId="6902D20C" w14:textId="47AC1DE0" w:rsidR="00557A57" w:rsidRPr="00F23E30" w:rsidRDefault="00557A57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99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F23E30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00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При переходе по пунктам меню не ясно</w:t>
            </w:r>
            <w:r w:rsidR="00CA700F" w:rsidRPr="00F23E30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01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,</w:t>
            </w:r>
            <w:r w:rsidRPr="00F23E30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02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в каком пункте Меню находишься в текущий момент</w:t>
            </w:r>
            <w:r w:rsidR="009F3C08" w:rsidRPr="00F23E30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03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(о</w:t>
            </w:r>
            <w:r w:rsidR="00CA700F" w:rsidRPr="00F23E30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04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тсутствуют заголовки экрана</w:t>
            </w:r>
            <w:r w:rsidR="009F3C08" w:rsidRPr="00F23E30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05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)</w:t>
            </w:r>
            <w:r w:rsidRPr="00F23E30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06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:</w:t>
            </w:r>
          </w:p>
          <w:p w14:paraId="781462B7" w14:textId="77777777" w:rsidR="00557A57" w:rsidRPr="00F23E30" w:rsidRDefault="00557A57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07" w:author="Голубович Даниил Дмитриевич" w:date="2026-01-21T14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F23E30">
              <w:rPr>
                <w:noProof/>
                <w:highlight w:val="green"/>
                <w:rPrChange w:id="108" w:author="Голубович Даниил Дмитриевич" w:date="2026-01-21T14:23:00Z">
                  <w:rPr>
                    <w:noProof/>
                  </w:rPr>
                </w:rPrChange>
              </w:rPr>
              <w:drawing>
                <wp:inline distT="0" distB="0" distL="0" distR="0" wp14:anchorId="114F4EA7" wp14:editId="7CFD6490">
                  <wp:extent cx="2851785" cy="1016815"/>
                  <wp:effectExtent l="0" t="0" r="5715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649" cy="102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167C2" w14:textId="2D754231" w:rsidR="00917007" w:rsidRDefault="00557A57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23E30">
              <w:rPr>
                <w:noProof/>
                <w:highlight w:val="green"/>
                <w:rPrChange w:id="109" w:author="Голубович Даниил Дмитриевич" w:date="2026-01-21T14:23:00Z">
                  <w:rPr>
                    <w:noProof/>
                  </w:rPr>
                </w:rPrChange>
              </w:rPr>
              <w:drawing>
                <wp:inline distT="0" distB="0" distL="0" distR="0" wp14:anchorId="033D42B0" wp14:editId="52FB0BE7">
                  <wp:extent cx="2927985" cy="1085966"/>
                  <wp:effectExtent l="0" t="0" r="5715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768" cy="10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9598D" w14:textId="77777777" w:rsidR="00BE51C0" w:rsidRDefault="00BE51C0" w:rsidP="00913094">
            <w:pPr>
              <w:pStyle w:val="a3"/>
              <w:ind w:left="43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9EAD82" w14:textId="57B6A7DB" w:rsidR="00291AEA" w:rsidRPr="00291AEA" w:rsidRDefault="00291AEA" w:rsidP="00913094">
            <w:pPr>
              <w:pStyle w:val="a3"/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A102C" w:rsidRPr="00041230" w14:paraId="251AF2E2" w14:textId="77777777" w:rsidTr="00695E0C">
        <w:trPr>
          <w:trHeight w:val="2254"/>
        </w:trPr>
        <w:tc>
          <w:tcPr>
            <w:tcW w:w="573" w:type="dxa"/>
            <w:shd w:val="clear" w:color="auto" w:fill="auto"/>
          </w:tcPr>
          <w:p w14:paraId="41F579E2" w14:textId="77777777" w:rsidR="008A102C" w:rsidRPr="0088485E" w:rsidRDefault="008A102C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01519F9C" w14:textId="079F553C" w:rsidR="008A102C" w:rsidRPr="00BE51C0" w:rsidRDefault="008A102C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 Задачи: настройка и выполнение</w:t>
            </w:r>
          </w:p>
        </w:tc>
        <w:tc>
          <w:tcPr>
            <w:tcW w:w="5288" w:type="dxa"/>
            <w:shd w:val="clear" w:color="auto" w:fill="auto"/>
          </w:tcPr>
          <w:p w14:paraId="1C0CE532" w14:textId="77777777" w:rsidR="00CC256E" w:rsidRDefault="008A102C" w:rsidP="00144BF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41230">
              <w:rPr>
                <w:rFonts w:ascii="Times New Roman" w:hAnsi="Times New Roman"/>
                <w:b/>
                <w:sz w:val="24"/>
                <w:szCs w:val="24"/>
              </w:rPr>
              <w:t xml:space="preserve">Шаг - </w:t>
            </w:r>
            <w:r w:rsidRPr="00041230">
              <w:rPr>
                <w:rFonts w:ascii="Times New Roman" w:hAnsi="Times New Roman"/>
                <w:noProof/>
                <w:sz w:val="24"/>
                <w:szCs w:val="24"/>
              </w:rPr>
              <w:t>е</w:t>
            </w:r>
            <w:r w:rsidRPr="00404E9D">
              <w:rPr>
                <w:rFonts w:ascii="Times New Roman" w:hAnsi="Times New Roman"/>
                <w:noProof/>
                <w:sz w:val="24"/>
                <w:szCs w:val="24"/>
              </w:rPr>
              <w:t>диница действия, выполнеяемая в рамках Задачи. Содержит только одну Операцию</w:t>
            </w:r>
            <w:r w:rsidRPr="00041230">
              <w:rPr>
                <w:rFonts w:ascii="Times New Roman" w:hAnsi="Times New Roman"/>
                <w:noProof/>
                <w:sz w:val="24"/>
                <w:szCs w:val="24"/>
              </w:rPr>
              <w:t>.</w:t>
            </w:r>
            <w:r w:rsidRPr="00404E9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C256E" w:rsidRPr="00D11CE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F4F4B05" w14:textId="06203138" w:rsidR="00CC256E" w:rsidRPr="00D11CE1" w:rsidRDefault="00CC256E" w:rsidP="00C2563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 xml:space="preserve">На каждом шаге можно установить 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Прерывание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(если нет файлов по заданной маске, задача дальше не выполняется).</w:t>
            </w:r>
          </w:p>
          <w:p w14:paraId="06959439" w14:textId="77777777" w:rsidR="008A102C" w:rsidRDefault="008A102C" w:rsidP="00E70C2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39D634" w14:textId="77777777" w:rsidR="008A102C" w:rsidRDefault="008A102C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98F0279" w14:textId="77777777" w:rsidR="006B1E9B" w:rsidRDefault="006B1E9B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См. ПР </w:t>
            </w:r>
            <w:r w:rsidRPr="00516C20">
              <w:rPr>
                <w:rFonts w:ascii="Times New Roman" w:hAnsi="Times New Roman"/>
                <w:color w:val="000000"/>
                <w:sz w:val="24"/>
                <w:szCs w:val="24"/>
              </w:rPr>
              <w:t>Платежно-транспортная система. Транспорт файлов</w:t>
            </w:r>
          </w:p>
          <w:p w14:paraId="3E5E9D25" w14:textId="77777777" w:rsidR="006B1E9B" w:rsidRPr="00754DE6" w:rsidRDefault="006B1E9B" w:rsidP="00695E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4EBF6F54" w14:textId="77777777" w:rsidR="006B1E9B" w:rsidRPr="00ED7B3E" w:rsidRDefault="006B1E9B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364C23E" w14:textId="13FBAFAC" w:rsidR="008A102C" w:rsidRPr="00062AB3" w:rsidRDefault="008A102C" w:rsidP="00695E0C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09F8AA0A" w14:textId="619705D8" w:rsidR="008A102C" w:rsidRPr="006B1E9B" w:rsidRDefault="008A102C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</w:t>
            </w:r>
            <w:r w:rsidR="006B1E9B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</w:p>
          <w:p w14:paraId="3B7CA28F" w14:textId="23A007B1" w:rsidR="008A102C" w:rsidRDefault="008A102C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Устранить замечания</w:t>
            </w:r>
          </w:p>
        </w:tc>
        <w:tc>
          <w:tcPr>
            <w:tcW w:w="8097" w:type="dxa"/>
            <w:shd w:val="clear" w:color="auto" w:fill="auto"/>
          </w:tcPr>
          <w:p w14:paraId="6421E1A6" w14:textId="2E25BF84" w:rsidR="008A102C" w:rsidRPr="00DB43C1" w:rsidRDefault="005E3428" w:rsidP="005E3428">
            <w:pPr>
              <w:pStyle w:val="a3"/>
              <w:numPr>
                <w:ilvl w:val="0"/>
                <w:numId w:val="18"/>
              </w:numPr>
              <w:ind w:left="1143" w:hanging="425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  <w:rPrChange w:id="110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</w:pP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11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Копирование Задачи</w:t>
            </w: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  <w:rPrChange w:id="112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  <w:t>:</w:t>
            </w:r>
          </w:p>
          <w:p w14:paraId="34EED115" w14:textId="77373409" w:rsidR="005E3428" w:rsidRPr="00DB43C1" w:rsidRDefault="008263C8" w:rsidP="008263C8">
            <w:pPr>
              <w:pStyle w:val="a3"/>
              <w:ind w:left="1001" w:firstLine="142"/>
              <w:jc w:val="both"/>
              <w:rPr>
                <w:noProof/>
                <w:highlight w:val="green"/>
                <w:lang w:val="en-US"/>
                <w:rPrChange w:id="113" w:author="Голубович Даниил Дмитриевич" w:date="2026-01-21T11:18:00Z">
                  <w:rPr>
                    <w:noProof/>
                    <w:lang w:val="en-US"/>
                  </w:rPr>
                </w:rPrChange>
              </w:rPr>
            </w:pPr>
            <w:r w:rsidRPr="00DB43C1">
              <w:rPr>
                <w:noProof/>
                <w:highlight w:val="green"/>
                <w:rPrChange w:id="114" w:author="Голубович Даниил Дмитриевич" w:date="2026-01-21T11:18:00Z">
                  <w:rPr>
                    <w:noProof/>
                  </w:rPr>
                </w:rPrChange>
              </w:rPr>
              <w:drawing>
                <wp:inline distT="0" distB="0" distL="0" distR="0" wp14:anchorId="1BD426D9" wp14:editId="34E303C3">
                  <wp:extent cx="1932305" cy="587218"/>
                  <wp:effectExtent l="0" t="0" r="0" b="381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386" cy="62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E3428" w:rsidRPr="00DB43C1">
              <w:rPr>
                <w:noProof/>
                <w:highlight w:val="green"/>
                <w:lang w:val="en-US"/>
                <w:rPrChange w:id="115" w:author="Голубович Даниил Дмитриевич" w:date="2026-01-21T11:18:00Z">
                  <w:rPr>
                    <w:noProof/>
                    <w:lang w:val="en-US"/>
                  </w:rPr>
                </w:rPrChange>
              </w:rPr>
              <w:t xml:space="preserve">      </w:t>
            </w:r>
            <w:r w:rsidR="005E3428" w:rsidRPr="00DB43C1">
              <w:rPr>
                <w:noProof/>
                <w:highlight w:val="green"/>
                <w:rPrChange w:id="116" w:author="Голубович Даниил Дмитриевич" w:date="2026-01-21T11:18:00Z">
                  <w:rPr>
                    <w:noProof/>
                  </w:rPr>
                </w:rPrChange>
              </w:rPr>
              <w:drawing>
                <wp:inline distT="0" distB="0" distL="0" distR="0" wp14:anchorId="13DF1C94" wp14:editId="2F98D836">
                  <wp:extent cx="1795408" cy="566575"/>
                  <wp:effectExtent l="0" t="0" r="0" b="508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64" cy="58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7E8DD" w14:textId="19C1BC26" w:rsidR="005E3428" w:rsidRPr="00DB43C1" w:rsidRDefault="005E3428" w:rsidP="005E3428">
            <w:pPr>
              <w:pStyle w:val="a3"/>
              <w:ind w:left="114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  <w:rPrChange w:id="117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</w:pPr>
            <w:r w:rsidRPr="00DB43C1">
              <w:rPr>
                <w:noProof/>
                <w:highlight w:val="green"/>
                <w:rPrChange w:id="118" w:author="Голубович Даниил Дмитриевич" w:date="2026-01-21T11:18:00Z">
                  <w:rPr>
                    <w:noProof/>
                  </w:rPr>
                </w:rPrChange>
              </w:rPr>
              <w:drawing>
                <wp:inline distT="0" distB="0" distL="0" distR="0" wp14:anchorId="385BBACC" wp14:editId="5754477E">
                  <wp:extent cx="2080080" cy="730311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101497" cy="73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41401" w14:textId="77777777" w:rsidR="00952A71" w:rsidRPr="00DB43C1" w:rsidRDefault="005E3428" w:rsidP="008263C8">
            <w:pPr>
              <w:pStyle w:val="a3"/>
              <w:ind w:left="718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19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0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При копировании Задачи должен быть выбор статуса новой з</w:t>
            </w:r>
            <w:r w:rsidR="00A563D9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1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адачи </w:t>
            </w:r>
            <w:proofErr w:type="spellStart"/>
            <w:r w:rsidR="00A563D9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2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Вкл</w:t>
            </w:r>
            <w:proofErr w:type="spellEnd"/>
            <w:r w:rsidR="00A563D9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3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/Выкл.</w:t>
            </w:r>
            <w:r w:rsidR="00952A71"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4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</w:p>
          <w:p w14:paraId="2B05641C" w14:textId="2DC4E0CA" w:rsidR="005E3428" w:rsidRDefault="00952A71" w:rsidP="008263C8">
            <w:pPr>
              <w:pStyle w:val="a3"/>
              <w:ind w:left="718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B43C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5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Либо при копировании новая Задача всегда должна быть в статусе «не активна»</w:t>
            </w:r>
          </w:p>
          <w:p w14:paraId="129E3F96" w14:textId="77777777" w:rsidR="002D6191" w:rsidRDefault="002D6191" w:rsidP="008263C8">
            <w:pPr>
              <w:pStyle w:val="a3"/>
              <w:ind w:left="718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085C047" w14:textId="6B80B4C5" w:rsidR="00032AED" w:rsidRPr="00076551" w:rsidRDefault="00032AED" w:rsidP="008F25DE">
            <w:pPr>
              <w:pStyle w:val="a3"/>
              <w:numPr>
                <w:ilvl w:val="0"/>
                <w:numId w:val="18"/>
              </w:numPr>
              <w:ind w:left="1285" w:hanging="567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6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07655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7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При перемещении Ш</w:t>
            </w:r>
            <w:r w:rsidR="00DC654A" w:rsidRPr="0007655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8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агов фиксировать выделение</w:t>
            </w:r>
            <w:r w:rsidRPr="0007655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29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Шаг</w:t>
            </w:r>
            <w:r w:rsidR="00DC654A" w:rsidRPr="0007655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30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а</w:t>
            </w:r>
            <w:r w:rsidRPr="0007655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31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до достижения им </w:t>
            </w:r>
            <w:r w:rsidR="000822B6" w:rsidRPr="0007655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32" w:author="Голубович Даниил Дмитриевич" w:date="2026-01-21T11:1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нужной позиции:</w:t>
            </w:r>
          </w:p>
          <w:p w14:paraId="659B66BC" w14:textId="70182853" w:rsidR="00032AED" w:rsidRDefault="00032AED" w:rsidP="008F25DE">
            <w:pPr>
              <w:pStyle w:val="a3"/>
              <w:ind w:left="718" w:firstLine="28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76551">
              <w:rPr>
                <w:noProof/>
                <w:highlight w:val="green"/>
                <w:rPrChange w:id="133" w:author="Голубович Даниил Дмитриевич" w:date="2026-01-21T11:18:00Z">
                  <w:rPr>
                    <w:noProof/>
                  </w:rPr>
                </w:rPrChange>
              </w:rPr>
              <w:drawing>
                <wp:inline distT="0" distB="0" distL="0" distR="0" wp14:anchorId="6B075C51" wp14:editId="7252039B">
                  <wp:extent cx="3986518" cy="925686"/>
                  <wp:effectExtent l="0" t="0" r="0" b="8255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64" cy="92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FED90" w14:textId="77777777" w:rsidR="008176A5" w:rsidRPr="00032AED" w:rsidRDefault="008176A5" w:rsidP="008F25DE">
            <w:pPr>
              <w:pStyle w:val="a3"/>
              <w:ind w:left="718" w:firstLine="28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FC60AEF" w14:textId="77777777" w:rsidR="008176A5" w:rsidRPr="00304642" w:rsidRDefault="00910FDF" w:rsidP="00913094">
            <w:pPr>
              <w:pStyle w:val="a3"/>
              <w:numPr>
                <w:ilvl w:val="0"/>
                <w:numId w:val="18"/>
              </w:numPr>
              <w:ind w:left="1000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34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304642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35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Прерывание не работает. </w:t>
            </w:r>
          </w:p>
          <w:p w14:paraId="71A19D10" w14:textId="112E5173" w:rsidR="005E3428" w:rsidRPr="00304642" w:rsidRDefault="000822B6" w:rsidP="00913094">
            <w:pPr>
              <w:pStyle w:val="a3"/>
              <w:ind w:left="1000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36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304642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37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При установленном</w:t>
            </w:r>
            <w:r w:rsidR="008176A5" w:rsidRPr="00304642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38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 «Прерывании» </w:t>
            </w:r>
            <w:r w:rsidRPr="00304642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39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на Шаге</w:t>
            </w:r>
            <w:r w:rsidR="008176A5" w:rsidRPr="00304642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40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1</w:t>
            </w:r>
            <w:r w:rsidR="00C647FF" w:rsidRPr="00304642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41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, Задача переходит к выполнению Шага</w:t>
            </w:r>
            <w:r w:rsidR="008176A5" w:rsidRPr="00304642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42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2</w:t>
            </w:r>
            <w:r w:rsidR="00C647FF" w:rsidRPr="00304642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43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:</w:t>
            </w:r>
          </w:p>
          <w:p w14:paraId="4C50BDCD" w14:textId="1D5EE40B" w:rsidR="00C647FF" w:rsidRPr="00304642" w:rsidRDefault="00C647FF" w:rsidP="008F25DE">
            <w:pPr>
              <w:pStyle w:val="a3"/>
              <w:ind w:left="718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144" w:author="Голубович Даниил Дмитриевич" w:date="2026-02-03T12:12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304642">
              <w:rPr>
                <w:noProof/>
                <w:highlight w:val="green"/>
                <w:rPrChange w:id="145" w:author="Голубович Даниил Дмитриевич" w:date="2026-02-03T12:12:00Z">
                  <w:rPr>
                    <w:noProof/>
                  </w:rPr>
                </w:rPrChange>
              </w:rPr>
              <w:drawing>
                <wp:inline distT="0" distB="0" distL="0" distR="0" wp14:anchorId="5C5F315E" wp14:editId="45C498E5">
                  <wp:extent cx="4463372" cy="707366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483" cy="71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EB188" w14:textId="518166BF" w:rsidR="00C647FF" w:rsidRPr="005E3428" w:rsidRDefault="00C647FF" w:rsidP="008F25DE">
            <w:pPr>
              <w:pStyle w:val="a3"/>
              <w:ind w:left="144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04642">
              <w:rPr>
                <w:noProof/>
                <w:highlight w:val="green"/>
                <w:rPrChange w:id="146" w:author="Голубович Даниил Дмитриевич" w:date="2026-02-03T12:12:00Z">
                  <w:rPr>
                    <w:noProof/>
                  </w:rPr>
                </w:rPrChange>
              </w:rPr>
              <w:drawing>
                <wp:inline distT="0" distB="0" distL="0" distR="0" wp14:anchorId="6C4FA019" wp14:editId="73E48212">
                  <wp:extent cx="2269862" cy="875572"/>
                  <wp:effectExtent l="0" t="0" r="0" b="127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516" cy="87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74B8E" w14:textId="77777777" w:rsidR="008A102C" w:rsidRDefault="008A102C" w:rsidP="00695E0C">
            <w:pPr>
              <w:pStyle w:val="a3"/>
              <w:ind w:left="144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7752BB8" w14:textId="65B574B3" w:rsidR="008A102C" w:rsidRDefault="008A102C" w:rsidP="00911621">
            <w:pPr>
              <w:pStyle w:val="a3"/>
              <w:ind w:left="426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9F1622" w:rsidRPr="00041230" w14:paraId="74527EA3" w14:textId="77777777" w:rsidTr="00695E0C">
        <w:tc>
          <w:tcPr>
            <w:tcW w:w="573" w:type="dxa"/>
            <w:shd w:val="clear" w:color="auto" w:fill="auto"/>
          </w:tcPr>
          <w:p w14:paraId="014A688C" w14:textId="77777777" w:rsidR="009F1622" w:rsidRPr="0088485E" w:rsidRDefault="009F1622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3D81A02F" w14:textId="77777777" w:rsidR="009F1622" w:rsidRPr="00C95545" w:rsidRDefault="009F1622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Транспорт. </w:t>
            </w:r>
            <w:r w:rsidRPr="00C9554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5545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Вкл</w:t>
            </w:r>
            <w:proofErr w:type="spellEnd"/>
            <w:r w:rsidRPr="00C95545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C95545">
              <w:rPr>
                <w:rFonts w:ascii="Times New Roman" w:hAnsi="Times New Roman"/>
                <w:color w:val="000000"/>
                <w:sz w:val="24"/>
                <w:szCs w:val="24"/>
              </w:rPr>
              <w:t>Выкл</w:t>
            </w:r>
            <w:proofErr w:type="spellEnd"/>
            <w:r w:rsidRPr="00C9554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Шагов</w:t>
            </w:r>
          </w:p>
          <w:p w14:paraId="1E9961F5" w14:textId="77777777" w:rsidR="009F1622" w:rsidRPr="009F1622" w:rsidRDefault="009F1622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30EB0CB5" w14:textId="77777777" w:rsidR="009F1622" w:rsidRDefault="009F1622" w:rsidP="00C2563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D11CE1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Вкл</w:t>
            </w:r>
            <w:proofErr w:type="spellEnd"/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Выкл</w:t>
            </w:r>
            <w:proofErr w:type="spellEnd"/>
            <w:r w:rsidRPr="00D11CE1">
              <w:rPr>
                <w:rFonts w:ascii="Times New Roman" w:hAnsi="Times New Roman"/>
                <w:b/>
                <w:sz w:val="24"/>
                <w:szCs w:val="24"/>
              </w:rPr>
              <w:t xml:space="preserve"> Шагов</w:t>
            </w:r>
          </w:p>
          <w:p w14:paraId="4453493B" w14:textId="77777777" w:rsidR="009F1622" w:rsidRPr="00D11CE1" w:rsidRDefault="009F1622" w:rsidP="00E70C2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При необходимости можно </w:t>
            </w:r>
            <w:proofErr w:type="spellStart"/>
            <w:r w:rsidRPr="00D11CE1">
              <w:rPr>
                <w:rFonts w:ascii="Times New Roman" w:hAnsi="Times New Roman"/>
                <w:sz w:val="24"/>
                <w:szCs w:val="24"/>
              </w:rPr>
              <w:t>Вкл</w:t>
            </w:r>
            <w:proofErr w:type="spellEnd"/>
            <w:r w:rsidRPr="00D11CE1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D11CE1">
              <w:rPr>
                <w:rFonts w:ascii="Times New Roman" w:hAnsi="Times New Roman"/>
                <w:sz w:val="24"/>
                <w:szCs w:val="24"/>
              </w:rPr>
              <w:t>Выкл</w:t>
            </w:r>
            <w:proofErr w:type="spellEnd"/>
            <w:r w:rsidRPr="00D11CE1">
              <w:rPr>
                <w:rFonts w:ascii="Times New Roman" w:hAnsi="Times New Roman"/>
                <w:sz w:val="24"/>
                <w:szCs w:val="24"/>
              </w:rPr>
              <w:t xml:space="preserve"> определенный шаг, при этом задача продолжит работать.</w:t>
            </w:r>
          </w:p>
          <w:p w14:paraId="2B2ECE23" w14:textId="6A49ADFF" w:rsidR="009F1622" w:rsidRDefault="009F1622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37E32">
              <w:rPr>
                <w:rFonts w:ascii="Times New Roman" w:hAnsi="Times New Roman"/>
                <w:sz w:val="24"/>
                <w:szCs w:val="24"/>
              </w:rPr>
              <w:t>Контроль: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сли в Задаче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имеются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CE1">
              <w:rPr>
                <w:rFonts w:ascii="Times New Roman" w:hAnsi="Times New Roman"/>
                <w:sz w:val="24"/>
                <w:szCs w:val="24"/>
              </w:rPr>
              <w:t>выкл</w:t>
            </w:r>
            <w:proofErr w:type="spellEnd"/>
            <w:r w:rsidRPr="00D11CE1">
              <w:rPr>
                <w:rFonts w:ascii="Times New Roman" w:hAnsi="Times New Roman"/>
                <w:sz w:val="24"/>
                <w:szCs w:val="24"/>
              </w:rPr>
              <w:t xml:space="preserve"> Шаг</w:t>
            </w:r>
            <w:r>
              <w:rPr>
                <w:rFonts w:ascii="Times New Roman" w:hAnsi="Times New Roman"/>
                <w:sz w:val="24"/>
                <w:szCs w:val="24"/>
              </w:rPr>
              <w:t>и и Задача при этом включена (активна)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, в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HCL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Notes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/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Domino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приходит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соответствующее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сообщение</w:t>
            </w:r>
            <w:r>
              <w:rPr>
                <w:rFonts w:ascii="Times New Roman" w:hAnsi="Times New Roman"/>
                <w:sz w:val="24"/>
                <w:szCs w:val="24"/>
              </w:rPr>
              <w:t>-предупреждение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7A4F34B" w14:textId="77777777" w:rsidR="003622D8" w:rsidRDefault="003622D8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884EA79" w14:textId="015B97C1" w:rsidR="003622D8" w:rsidRDefault="003622D8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8F3B86" wp14:editId="1BB63E9F">
                  <wp:extent cx="1093045" cy="870509"/>
                  <wp:effectExtent l="0" t="0" r="0" b="635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983" cy="882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06BE0" w14:textId="25BCE8FF" w:rsidR="003622D8" w:rsidRDefault="003622D8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4345BE" wp14:editId="3ED77253">
                  <wp:extent cx="555956" cy="278967"/>
                  <wp:effectExtent l="0" t="0" r="0" b="698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161" cy="313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FB617" w14:textId="2E23FE52" w:rsidR="003622D8" w:rsidRPr="00041230" w:rsidRDefault="003622D8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76097DA3" w14:textId="71E88238" w:rsidR="009F1622" w:rsidRDefault="00512676" w:rsidP="00750CFE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Реализовано не в полном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объеме. </w:t>
            </w:r>
            <w:r w:rsidR="00750CF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Устранить замечания</w:t>
            </w:r>
          </w:p>
        </w:tc>
        <w:tc>
          <w:tcPr>
            <w:tcW w:w="8097" w:type="dxa"/>
            <w:shd w:val="clear" w:color="auto" w:fill="auto"/>
          </w:tcPr>
          <w:p w14:paraId="20310119" w14:textId="5503B9B6" w:rsidR="002D18ED" w:rsidRPr="003B7E17" w:rsidRDefault="002D18ED" w:rsidP="00695E0C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47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48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lastRenderedPageBreak/>
              <w:t>К</w:t>
            </w:r>
            <w:r w:rsidR="003034B1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49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онтроль на наличие </w:t>
            </w:r>
            <w:proofErr w:type="spellStart"/>
            <w:r w:rsidR="003034B1" w:rsidRPr="003B7E17">
              <w:rPr>
                <w:rFonts w:ascii="Times New Roman" w:hAnsi="Times New Roman"/>
                <w:b/>
                <w:color w:val="000000"/>
                <w:sz w:val="24"/>
                <w:szCs w:val="24"/>
                <w:highlight w:val="yellow"/>
                <w:rPrChange w:id="150" w:author="Голубович Даниил Дмитриевич" w:date="2026-01-05T16:05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  <w:t>выкл</w:t>
            </w:r>
            <w:proofErr w:type="spellEnd"/>
            <w:r w:rsidR="003034B1" w:rsidRPr="003B7E17">
              <w:rPr>
                <w:rFonts w:ascii="Times New Roman" w:hAnsi="Times New Roman"/>
                <w:b/>
                <w:color w:val="000000"/>
                <w:sz w:val="24"/>
                <w:szCs w:val="24"/>
                <w:highlight w:val="yellow"/>
                <w:rPrChange w:id="151" w:author="Голубович Даниил Дмитриевич" w:date="2026-01-05T16:05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="00512676" w:rsidRPr="003B7E17">
              <w:rPr>
                <w:rFonts w:ascii="Times New Roman" w:hAnsi="Times New Roman"/>
                <w:b/>
                <w:color w:val="000000"/>
                <w:sz w:val="24"/>
                <w:szCs w:val="24"/>
                <w:highlight w:val="yellow"/>
                <w:rPrChange w:id="152" w:author="Голубович Даниил Дмитриевич" w:date="2026-01-05T16:05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  <w:t>Ш</w:t>
            </w:r>
            <w:r w:rsidR="003034B1" w:rsidRPr="003B7E17">
              <w:rPr>
                <w:rFonts w:ascii="Times New Roman" w:hAnsi="Times New Roman"/>
                <w:b/>
                <w:color w:val="000000"/>
                <w:sz w:val="24"/>
                <w:szCs w:val="24"/>
                <w:highlight w:val="yellow"/>
                <w:rPrChange w:id="153" w:author="Голубович Даниил Дмитриевич" w:date="2026-01-05T16:05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  <w:t>агов</w:t>
            </w:r>
            <w:r w:rsidRPr="003B7E17">
              <w:rPr>
                <w:rFonts w:ascii="Times New Roman" w:hAnsi="Times New Roman"/>
                <w:b/>
                <w:color w:val="000000"/>
                <w:sz w:val="24"/>
                <w:szCs w:val="24"/>
                <w:highlight w:val="yellow"/>
                <w:rPrChange w:id="154" w:author="Голубович Даниил Дмитриевич" w:date="2026-01-05T16:05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  <w:t xml:space="preserve">- 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55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сообщение в 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en-US"/>
                <w:rPrChange w:id="156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  <w:t>HTC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57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en-US"/>
                <w:rPrChange w:id="158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  <w:t>Notes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59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/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en-US"/>
                <w:rPrChange w:id="160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  <w:t>Domino</w:t>
            </w:r>
            <w:r w:rsidRPr="003B7E17">
              <w:rPr>
                <w:rFonts w:ascii="Times New Roman" w:hAnsi="Times New Roman"/>
                <w:b/>
                <w:color w:val="000000"/>
                <w:sz w:val="24"/>
                <w:szCs w:val="24"/>
                <w:highlight w:val="yellow"/>
                <w:rPrChange w:id="161" w:author="Голубович Даниил Дмитриевич" w:date="2026-01-05T16:05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  <w:t>:</w:t>
            </w:r>
          </w:p>
          <w:p w14:paraId="645EDE89" w14:textId="29227937" w:rsidR="002D18ED" w:rsidRPr="003B7E17" w:rsidRDefault="002D18ED" w:rsidP="008F25DE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62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  <w:highlight w:val="cyan"/>
                  </w:rPr>
                </w:rPrChange>
              </w:rPr>
            </w:pPr>
            <w:r w:rsidRPr="003B7E17">
              <w:rPr>
                <w:noProof/>
                <w:highlight w:val="yellow"/>
                <w:rPrChange w:id="163" w:author="Голубович Даниил Дмитриевич" w:date="2026-01-05T16:05:00Z">
                  <w:rPr>
                    <w:noProof/>
                  </w:rPr>
                </w:rPrChange>
              </w:rPr>
              <w:lastRenderedPageBreak/>
              <w:drawing>
                <wp:inline distT="0" distB="0" distL="0" distR="0" wp14:anchorId="7DEDEDDE" wp14:editId="3C9D1C0F">
                  <wp:extent cx="1057275" cy="1108849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171" cy="1112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64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  <w:highlight w:val="cyan"/>
                  </w:rPr>
                </w:rPrChange>
              </w:rPr>
              <w:t xml:space="preserve"> </w:t>
            </w:r>
          </w:p>
          <w:p w14:paraId="35712816" w14:textId="4A8DDCF9" w:rsidR="006E7317" w:rsidRDefault="002D18ED" w:rsidP="008F25DE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165" w:name="_GoBack"/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66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Контроль выкл</w:t>
            </w:r>
            <w:r w:rsidR="00763AEC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67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юченных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68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Задач отсутствует</w:t>
            </w:r>
            <w:bookmarkEnd w:id="165"/>
            <w:r w:rsidR="00750CFE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69" w:author="Голубович Даниил Дмитриевич" w:date="2026-01-05T16:05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.</w:t>
            </w:r>
          </w:p>
          <w:p w14:paraId="543A40C0" w14:textId="77777777" w:rsidR="008C3D3F" w:rsidRDefault="008C3D3F" w:rsidP="008F25DE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93DAC7C" w14:textId="561BF206" w:rsidR="006E7317" w:rsidRPr="003B7E17" w:rsidRDefault="008C3D3F" w:rsidP="00F709CF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70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71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Рассылка с</w:t>
            </w:r>
            <w:r w:rsidR="006E7317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72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ообщени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73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й</w:t>
            </w:r>
            <w:r w:rsidR="006E7317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74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о наличии выкл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75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юченных</w:t>
            </w:r>
            <w:r w:rsidR="006E7317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76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Шагов 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77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активной</w:t>
            </w:r>
            <w:r w:rsidR="006E7317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78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79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З</w:t>
            </w:r>
            <w:r w:rsidR="006E7317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80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адач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81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и</w:t>
            </w:r>
            <w:r w:rsidR="006E7317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82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пр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83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</w:t>
            </w:r>
            <w:r w:rsidR="006E7317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84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и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85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с</w:t>
            </w:r>
            <w:r w:rsidR="006E7317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86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ходит слишком часто:</w:t>
            </w:r>
          </w:p>
          <w:p w14:paraId="3AED6AD7" w14:textId="77777777" w:rsidR="006E7317" w:rsidRPr="003B7E17" w:rsidRDefault="006E7317" w:rsidP="008F25DE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87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  <w:highlight w:val="cyan"/>
                  </w:rPr>
                </w:rPrChange>
              </w:rPr>
            </w:pPr>
            <w:r w:rsidRPr="003B7E17">
              <w:rPr>
                <w:noProof/>
                <w:highlight w:val="yellow"/>
                <w:rPrChange w:id="188" w:author="Голубович Даниил Дмитриевич" w:date="2026-01-05T16:08:00Z">
                  <w:rPr>
                    <w:noProof/>
                  </w:rPr>
                </w:rPrChange>
              </w:rPr>
              <w:drawing>
                <wp:inline distT="0" distB="0" distL="0" distR="0" wp14:anchorId="002F6355" wp14:editId="3CBD36A6">
                  <wp:extent cx="2095403" cy="699899"/>
                  <wp:effectExtent l="0" t="0" r="635" b="508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784" cy="71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B7E17" w:rsidDel="002D18ED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89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  <w:highlight w:val="cyan"/>
                  </w:rPr>
                </w:rPrChange>
              </w:rPr>
              <w:t xml:space="preserve"> </w:t>
            </w:r>
          </w:p>
          <w:p w14:paraId="24D145D5" w14:textId="0920B99C" w:rsidR="0084187E" w:rsidRPr="003B7E17" w:rsidRDefault="006E7317" w:rsidP="00AC4156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90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91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Должна быть в</w:t>
            </w:r>
            <w:r w:rsidR="00B918B4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92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озможность установить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93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период проверки на наличие выкл</w:t>
            </w:r>
            <w:r w:rsidR="008C3D3F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94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юченных </w:t>
            </w: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95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Шагов.</w:t>
            </w:r>
            <w:r w:rsidR="0084187E"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96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</w:p>
          <w:p w14:paraId="6525C063" w14:textId="14C49FE0" w:rsidR="009F1622" w:rsidRPr="008F25DE" w:rsidRDefault="0084187E" w:rsidP="00954322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</w:pPr>
            <w:r w:rsidRPr="003B7E17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rPrChange w:id="197" w:author="Голубович Даниил Дмитриевич" w:date="2026-01-05T16:0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Либо рассмотреть возможность выполнять рассылку 1 раз при включении такой Задачи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F1622" w:rsidRPr="00041230" w14:paraId="71E76B59" w14:textId="77777777" w:rsidTr="00695E0C">
        <w:tc>
          <w:tcPr>
            <w:tcW w:w="573" w:type="dxa"/>
            <w:shd w:val="clear" w:color="auto" w:fill="auto"/>
          </w:tcPr>
          <w:p w14:paraId="72C9F1F1" w14:textId="77777777" w:rsidR="009F1622" w:rsidRPr="0088485E" w:rsidRDefault="009F1622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692287E8" w14:textId="77777777" w:rsidR="009F1622" w:rsidRPr="008D0B92" w:rsidRDefault="009F1622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Транспорт. </w:t>
            </w:r>
            <w:r w:rsidRPr="008D0B9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Наличие файлов</w:t>
            </w:r>
          </w:p>
          <w:p w14:paraId="4853AA14" w14:textId="77777777" w:rsidR="009F1622" w:rsidRPr="008F25DE" w:rsidRDefault="009F1622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6CC4B329" w14:textId="77777777" w:rsidR="009F1622" w:rsidRDefault="009F1622" w:rsidP="00C2563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b/>
                <w:sz w:val="24"/>
                <w:szCs w:val="24"/>
              </w:rPr>
              <w:t>Наличие файлов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(на определенном Шаге)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в источнике на текущий момент.</w:t>
            </w:r>
          </w:p>
          <w:p w14:paraId="3005EB84" w14:textId="53F45B04" w:rsidR="009F1622" w:rsidRDefault="009F1622" w:rsidP="00E70C2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Возможность просмотреть список файлов.</w:t>
            </w:r>
          </w:p>
          <w:p w14:paraId="60548703" w14:textId="3D687F67" w:rsidR="00B53EE9" w:rsidRDefault="00B53EE9" w:rsidP="00E70C2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CEC68BC" wp14:editId="447AD7BA">
                  <wp:extent cx="3220720" cy="491490"/>
                  <wp:effectExtent l="0" t="0" r="0" b="381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720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0A119" w14:textId="75371BD6" w:rsidR="00B53EE9" w:rsidRPr="00041230" w:rsidRDefault="00B53EE9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2F212223" w14:textId="6F15A68F" w:rsidR="009F1622" w:rsidRDefault="009F1622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Не реализовано</w:t>
            </w:r>
          </w:p>
        </w:tc>
        <w:tc>
          <w:tcPr>
            <w:tcW w:w="8097" w:type="dxa"/>
            <w:shd w:val="clear" w:color="auto" w:fill="auto"/>
          </w:tcPr>
          <w:p w14:paraId="4BD47FF2" w14:textId="77777777" w:rsidR="00525C97" w:rsidRPr="006D4C86" w:rsidRDefault="004552FF" w:rsidP="00695E0C">
            <w:pPr>
              <w:pStyle w:val="a3"/>
              <w:numPr>
                <w:ilvl w:val="0"/>
                <w:numId w:val="41"/>
              </w:numPr>
              <w:jc w:val="both"/>
              <w:rPr>
                <w:rFonts w:ascii="Times New Roman" w:hAnsi="Times New Roman"/>
                <w:sz w:val="24"/>
                <w:szCs w:val="24"/>
                <w:highlight w:val="green"/>
                <w:rPrChange w:id="198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6D4C86">
              <w:rPr>
                <w:rFonts w:ascii="Times New Roman" w:hAnsi="Times New Roman"/>
                <w:sz w:val="24"/>
                <w:szCs w:val="24"/>
                <w:highlight w:val="green"/>
                <w:rPrChange w:id="199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Наличие файлов в источнике</w:t>
            </w:r>
            <w:r w:rsidR="00B0175A" w:rsidRPr="006D4C86">
              <w:rPr>
                <w:rFonts w:ascii="Times New Roman" w:hAnsi="Times New Roman"/>
                <w:sz w:val="24"/>
                <w:szCs w:val="24"/>
                <w:highlight w:val="green"/>
                <w:rPrChange w:id="200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. </w:t>
            </w:r>
          </w:p>
          <w:p w14:paraId="6896E679" w14:textId="5ECBCF17" w:rsidR="004552FF" w:rsidRPr="006D4C86" w:rsidRDefault="00B0175A" w:rsidP="00913094">
            <w:pPr>
              <w:pStyle w:val="a3"/>
              <w:ind w:left="791"/>
              <w:jc w:val="both"/>
              <w:rPr>
                <w:rFonts w:ascii="Times New Roman" w:hAnsi="Times New Roman"/>
                <w:sz w:val="24"/>
                <w:szCs w:val="24"/>
                <w:highlight w:val="green"/>
                <w:rPrChange w:id="201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6D4C86">
              <w:rPr>
                <w:rFonts w:ascii="Times New Roman" w:hAnsi="Times New Roman"/>
                <w:sz w:val="24"/>
                <w:szCs w:val="24"/>
                <w:highlight w:val="green"/>
                <w:rPrChange w:id="202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Не отображается список файлов</w:t>
            </w:r>
            <w:r w:rsidR="00AC0C0D" w:rsidRPr="006D4C86">
              <w:rPr>
                <w:rFonts w:ascii="Times New Roman" w:hAnsi="Times New Roman"/>
                <w:sz w:val="24"/>
                <w:szCs w:val="24"/>
                <w:highlight w:val="green"/>
                <w:rPrChange w:id="203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.</w:t>
            </w:r>
          </w:p>
          <w:p w14:paraId="3782F0CD" w14:textId="65ECE767" w:rsidR="00B0175A" w:rsidRPr="006D4C86" w:rsidRDefault="00B0175A" w:rsidP="00695E0C">
            <w:pPr>
              <w:pStyle w:val="a3"/>
              <w:ind w:left="431"/>
              <w:jc w:val="both"/>
              <w:rPr>
                <w:rFonts w:ascii="Times New Roman" w:hAnsi="Times New Roman"/>
                <w:sz w:val="24"/>
                <w:szCs w:val="24"/>
                <w:highlight w:val="green"/>
                <w:rPrChange w:id="204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6D4C86">
              <w:rPr>
                <w:noProof/>
                <w:highlight w:val="green"/>
                <w:rPrChange w:id="205" w:author="Голубович Даниил Дмитриевич" w:date="2026-02-04T15:17:00Z">
                  <w:rPr>
                    <w:noProof/>
                  </w:rPr>
                </w:rPrChange>
              </w:rPr>
              <w:drawing>
                <wp:inline distT="0" distB="0" distL="0" distR="0" wp14:anchorId="31501E3D" wp14:editId="533C6EA5">
                  <wp:extent cx="4632402" cy="387945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395" cy="40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63F7F" w14:textId="56361C88" w:rsidR="00750CFE" w:rsidRPr="006D4C86" w:rsidRDefault="00750CFE" w:rsidP="00695E0C">
            <w:pPr>
              <w:pStyle w:val="a3"/>
              <w:ind w:left="431"/>
              <w:jc w:val="both"/>
              <w:rPr>
                <w:rFonts w:ascii="Times New Roman" w:hAnsi="Times New Roman"/>
                <w:sz w:val="24"/>
                <w:szCs w:val="24"/>
                <w:highlight w:val="green"/>
                <w:rPrChange w:id="206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</w:p>
          <w:p w14:paraId="273DA4EA" w14:textId="6B9CD2DC" w:rsidR="00BF7B21" w:rsidRPr="006D4C86" w:rsidRDefault="00BF7B21" w:rsidP="008F25DE">
            <w:pPr>
              <w:pStyle w:val="a3"/>
              <w:numPr>
                <w:ilvl w:val="0"/>
                <w:numId w:val="41"/>
              </w:numPr>
              <w:jc w:val="both"/>
              <w:rPr>
                <w:rFonts w:ascii="Times New Roman" w:hAnsi="Times New Roman"/>
                <w:sz w:val="24"/>
                <w:szCs w:val="24"/>
                <w:highlight w:val="green"/>
                <w:rPrChange w:id="207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6D4C86">
              <w:rPr>
                <w:rFonts w:ascii="Times New Roman" w:hAnsi="Times New Roman"/>
                <w:sz w:val="24"/>
                <w:szCs w:val="24"/>
                <w:highlight w:val="green"/>
                <w:rPrChange w:id="208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При обработке файлов, информация о наличии</w:t>
            </w:r>
            <w:r w:rsidR="00B2024D" w:rsidRPr="006D4C86">
              <w:rPr>
                <w:rFonts w:ascii="Times New Roman" w:hAnsi="Times New Roman"/>
                <w:sz w:val="24"/>
                <w:szCs w:val="24"/>
                <w:highlight w:val="green"/>
                <w:rPrChange w:id="209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Pr="006D4C86">
              <w:rPr>
                <w:rFonts w:ascii="Times New Roman" w:hAnsi="Times New Roman"/>
                <w:sz w:val="24"/>
                <w:szCs w:val="24"/>
                <w:highlight w:val="green"/>
                <w:rPrChange w:id="210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в источнике файлов не отображается.</w:t>
            </w:r>
          </w:p>
          <w:p w14:paraId="25275B54" w14:textId="4A074150" w:rsidR="004552FF" w:rsidRPr="006D4C86" w:rsidRDefault="004552FF" w:rsidP="00695E0C">
            <w:pPr>
              <w:pStyle w:val="a3"/>
              <w:ind w:left="431"/>
              <w:jc w:val="both"/>
              <w:rPr>
                <w:rFonts w:ascii="Times New Roman" w:hAnsi="Times New Roman"/>
                <w:sz w:val="24"/>
                <w:szCs w:val="24"/>
                <w:rPrChange w:id="211" w:author="Голубович Даниил Дмитриевич" w:date="2026-02-04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6B0ACC" w:rsidRPr="00041230" w14:paraId="38ECF405" w14:textId="77777777" w:rsidTr="00695E0C">
        <w:tc>
          <w:tcPr>
            <w:tcW w:w="573" w:type="dxa"/>
            <w:shd w:val="clear" w:color="auto" w:fill="auto"/>
          </w:tcPr>
          <w:p w14:paraId="10A53D41" w14:textId="77777777" w:rsidR="006B0ACC" w:rsidRPr="0088485E" w:rsidRDefault="006B0ACC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2E2BB0F2" w14:textId="71F958F0" w:rsidR="006B0ACC" w:rsidRPr="00404E9D" w:rsidRDefault="006B0ACC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S. PTS.TRT. Настройка </w:t>
            </w:r>
            <w:r w:rsidR="00EA597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Операции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копирования</w:t>
            </w:r>
          </w:p>
        </w:tc>
        <w:tc>
          <w:tcPr>
            <w:tcW w:w="5288" w:type="dxa"/>
            <w:shd w:val="clear" w:color="auto" w:fill="auto"/>
          </w:tcPr>
          <w:p w14:paraId="70F4E626" w14:textId="77777777" w:rsidR="00BD71DC" w:rsidRDefault="00BD71DC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См. ПР </w:t>
            </w:r>
            <w:r w:rsidRPr="00516C20">
              <w:rPr>
                <w:rFonts w:ascii="Times New Roman" w:hAnsi="Times New Roman"/>
                <w:color w:val="000000"/>
                <w:sz w:val="24"/>
                <w:szCs w:val="24"/>
              </w:rPr>
              <w:t>Платежно-транспортная система. Транспорт файлов</w:t>
            </w:r>
          </w:p>
          <w:p w14:paraId="7E2E2C86" w14:textId="77777777" w:rsidR="00BD71DC" w:rsidRPr="00754DE6" w:rsidRDefault="00BD71DC" w:rsidP="00C2563B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7906ACAA" w14:textId="77777777" w:rsidR="00030875" w:rsidRDefault="00030875" w:rsidP="00E70C2D">
            <w:pPr>
              <w:jc w:val="both"/>
            </w:pPr>
          </w:p>
          <w:p w14:paraId="5D2FEE95" w14:textId="69C43AEA" w:rsidR="00030875" w:rsidRPr="00404E9D" w:rsidRDefault="00030875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12E0AC96" w14:textId="71374124" w:rsidR="006B0ACC" w:rsidRPr="00404E9D" w:rsidRDefault="00DE3E7E" w:rsidP="008F25DE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Реализовано </w:t>
            </w:r>
          </w:p>
        </w:tc>
        <w:tc>
          <w:tcPr>
            <w:tcW w:w="8097" w:type="dxa"/>
            <w:shd w:val="clear" w:color="auto" w:fill="auto"/>
          </w:tcPr>
          <w:p w14:paraId="5049C3E4" w14:textId="3E58B7F7" w:rsidR="006644A6" w:rsidRPr="006644A6" w:rsidRDefault="006644A6" w:rsidP="008F25DE">
            <w:pPr>
              <w:ind w:left="718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B1659" w:rsidRPr="00041230" w14:paraId="70B88E28" w14:textId="77777777" w:rsidTr="00695E0C">
        <w:tc>
          <w:tcPr>
            <w:tcW w:w="573" w:type="dxa"/>
            <w:shd w:val="clear" w:color="auto" w:fill="auto"/>
          </w:tcPr>
          <w:p w14:paraId="3CA554D8" w14:textId="77777777" w:rsidR="001B1659" w:rsidRPr="0088485E" w:rsidRDefault="001B1659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5FB4E561" w14:textId="77777777" w:rsidR="001B1659" w:rsidRDefault="001B1659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39D0A2C4" w14:textId="20619916" w:rsidR="001B1659" w:rsidRPr="008D0B92" w:rsidRDefault="001B1659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копирование</w:t>
            </w:r>
          </w:p>
          <w:p w14:paraId="2DB4AA07" w14:textId="77777777" w:rsidR="001B1659" w:rsidRPr="00404E9D" w:rsidRDefault="001B1659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1400FB98" w14:textId="77777777" w:rsidR="001B1659" w:rsidRDefault="001B1659" w:rsidP="00E70C2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Свойство Операции «Копирование»</w:t>
            </w:r>
          </w:p>
          <w:p w14:paraId="04C0A727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6DD927BB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Файл есть в Источнике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ALWAYS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ONEDAY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3ED62359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 xml:space="preserve">-Файл есть в Назначении 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OVR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-перезапись,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RNM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-переименование,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ERR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-ошибка)</w:t>
            </w:r>
          </w:p>
          <w:p w14:paraId="3816F542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lastRenderedPageBreak/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Контроль дублирования по Журналу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NOCTRL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не контролировать,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INADAY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 в течении дня)</w:t>
            </w:r>
          </w:p>
          <w:p w14:paraId="63CBBC57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Сортировка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(N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AME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-имени,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имени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TIME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времени,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TM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времени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SIZE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размеру,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SZ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размеру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NOSORT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-не сортировать)</w:t>
            </w:r>
          </w:p>
          <w:p w14:paraId="1A054DDE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Количество файлов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(0-все)</w:t>
            </w:r>
          </w:p>
          <w:p w14:paraId="58890594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Сканирование файлов с атрибутом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-видимый,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H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скрытый,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архивный,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для чтения,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-все)</w:t>
            </w:r>
          </w:p>
          <w:p w14:paraId="1BA7E6FE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-Информирование о выполнении Шага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(флаг об успешном выполнении операции)</w:t>
            </w:r>
          </w:p>
          <w:p w14:paraId="13556B27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Группа рассылки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– группа на которую отправляется сообщение об успешном выполнении Шага</w:t>
            </w:r>
          </w:p>
          <w:p w14:paraId="4EFC7894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Доп. текст сообщения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– текст сообщения для информирования </w:t>
            </w:r>
          </w:p>
          <w:p w14:paraId="06EB93EE" w14:textId="77777777" w:rsidR="001B1659" w:rsidRDefault="001B1659" w:rsidP="00695E0C">
            <w:pPr>
              <w:jc w:val="both"/>
            </w:pPr>
          </w:p>
        </w:tc>
        <w:tc>
          <w:tcPr>
            <w:tcW w:w="1775" w:type="dxa"/>
            <w:shd w:val="clear" w:color="auto" w:fill="auto"/>
          </w:tcPr>
          <w:p w14:paraId="1696CC95" w14:textId="54003EDA" w:rsidR="001B1659" w:rsidRPr="00404E9D" w:rsidRDefault="009B3956" w:rsidP="00F709CF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Реализовано </w:t>
            </w:r>
          </w:p>
        </w:tc>
        <w:tc>
          <w:tcPr>
            <w:tcW w:w="8097" w:type="dxa"/>
            <w:shd w:val="clear" w:color="auto" w:fill="auto"/>
          </w:tcPr>
          <w:p w14:paraId="32332FAB" w14:textId="4BF72587" w:rsidR="00A37569" w:rsidRPr="00A37569" w:rsidRDefault="00A37569" w:rsidP="008F25DE"/>
        </w:tc>
      </w:tr>
      <w:tr w:rsidR="006B0ACC" w:rsidRPr="00041230" w14:paraId="0DF7E6B4" w14:textId="77777777" w:rsidTr="00695E0C">
        <w:tc>
          <w:tcPr>
            <w:tcW w:w="573" w:type="dxa"/>
            <w:shd w:val="clear" w:color="auto" w:fill="auto"/>
          </w:tcPr>
          <w:p w14:paraId="44C298F5" w14:textId="77777777" w:rsidR="006B0ACC" w:rsidRPr="0088485E" w:rsidRDefault="006B0ACC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7B10967E" w14:textId="47F9C6B4" w:rsidR="002D7FAC" w:rsidRPr="00404E9D" w:rsidRDefault="002D7FAC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S. PTS.TRT. Настройка </w:t>
            </w:r>
            <w:r w:rsidR="00234075">
              <w:rPr>
                <w:rFonts w:ascii="Times New Roman" w:hAnsi="Times New Roman"/>
                <w:color w:val="000000"/>
                <w:sz w:val="24"/>
                <w:szCs w:val="24"/>
              </w:rPr>
              <w:t>операции П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еремещения</w:t>
            </w:r>
          </w:p>
          <w:p w14:paraId="7872D38E" w14:textId="77777777" w:rsidR="006B0ACC" w:rsidRPr="00404E9D" w:rsidRDefault="006B0ACC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0E55A8B6" w14:textId="77777777" w:rsidR="009B3956" w:rsidRDefault="009B3956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См. ПР </w:t>
            </w:r>
            <w:r w:rsidRPr="00516C20">
              <w:rPr>
                <w:rFonts w:ascii="Times New Roman" w:hAnsi="Times New Roman"/>
                <w:color w:val="000000"/>
                <w:sz w:val="24"/>
                <w:szCs w:val="24"/>
              </w:rPr>
              <w:t>Платежно-транспортная система. Транспорт файлов</w:t>
            </w:r>
          </w:p>
          <w:p w14:paraId="131DA934" w14:textId="0735FBD4" w:rsidR="006B0ACC" w:rsidRDefault="009B3956" w:rsidP="00E70C2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682AE5A5" w14:textId="559FBF53" w:rsidR="00D50D1A" w:rsidRPr="00404E9D" w:rsidRDefault="00D50D1A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50B8DCE8" w14:textId="0AB41C3A" w:rsidR="006B0ACC" w:rsidRPr="00404E9D" w:rsidRDefault="00695E0C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Реализовано. </w:t>
            </w:r>
            <w:r w:rsidR="003F5DBE">
              <w:rPr>
                <w:rFonts w:ascii="Times New Roman" w:hAnsi="Times New Roman"/>
                <w:color w:val="000000"/>
                <w:sz w:val="24"/>
                <w:szCs w:val="24"/>
              </w:rPr>
              <w:t>Устранить замечания</w:t>
            </w:r>
          </w:p>
        </w:tc>
        <w:tc>
          <w:tcPr>
            <w:tcW w:w="8097" w:type="dxa"/>
            <w:shd w:val="clear" w:color="auto" w:fill="auto"/>
          </w:tcPr>
          <w:p w14:paraId="079C0CF4" w14:textId="73EACF47" w:rsidR="007C5F74" w:rsidRPr="00384E11" w:rsidRDefault="00954322" w:rsidP="00913094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12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384E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13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Некорректно указывается причина завершения работы обработчика.</w:t>
            </w:r>
            <w:r w:rsidR="00C70145" w:rsidRPr="00384E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14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</w:p>
          <w:p w14:paraId="11F42B8F" w14:textId="1CD08C1E" w:rsidR="00357604" w:rsidRPr="00384E11" w:rsidRDefault="009451E3" w:rsidP="00913094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15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384E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16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Помещаем</w:t>
            </w:r>
            <w:r w:rsidR="00357604" w:rsidRPr="00384E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17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в Источник файлы, которые уже обрабатывались. В Журнале запись:</w:t>
            </w:r>
          </w:p>
          <w:p w14:paraId="02D3EA76" w14:textId="77777777" w:rsidR="00C70145" w:rsidRPr="00384E11" w:rsidRDefault="00C70145" w:rsidP="00695E0C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18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384E11">
              <w:rPr>
                <w:noProof/>
                <w:highlight w:val="green"/>
                <w:rPrChange w:id="219" w:author="Голубович Даниил Дмитриевич" w:date="2026-02-09T13:31:00Z">
                  <w:rPr>
                    <w:noProof/>
                  </w:rPr>
                </w:rPrChange>
              </w:rPr>
              <w:drawing>
                <wp:inline distT="0" distB="0" distL="0" distR="0" wp14:anchorId="4EC4A4E4" wp14:editId="76BD260D">
                  <wp:extent cx="4432393" cy="502237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93" cy="502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107EB" w14:textId="3FD44E17" w:rsidR="00357604" w:rsidRPr="00384E11" w:rsidRDefault="00357604" w:rsidP="00695E0C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20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</w:p>
          <w:p w14:paraId="319EFD5F" w14:textId="786ADC02" w:rsidR="002373A4" w:rsidRDefault="00357604" w:rsidP="00D25606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4E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21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Задача обн</w:t>
            </w:r>
            <w:r w:rsidR="009451E3" w:rsidRPr="00384E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22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аруживает файлы в источнике, </w:t>
            </w:r>
            <w:r w:rsidR="00C70145" w:rsidRPr="00384E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23" w:author="Голубович Даниил Дмитриевич" w:date="2026-02-09T13:3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завершает работу, причина завершения работы должна быть указана корректно. (повторно)</w:t>
            </w:r>
          </w:p>
          <w:p w14:paraId="5EFF94AF" w14:textId="4967E3E7" w:rsidR="00853EAE" w:rsidRPr="00913094" w:rsidRDefault="00853EAE" w:rsidP="00D25606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B1659" w:rsidRPr="00041230" w14:paraId="137D7144" w14:textId="77777777" w:rsidTr="00695E0C">
        <w:tc>
          <w:tcPr>
            <w:tcW w:w="573" w:type="dxa"/>
            <w:shd w:val="clear" w:color="auto" w:fill="auto"/>
          </w:tcPr>
          <w:p w14:paraId="7F78B7DB" w14:textId="77777777" w:rsidR="001B1659" w:rsidRPr="0088485E" w:rsidRDefault="001B1659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150697CA" w14:textId="77777777" w:rsidR="001B1659" w:rsidRDefault="001B1659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38F9E804" w14:textId="35F87CA7" w:rsidR="001B1659" w:rsidRPr="008D0B92" w:rsidRDefault="00234075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</w:t>
            </w:r>
            <w:r w:rsidR="001B1659">
              <w:rPr>
                <w:rFonts w:ascii="Times New Roman" w:hAnsi="Times New Roman"/>
                <w:color w:val="000000"/>
                <w:sz w:val="24"/>
                <w:szCs w:val="24"/>
              </w:rPr>
              <w:t>перации: перемещение</w:t>
            </w:r>
          </w:p>
          <w:p w14:paraId="55325514" w14:textId="77777777" w:rsidR="001B1659" w:rsidRPr="00404E9D" w:rsidRDefault="001B1659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6646ADCE" w14:textId="77777777" w:rsidR="001B1659" w:rsidRDefault="001B1659" w:rsidP="00E70C2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тво Операции «Перемещение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  <w:p w14:paraId="40869532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06168572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 xml:space="preserve">-Файл есть в Назначении 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OVR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-перезапись,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RNM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-переименование,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ERR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-ошибка)</w:t>
            </w:r>
          </w:p>
          <w:p w14:paraId="290A1792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Контроль дублирования по Журналу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NOCTRL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не контролировать,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INADAY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 в течении дня)</w:t>
            </w:r>
          </w:p>
          <w:p w14:paraId="0336F583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lastRenderedPageBreak/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Сортировка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(N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AME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-имени,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имени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TIME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времени,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TM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времени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SIZE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размеру,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SZ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размеру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NOSORT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-не сортировать)</w:t>
            </w:r>
          </w:p>
          <w:p w14:paraId="6E756247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Количество файлов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(0-все)</w:t>
            </w:r>
          </w:p>
          <w:p w14:paraId="284826C6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Сканирование файлов с атрибутом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-видимый,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H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скрытый,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архивный,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для чтения,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-все)</w:t>
            </w:r>
          </w:p>
          <w:p w14:paraId="73043066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-Информирование о выполнении Шага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(флаг об успешном выполнении операции)</w:t>
            </w:r>
          </w:p>
          <w:p w14:paraId="02C1BB49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Группа рассылки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– группа на которую отправляется сообщение об успешном выполнении Шага</w:t>
            </w:r>
          </w:p>
          <w:p w14:paraId="5D3A874E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Доп. текст сообщения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– текст сообщения для информирования </w:t>
            </w:r>
          </w:p>
          <w:p w14:paraId="06F6B84F" w14:textId="77777777" w:rsidR="001B1659" w:rsidRPr="00404E9D" w:rsidRDefault="001B1659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42097296" w14:textId="3FAC4F65" w:rsidR="001B1659" w:rsidRPr="00404E9D" w:rsidRDefault="005239AD" w:rsidP="005239A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Реализовано. Устранить замечание</w:t>
            </w:r>
          </w:p>
        </w:tc>
        <w:tc>
          <w:tcPr>
            <w:tcW w:w="8097" w:type="dxa"/>
            <w:shd w:val="clear" w:color="auto" w:fill="auto"/>
          </w:tcPr>
          <w:p w14:paraId="45D3E736" w14:textId="25E39F00" w:rsidR="00043DFD" w:rsidRDefault="00043DFD" w:rsidP="008F25DE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A273DF4" w14:textId="121EC7A3" w:rsidR="007C5F74" w:rsidRPr="000B2E9A" w:rsidRDefault="007C5F74" w:rsidP="008F25DE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24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25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Некорректная обработка заданного количества файлов</w:t>
            </w:r>
          </w:p>
          <w:p w14:paraId="3BD64AF1" w14:textId="02BC372F" w:rsidR="005239AD" w:rsidRPr="000B2E9A" w:rsidRDefault="005239AD" w:rsidP="008F25DE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26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27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При </w:t>
            </w:r>
            <w:r w:rsidR="006E24DA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28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указан</w:t>
            </w:r>
            <w:r w:rsidR="007C5F74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29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ной</w:t>
            </w:r>
            <w:r w:rsidR="006E24DA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30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настройке</w:t>
            </w:r>
            <w:r w:rsidR="007C5F74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31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Шага </w:t>
            </w:r>
            <w:r w:rsidR="006157F7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32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«к</w:t>
            </w:r>
            <w:r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33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оличеств</w:t>
            </w:r>
            <w:r w:rsidR="007C5F74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34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о </w:t>
            </w:r>
            <w:r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35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файлов</w:t>
            </w:r>
            <w:r w:rsidR="006157F7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36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»</w:t>
            </w:r>
            <w:r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37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,</w:t>
            </w:r>
            <w:r w:rsidR="007C5F74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38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="006157F7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39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выполняется</w:t>
            </w:r>
            <w:r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40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обраб</w:t>
            </w:r>
            <w:r w:rsidR="006157F7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41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отка</w:t>
            </w:r>
            <w:r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42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все</w:t>
            </w:r>
            <w:r w:rsidR="006157F7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43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х</w:t>
            </w:r>
            <w:r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44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файл</w:t>
            </w:r>
            <w:r w:rsidR="006157F7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45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ов</w:t>
            </w:r>
            <w:r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46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, </w:t>
            </w:r>
            <w:r w:rsidR="006157F7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47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находящихся</w:t>
            </w:r>
            <w:r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48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в источнике</w:t>
            </w:r>
            <w:r w:rsidR="006157F7" w:rsidRPr="000B2E9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49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, настройка игнорируется.</w:t>
            </w:r>
          </w:p>
          <w:p w14:paraId="18447D30" w14:textId="6EC705EA" w:rsidR="005239AD" w:rsidRPr="000B2E9A" w:rsidRDefault="005239AD" w:rsidP="005239AD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50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0B2E9A">
              <w:rPr>
                <w:noProof/>
                <w:highlight w:val="green"/>
                <w:rPrChange w:id="251" w:author="Голубович Даниил Дмитриевич" w:date="2026-01-22T11:56:00Z">
                  <w:rPr>
                    <w:noProof/>
                  </w:rPr>
                </w:rPrChange>
              </w:rPr>
              <w:lastRenderedPageBreak/>
              <w:drawing>
                <wp:inline distT="0" distB="0" distL="0" distR="0" wp14:anchorId="256361B4" wp14:editId="720F6ED7">
                  <wp:extent cx="1975943" cy="702524"/>
                  <wp:effectExtent l="0" t="0" r="5715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69" cy="71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ADB9D" w14:textId="77777777" w:rsidR="005D753D" w:rsidRPr="000B2E9A" w:rsidRDefault="005D753D" w:rsidP="005239AD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52" w:author="Голубович Даниил Дмитриевич" w:date="2026-01-22T11:56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</w:p>
          <w:p w14:paraId="1EDAABD2" w14:textId="73476DF2" w:rsidR="005239AD" w:rsidRPr="005239AD" w:rsidRDefault="005239AD" w:rsidP="005239AD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9A">
              <w:rPr>
                <w:noProof/>
                <w:highlight w:val="green"/>
                <w:rPrChange w:id="253" w:author="Голубович Даниил Дмитриевич" w:date="2026-01-22T11:56:00Z">
                  <w:rPr>
                    <w:noProof/>
                  </w:rPr>
                </w:rPrChange>
              </w:rPr>
              <w:drawing>
                <wp:inline distT="0" distB="0" distL="0" distR="0" wp14:anchorId="1651CB23" wp14:editId="2A597E6C">
                  <wp:extent cx="3463141" cy="1367943"/>
                  <wp:effectExtent l="0" t="0" r="4445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038" cy="137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DADB2" w14:textId="58A6A1E8" w:rsidR="00043DFD" w:rsidRPr="009451E3" w:rsidRDefault="00043DFD" w:rsidP="005239AD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33F66" w:rsidRPr="00041230" w14:paraId="3C9A5809" w14:textId="77777777" w:rsidTr="00695E0C">
        <w:tc>
          <w:tcPr>
            <w:tcW w:w="573" w:type="dxa"/>
            <w:shd w:val="clear" w:color="auto" w:fill="auto"/>
          </w:tcPr>
          <w:p w14:paraId="327EE734" w14:textId="77777777" w:rsidR="00333F66" w:rsidRPr="0088485E" w:rsidRDefault="00333F66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3C4B9353" w14:textId="77777777" w:rsidR="00333F66" w:rsidRPr="00404E9D" w:rsidRDefault="00333F66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S. PTS.TRT. Настройка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операции удаления</w:t>
            </w:r>
          </w:p>
          <w:p w14:paraId="49787953" w14:textId="77777777" w:rsidR="00333F66" w:rsidRPr="00333F66" w:rsidRDefault="00333F66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726FE7BA" w14:textId="003B0A35" w:rsidR="00333F66" w:rsidRDefault="00333F66" w:rsidP="00144BF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74BE5A" wp14:editId="14D1D078">
                  <wp:extent cx="948519" cy="1455131"/>
                  <wp:effectExtent l="0" t="0" r="4445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1465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28FE6" w14:textId="77777777" w:rsidR="00333F66" w:rsidRDefault="00333F66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7403327F" w14:textId="77777777" w:rsidR="00333F66" w:rsidRDefault="00333F66" w:rsidP="00E70C2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DD35146" w14:textId="50373EC5" w:rsidR="00333F66" w:rsidRPr="00D11CE1" w:rsidRDefault="00333F66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1EE1C864" w14:textId="41237891" w:rsidR="00333F66" w:rsidRDefault="00695E0C" w:rsidP="00853EAE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Реализовано </w:t>
            </w:r>
          </w:p>
        </w:tc>
        <w:tc>
          <w:tcPr>
            <w:tcW w:w="8097" w:type="dxa"/>
            <w:shd w:val="clear" w:color="auto" w:fill="auto"/>
          </w:tcPr>
          <w:p w14:paraId="56D175A0" w14:textId="1DD4C85F" w:rsidR="00333F66" w:rsidRPr="008F25DE" w:rsidRDefault="00333F66" w:rsidP="00695E0C">
            <w:pPr>
              <w:pStyle w:val="a3"/>
              <w:ind w:left="433" w:firstLine="142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1B1659" w:rsidRPr="00041230" w14:paraId="018FC245" w14:textId="77777777" w:rsidTr="00695E0C">
        <w:tc>
          <w:tcPr>
            <w:tcW w:w="573" w:type="dxa"/>
            <w:shd w:val="clear" w:color="auto" w:fill="auto"/>
          </w:tcPr>
          <w:p w14:paraId="65276FFF" w14:textId="77777777" w:rsidR="001B1659" w:rsidRPr="0088485E" w:rsidRDefault="001B1659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00464B96" w14:textId="77777777" w:rsidR="001B1659" w:rsidRDefault="001B1659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23CE5811" w14:textId="2CCE518C" w:rsidR="001B1659" w:rsidRPr="008D0B92" w:rsidRDefault="00BE6C03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</w:t>
            </w:r>
            <w:r w:rsidR="001B1659">
              <w:rPr>
                <w:rFonts w:ascii="Times New Roman" w:hAnsi="Times New Roman"/>
                <w:color w:val="000000"/>
                <w:sz w:val="24"/>
                <w:szCs w:val="24"/>
              </w:rPr>
              <w:t>перации: удаление</w:t>
            </w:r>
          </w:p>
          <w:p w14:paraId="350088A4" w14:textId="77777777" w:rsidR="001B1659" w:rsidRPr="00404E9D" w:rsidRDefault="001B1659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3E153BD9" w14:textId="77777777" w:rsidR="001B1659" w:rsidRDefault="001B1659" w:rsidP="00E70C2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Свойство Операции «Удаление» (в источнике)</w:t>
            </w:r>
          </w:p>
          <w:p w14:paraId="4FA5DA7C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28BB9B0B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-Информирование об успехе</w:t>
            </w:r>
          </w:p>
          <w:p w14:paraId="4037C039" w14:textId="77777777" w:rsidR="001B1659" w:rsidRPr="00D11CE1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-Группа рассылки</w:t>
            </w:r>
          </w:p>
          <w:p w14:paraId="671C8DF0" w14:textId="77777777" w:rsidR="001B1659" w:rsidRDefault="001B1659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proofErr w:type="spellStart"/>
            <w:r w:rsidRPr="00D11CE1">
              <w:rPr>
                <w:rFonts w:ascii="Times New Roman" w:hAnsi="Times New Roman"/>
                <w:sz w:val="24"/>
                <w:szCs w:val="24"/>
              </w:rPr>
              <w:t>Доп.текст</w:t>
            </w:r>
            <w:proofErr w:type="spellEnd"/>
            <w:r w:rsidRPr="00D11CE1">
              <w:rPr>
                <w:rFonts w:ascii="Times New Roman" w:hAnsi="Times New Roman"/>
                <w:sz w:val="24"/>
                <w:szCs w:val="24"/>
              </w:rPr>
              <w:t xml:space="preserve"> сообщения</w:t>
            </w:r>
          </w:p>
          <w:p w14:paraId="55889AF5" w14:textId="77777777" w:rsidR="003B0F01" w:rsidRDefault="003B0F01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5BAEDFD" w14:textId="77777777" w:rsidR="003B0F01" w:rsidRDefault="003B0F01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99AF94" wp14:editId="263ACCBB">
                  <wp:extent cx="1311960" cy="920338"/>
                  <wp:effectExtent l="0" t="0" r="254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134" cy="923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6D0D8" w14:textId="2AD26D61" w:rsidR="003B0F01" w:rsidRPr="00404E9D" w:rsidRDefault="003B0F01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7F06E36E" w14:textId="07538CF8" w:rsidR="001B1659" w:rsidRPr="00D2771C" w:rsidRDefault="00695E0C" w:rsidP="00F709CF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Реализовано</w:t>
            </w:r>
          </w:p>
        </w:tc>
        <w:tc>
          <w:tcPr>
            <w:tcW w:w="8097" w:type="dxa"/>
            <w:shd w:val="clear" w:color="auto" w:fill="auto"/>
          </w:tcPr>
          <w:p w14:paraId="6A1A15E4" w14:textId="46BADF6F" w:rsidR="00D2771C" w:rsidRDefault="00D2771C" w:rsidP="008F25DE">
            <w:pPr>
              <w:pStyle w:val="a3"/>
              <w:ind w:left="51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2A8C70E" w14:textId="13E62860" w:rsidR="001B1659" w:rsidRDefault="001B1659" w:rsidP="00695E0C">
            <w:pPr>
              <w:pStyle w:val="a3"/>
              <w:ind w:left="510"/>
              <w:jc w:val="both"/>
              <w:rPr>
                <w:noProof/>
              </w:rPr>
            </w:pPr>
          </w:p>
          <w:p w14:paraId="7192036C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7DB85200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55BF56AC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761AEAFB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2FE14870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7DE91AFB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5912A593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73BBD943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4E591B29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384EACF0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5A00F22B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3E426CA5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0BD679B6" w14:textId="77777777" w:rsidR="00BE6C03" w:rsidRPr="00E42A35" w:rsidRDefault="00BE6C03" w:rsidP="00695E0C">
            <w:pPr>
              <w:jc w:val="both"/>
              <w:rPr>
                <w:noProof/>
                <w:lang w:val="en-US"/>
              </w:rPr>
            </w:pPr>
          </w:p>
          <w:p w14:paraId="513C502F" w14:textId="77777777" w:rsidR="00BE6C03" w:rsidRDefault="00BE6C03" w:rsidP="00695E0C">
            <w:pPr>
              <w:jc w:val="both"/>
              <w:rPr>
                <w:noProof/>
              </w:rPr>
            </w:pPr>
          </w:p>
          <w:p w14:paraId="464FE1A1" w14:textId="3E07EDD8" w:rsidR="00BE6C03" w:rsidRDefault="00BE6C03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E6C03" w:rsidRPr="00041230" w14:paraId="0618E018" w14:textId="77777777" w:rsidTr="00695E0C">
        <w:tc>
          <w:tcPr>
            <w:tcW w:w="573" w:type="dxa"/>
            <w:shd w:val="clear" w:color="auto" w:fill="auto"/>
          </w:tcPr>
          <w:p w14:paraId="46F4DF9B" w14:textId="77777777" w:rsidR="00BE6C03" w:rsidRPr="0088485E" w:rsidRDefault="00BE6C03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3122B80F" w14:textId="77777777" w:rsidR="00BE6C03" w:rsidRDefault="00BE6C03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1BFBDFC2" w14:textId="5606B1F4" w:rsidR="00BE6C03" w:rsidRPr="008D0B92" w:rsidRDefault="00BE6C03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Настройка операции: проверка наличия</w:t>
            </w:r>
          </w:p>
          <w:p w14:paraId="3B33114E" w14:textId="4F815EE8" w:rsidR="00BE6C03" w:rsidRPr="00404E9D" w:rsidRDefault="00BE6C03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2E6025C6" w14:textId="77777777" w:rsidR="00333F66" w:rsidRDefault="00333F66" w:rsidP="00E70C2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312BA891" w14:textId="09F29BAA" w:rsidR="00333F66" w:rsidRPr="00BE6C03" w:rsidRDefault="002B3E9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7EB512E" wp14:editId="6C7CC731">
                  <wp:extent cx="874644" cy="1236780"/>
                  <wp:effectExtent l="0" t="0" r="1905" b="190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355" cy="1242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5" w:type="dxa"/>
            <w:shd w:val="clear" w:color="auto" w:fill="auto"/>
          </w:tcPr>
          <w:p w14:paraId="72EE843C" w14:textId="1ED8463F" w:rsidR="00BE6C03" w:rsidRPr="00404E9D" w:rsidRDefault="00695E0C" w:rsidP="00685DE0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Реализовано </w:t>
            </w:r>
          </w:p>
        </w:tc>
        <w:tc>
          <w:tcPr>
            <w:tcW w:w="8097" w:type="dxa"/>
            <w:shd w:val="clear" w:color="auto" w:fill="auto"/>
          </w:tcPr>
          <w:p w14:paraId="67CCCB5B" w14:textId="795ED973" w:rsidR="00CD6690" w:rsidRPr="00CD6690" w:rsidRDefault="00CD6690" w:rsidP="00695E0C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353EF87" w14:textId="6CA814B1" w:rsidR="00BE6C03" w:rsidRPr="00BE6C03" w:rsidRDefault="00BE6C03" w:rsidP="00695E0C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E6C03" w:rsidRPr="00041230" w14:paraId="21D617C2" w14:textId="77777777" w:rsidTr="00695E0C">
        <w:tc>
          <w:tcPr>
            <w:tcW w:w="573" w:type="dxa"/>
            <w:shd w:val="clear" w:color="auto" w:fill="auto"/>
          </w:tcPr>
          <w:p w14:paraId="1F39EC3D" w14:textId="77777777" w:rsidR="00BE6C03" w:rsidRPr="0088485E" w:rsidRDefault="00BE6C03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56C9C17D" w14:textId="77777777" w:rsidR="00BE6C03" w:rsidRDefault="00BE6C03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0C28ACD1" w14:textId="75ECEF3A" w:rsidR="00BE6C03" w:rsidRPr="00BE6C03" w:rsidRDefault="00BE6C03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проверка наличия</w:t>
            </w:r>
          </w:p>
        </w:tc>
        <w:tc>
          <w:tcPr>
            <w:tcW w:w="5288" w:type="dxa"/>
            <w:shd w:val="clear" w:color="auto" w:fill="auto"/>
          </w:tcPr>
          <w:p w14:paraId="27D85A8A" w14:textId="77777777" w:rsidR="00BE6C03" w:rsidRDefault="00BE6C03" w:rsidP="00C2563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Свойство Операции «Проверка наличия/отсутствия» (в источнике)</w:t>
            </w:r>
          </w:p>
          <w:p w14:paraId="32162358" w14:textId="77777777" w:rsidR="00BE6C03" w:rsidRPr="00D11CE1" w:rsidRDefault="00BE6C03" w:rsidP="00E70C2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1656BE30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Ожидаемый результат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-успех,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-не успех,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-любой0)</w:t>
            </w:r>
          </w:p>
          <w:p w14:paraId="18CAFB66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Действие по результату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NXTSTP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-к след шагу,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BRKTSK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-прервать задачу)</w:t>
            </w:r>
          </w:p>
          <w:p w14:paraId="3E1B483A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Информирование о выполнении Шага</w:t>
            </w:r>
          </w:p>
          <w:p w14:paraId="37AEC08C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Группа рассылки</w:t>
            </w:r>
          </w:p>
          <w:p w14:paraId="0B1C555B" w14:textId="603294D1" w:rsidR="00BE6C03" w:rsidRDefault="00BE6C03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Доп. текст сообщения</w:t>
            </w:r>
          </w:p>
          <w:p w14:paraId="0F841036" w14:textId="77777777" w:rsidR="0092647D" w:rsidRDefault="0092647D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29F4D32" w14:textId="77777777" w:rsidR="0092647D" w:rsidRDefault="0092647D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E6D87C" wp14:editId="160BDD39">
                  <wp:extent cx="1364776" cy="1384273"/>
                  <wp:effectExtent l="0" t="0" r="6985" b="698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908" cy="1398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062A5" w14:textId="77777777" w:rsidR="00B949D0" w:rsidRDefault="00B949D0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2E25277D" w14:textId="77777777" w:rsidR="00B949D0" w:rsidRDefault="00B949D0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F7A7A70" w14:textId="519F9837" w:rsidR="0092647D" w:rsidRPr="00D11CE1" w:rsidRDefault="0092647D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68B7CA1D" w14:textId="3E9467BD" w:rsidR="00BE6C03" w:rsidRDefault="00695E0C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Реализовано. </w:t>
            </w:r>
            <w:r w:rsidR="002E7FF7">
              <w:rPr>
                <w:rFonts w:ascii="Times New Roman" w:hAnsi="Times New Roman"/>
                <w:color w:val="000000"/>
                <w:sz w:val="24"/>
                <w:szCs w:val="24"/>
              </w:rPr>
              <w:t>Устранить замечания</w:t>
            </w:r>
          </w:p>
        </w:tc>
        <w:tc>
          <w:tcPr>
            <w:tcW w:w="8097" w:type="dxa"/>
            <w:shd w:val="clear" w:color="auto" w:fill="auto"/>
          </w:tcPr>
          <w:p w14:paraId="3385B79D" w14:textId="111C268F" w:rsidR="00D701A8" w:rsidRDefault="00D701A8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647D">
              <w:rPr>
                <w:noProof/>
                <w:color w:val="FF0000"/>
              </w:rPr>
              <w:t xml:space="preserve">          </w:t>
            </w:r>
            <w:r w:rsidRPr="0092647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</w:t>
            </w:r>
            <w:r w:rsidRPr="0092647D">
              <w:rPr>
                <w:noProof/>
                <w:color w:val="FF0000"/>
              </w:rPr>
              <w:t xml:space="preserve"> </w:t>
            </w:r>
          </w:p>
          <w:p w14:paraId="4CE05647" w14:textId="01041D80" w:rsidR="00DB0A16" w:rsidRPr="0085034B" w:rsidRDefault="00954322" w:rsidP="00695E0C">
            <w:pPr>
              <w:pStyle w:val="a3"/>
              <w:numPr>
                <w:ilvl w:val="0"/>
                <w:numId w:val="4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54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55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Некорректная работа операции </w:t>
            </w:r>
            <w:r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  <w:rPrChange w:id="256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  <w:t>EXIST</w:t>
            </w:r>
            <w:r w:rsidRPr="0085034B">
              <w:rPr>
                <w:rFonts w:ascii="Times New Roman" w:hAnsi="Times New Roman"/>
                <w:i/>
                <w:color w:val="000000"/>
                <w:sz w:val="24"/>
                <w:szCs w:val="24"/>
                <w:highlight w:val="green"/>
                <w:rPrChange w:id="257" w:author="Голубович Даниил Дмитриевич" w:date="2026-02-09T14:07:00Z">
                  <w:rPr>
                    <w:rFonts w:ascii="Times New Roman" w:hAnsi="Times New Roman"/>
                    <w:i/>
                    <w:color w:val="000000"/>
                    <w:sz w:val="24"/>
                    <w:szCs w:val="24"/>
                  </w:rPr>
                </w:rPrChange>
              </w:rPr>
              <w:t xml:space="preserve">. </w:t>
            </w:r>
            <w:r w:rsidR="00F33594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58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Операция </w:t>
            </w:r>
            <w:r w:rsidR="00235295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  <w:rPrChange w:id="259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  <w:t>EXIST</w:t>
            </w:r>
            <w:r w:rsidR="00235295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60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="00F33594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61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проверяет нал</w:t>
            </w:r>
            <w:r w:rsidR="003C0ECA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62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ичие файлов по заданной маске </w:t>
            </w:r>
            <w:r w:rsidR="003C0ECA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  <w:rPrChange w:id="263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  <w:t>ZX</w:t>
            </w:r>
            <w:r w:rsidR="00333F66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64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2</w:t>
            </w:r>
            <w:r w:rsidR="003C0ECA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65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*</w:t>
            </w:r>
            <w:r w:rsidR="00F33594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66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.</w:t>
            </w:r>
            <w:r w:rsidR="003C0ECA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  <w:rPrChange w:id="267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  <w:t>xml</w:t>
            </w:r>
          </w:p>
          <w:p w14:paraId="230C2A9C" w14:textId="5A19DB88" w:rsidR="00DB0A16" w:rsidRPr="0085034B" w:rsidRDefault="005E1AE8" w:rsidP="00695E0C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68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85034B">
              <w:rPr>
                <w:noProof/>
                <w:highlight w:val="green"/>
                <w:rPrChange w:id="269" w:author="Голубович Даниил Дмитриевич" w:date="2026-02-09T14:07:00Z">
                  <w:rPr>
                    <w:noProof/>
                  </w:rPr>
                </w:rPrChange>
              </w:rPr>
              <w:drawing>
                <wp:inline distT="0" distB="0" distL="0" distR="0" wp14:anchorId="00196D11" wp14:editId="2FDC1DCA">
                  <wp:extent cx="3620908" cy="283939"/>
                  <wp:effectExtent l="0" t="0" r="0" b="190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282" cy="288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7CB1D" w14:textId="7F10FB0D" w:rsidR="00DB0A16" w:rsidRPr="0085034B" w:rsidRDefault="00DB0A16" w:rsidP="00695E0C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70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</w:p>
          <w:p w14:paraId="46B4801B" w14:textId="08855B67" w:rsidR="00DB0A16" w:rsidRPr="0085034B" w:rsidRDefault="005E1AE8" w:rsidP="00695E0C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71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85034B">
              <w:rPr>
                <w:noProof/>
                <w:highlight w:val="green"/>
                <w:rPrChange w:id="272" w:author="Голубович Даниил Дмитриевич" w:date="2026-02-09T14:07:00Z">
                  <w:rPr>
                    <w:noProof/>
                  </w:rPr>
                </w:rPrChange>
              </w:rPr>
              <w:drawing>
                <wp:inline distT="0" distB="0" distL="0" distR="0" wp14:anchorId="7F103723" wp14:editId="670BC79F">
                  <wp:extent cx="914979" cy="750548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50" cy="76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74A3F" w14:textId="7AFA202E" w:rsidR="00F33594" w:rsidRPr="0085034B" w:rsidRDefault="005E1AE8" w:rsidP="005D1EE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highlight w:val="green"/>
                <w:rPrChange w:id="273" w:author="Голубович Даниил Дмитриевич" w:date="2026-02-09T14:07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</w:pPr>
            <w:r w:rsidRPr="0085034B">
              <w:rPr>
                <w:rFonts w:ascii="Times New Roman" w:hAnsi="Times New Roman"/>
                <w:b/>
                <w:color w:val="000000"/>
                <w:sz w:val="24"/>
                <w:szCs w:val="24"/>
                <w:highlight w:val="green"/>
                <w:rPrChange w:id="274" w:author="Голубович Даниил Дмитриевич" w:date="2026-02-09T14:07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  <w:t xml:space="preserve">            </w:t>
            </w:r>
            <w:r w:rsidR="00F33594" w:rsidRPr="0085034B">
              <w:rPr>
                <w:rFonts w:ascii="Times New Roman" w:hAnsi="Times New Roman"/>
                <w:b/>
                <w:color w:val="000000"/>
                <w:sz w:val="24"/>
                <w:szCs w:val="24"/>
                <w:highlight w:val="green"/>
                <w:rPrChange w:id="275" w:author="Голубович Даниил Дмитриевич" w:date="2026-02-09T14:07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  <w:t>В случае успеха</w:t>
            </w:r>
            <w:r w:rsidR="00F33594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76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-&gt; </w:t>
            </w:r>
            <w:r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77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Прервать задачу</w:t>
            </w:r>
          </w:p>
          <w:p w14:paraId="60BA570E" w14:textId="03CAF1BC" w:rsidR="00DB0A16" w:rsidRPr="0085034B" w:rsidRDefault="00DB0A16" w:rsidP="005D1EE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highlight w:val="green"/>
                <w:rPrChange w:id="278" w:author="Голубович Даниил Дмитриевич" w:date="2026-02-09T14:07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</w:pPr>
          </w:p>
          <w:p w14:paraId="2304F3E0" w14:textId="79FD83BC" w:rsidR="003C0ECA" w:rsidRPr="0085034B" w:rsidRDefault="003C0ECA" w:rsidP="0040664B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highlight w:val="green"/>
                <w:rPrChange w:id="279" w:author="Голубович Даниил Дмитриевич" w:date="2026-02-09T14:07:00Z">
                  <w:rPr>
                    <w:rFonts w:ascii="Times New Roman" w:hAnsi="Times New Roman"/>
                    <w:b/>
                    <w:color w:val="000000"/>
                    <w:sz w:val="24"/>
                    <w:szCs w:val="24"/>
                  </w:rPr>
                </w:rPrChange>
              </w:rPr>
            </w:pPr>
          </w:p>
          <w:p w14:paraId="3088D963" w14:textId="5BD62DCE" w:rsidR="00E273EA" w:rsidRPr="0085034B" w:rsidRDefault="006F32C6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80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85034B">
              <w:rPr>
                <w:noProof/>
                <w:highlight w:val="green"/>
                <w:rPrChange w:id="281" w:author="Голубович Даниил Дмитриевич" w:date="2026-02-09T14:07:00Z">
                  <w:rPr>
                    <w:noProof/>
                  </w:rPr>
                </w:rPrChange>
              </w:rPr>
              <w:drawing>
                <wp:inline distT="0" distB="0" distL="0" distR="0" wp14:anchorId="63465F9D" wp14:editId="303E29CB">
                  <wp:extent cx="4133168" cy="1369856"/>
                  <wp:effectExtent l="0" t="0" r="1270" b="190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898" cy="1372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8289A" w14:textId="5E3181AB" w:rsidR="006F32C6" w:rsidRDefault="007351A0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82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В соответствии с указанной настройкой выполнение </w:t>
            </w:r>
            <w:r w:rsidR="006F32C6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83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Задач</w:t>
            </w:r>
            <w:r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84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и</w:t>
            </w:r>
            <w:r w:rsidR="006F32C6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85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должн</w:t>
            </w:r>
            <w:r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86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</w:t>
            </w:r>
            <w:r w:rsidR="006F32C6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87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прер</w:t>
            </w:r>
            <w:r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88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ы</w:t>
            </w:r>
            <w:r w:rsidR="006F32C6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89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ваться при наличии файлов по заданной маске. </w:t>
            </w:r>
            <w:r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90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Однако З</w:t>
            </w:r>
            <w:r w:rsidR="006F32C6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91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адача </w:t>
            </w:r>
            <w:r w:rsidR="006F32C6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92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lastRenderedPageBreak/>
              <w:t>переходит к выполнению следующего Шага</w:t>
            </w:r>
            <w:r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93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(в данном случае</w:t>
            </w:r>
            <w:r w:rsidR="006F32C6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94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Удаление</w:t>
            </w:r>
            <w:r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95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файлов)</w:t>
            </w:r>
            <w:r w:rsidR="006F32C6" w:rsidRPr="0085034B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296" w:author="Голубович Даниил Дмитриевич" w:date="2026-02-09T14:0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.</w:t>
            </w:r>
          </w:p>
          <w:p w14:paraId="5F0C2A56" w14:textId="23EC829F" w:rsidR="00F33594" w:rsidRDefault="00F33594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DD1B9E9" w14:textId="4915A949" w:rsidR="002E7FF7" w:rsidRPr="002E7FF7" w:rsidRDefault="002E7FF7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E6C03" w:rsidRPr="00041230" w14:paraId="53A82026" w14:textId="77777777" w:rsidTr="00876236">
        <w:tc>
          <w:tcPr>
            <w:tcW w:w="573" w:type="dxa"/>
            <w:shd w:val="clear" w:color="auto" w:fill="auto"/>
          </w:tcPr>
          <w:p w14:paraId="6B896334" w14:textId="77777777" w:rsidR="00BE6C03" w:rsidRPr="0088485E" w:rsidRDefault="00BE6C03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08F8B461" w14:textId="77777777" w:rsidR="00BE6C03" w:rsidRPr="009D0C47" w:rsidRDefault="00BE6C03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D0C4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9D0C47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9D0C4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9D0C47">
              <w:rPr>
                <w:rFonts w:ascii="Times New Roman" w:hAnsi="Times New Roman"/>
                <w:color w:val="000000"/>
                <w:sz w:val="24"/>
                <w:szCs w:val="24"/>
              </w:rPr>
              <w:t>. Транспорт.</w:t>
            </w:r>
          </w:p>
          <w:p w14:paraId="482CA50F" w14:textId="38116AF7" w:rsidR="00BE6C03" w:rsidRPr="009D0C47" w:rsidRDefault="00BE6C03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D0C47">
              <w:rPr>
                <w:rFonts w:ascii="Times New Roman" w:hAnsi="Times New Roman"/>
                <w:color w:val="000000"/>
                <w:sz w:val="24"/>
                <w:szCs w:val="24"/>
              </w:rPr>
              <w:t>Настройка операции: чтение</w:t>
            </w:r>
          </w:p>
          <w:p w14:paraId="10AFB189" w14:textId="77777777" w:rsidR="00BE6C03" w:rsidRPr="008F25DE" w:rsidRDefault="00BE6C03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5288" w:type="dxa"/>
            <w:shd w:val="clear" w:color="auto" w:fill="auto"/>
          </w:tcPr>
          <w:p w14:paraId="3917D343" w14:textId="582DC9CF" w:rsidR="009D0C47" w:rsidRDefault="009D0C47" w:rsidP="009D0C4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См. ПР Платежно-транспортная система. Транспорт файлов. См. ПР </w:t>
            </w:r>
            <w:r w:rsidRPr="00516C20">
              <w:rPr>
                <w:rFonts w:ascii="Times New Roman" w:hAnsi="Times New Roman"/>
                <w:color w:val="000000"/>
                <w:sz w:val="24"/>
                <w:szCs w:val="24"/>
              </w:rPr>
              <w:t>Платежно-трансп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ортная система. Транспорт фай</w:t>
            </w:r>
          </w:p>
          <w:p w14:paraId="3F3AA11F" w14:textId="5985E734" w:rsidR="00C81F00" w:rsidRPr="00787252" w:rsidRDefault="00A6442F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039B33" wp14:editId="3E85CADF">
                  <wp:extent cx="805218" cy="1160359"/>
                  <wp:effectExtent l="0" t="0" r="0" b="190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27" cy="116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5" w:type="dxa"/>
            <w:shd w:val="clear" w:color="auto" w:fill="auto"/>
          </w:tcPr>
          <w:p w14:paraId="4743FF9F" w14:textId="2BF52770" w:rsidR="00BE6C03" w:rsidRPr="00404E9D" w:rsidRDefault="00695E0C" w:rsidP="009D0C47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Реализовано </w:t>
            </w:r>
          </w:p>
        </w:tc>
        <w:tc>
          <w:tcPr>
            <w:tcW w:w="8097" w:type="dxa"/>
          </w:tcPr>
          <w:p w14:paraId="16B25D0B" w14:textId="3EE43AC6" w:rsidR="00C81F00" w:rsidRPr="00C81F00" w:rsidRDefault="00C81F00" w:rsidP="00DF29C0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E6C03" w:rsidRPr="00041230" w14:paraId="1F7256F8" w14:textId="77777777" w:rsidTr="00876236">
        <w:tc>
          <w:tcPr>
            <w:tcW w:w="573" w:type="dxa"/>
            <w:shd w:val="clear" w:color="auto" w:fill="auto"/>
          </w:tcPr>
          <w:p w14:paraId="46BB06E1" w14:textId="77777777" w:rsidR="00BE6C03" w:rsidRPr="0088485E" w:rsidRDefault="00BE6C03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0D5CCDDC" w14:textId="77777777" w:rsidR="00BE6C03" w:rsidRDefault="00BE6C03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1003C1E7" w14:textId="52814013" w:rsidR="00BE6C03" w:rsidRPr="0092647D" w:rsidRDefault="00BE6C03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чтение</w:t>
            </w:r>
          </w:p>
        </w:tc>
        <w:tc>
          <w:tcPr>
            <w:tcW w:w="5288" w:type="dxa"/>
            <w:shd w:val="clear" w:color="auto" w:fill="auto"/>
          </w:tcPr>
          <w:p w14:paraId="324434A8" w14:textId="77777777" w:rsidR="00BE6C03" w:rsidRDefault="00BE6C03" w:rsidP="00C2563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Свойство Операции «Чтение» (в источнике)</w:t>
            </w:r>
          </w:p>
          <w:p w14:paraId="7DA4DD14" w14:textId="77777777" w:rsidR="00BE6C03" w:rsidRPr="00D11CE1" w:rsidRDefault="00BE6C03" w:rsidP="00E70C2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38C2567B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Файл есть в источнике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ALWAYS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ONEDAY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127C7D3C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Открыть в кодировке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(1503-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DOS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-866, 1504-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WIN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-1251, 4110-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UTF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-8) </w:t>
            </w:r>
          </w:p>
          <w:p w14:paraId="4CDD2463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Выполнить в файле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FNDTXT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-поиск текста,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FNDRGX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-поиск шаблона,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EXECFM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-запуск функционального модуля)</w:t>
            </w:r>
          </w:p>
          <w:p w14:paraId="5AC9CFA4" w14:textId="516DCEF9" w:rsidR="00BE6C03" w:rsidRPr="00D11CE1" w:rsidRDefault="006670B1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ins w:id="297" w:author="Голубович Даниил Дмитриевич" w:date="2026-02-23T13:53:00Z">
              <w:r>
                <w:rPr>
                  <w:rFonts w:ascii="Times New Roman" w:hAnsi="Times New Roman"/>
                  <w:sz w:val="24"/>
                  <w:szCs w:val="24"/>
                  <w:lang w:val="en-US"/>
                </w:rPr>
                <w:t>m</w:t>
              </w:r>
            </w:ins>
            <w:r w:rsidR="00BE6C03"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="00BE6C03" w:rsidRPr="00D11CE1">
              <w:rPr>
                <w:rFonts w:ascii="Times New Roman" w:hAnsi="Times New Roman"/>
                <w:b/>
                <w:sz w:val="24"/>
                <w:szCs w:val="24"/>
              </w:rPr>
              <w:t>Запись выполнения</w:t>
            </w:r>
          </w:p>
          <w:p w14:paraId="0B2FB314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Ожидаемый результат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-успех,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-не успех,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-любой0)</w:t>
            </w:r>
          </w:p>
          <w:p w14:paraId="3FF5BA57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Действие по результату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NXTSTP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-к след шагу,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BRKTSK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-прервать задачу)</w:t>
            </w:r>
          </w:p>
          <w:p w14:paraId="50FA7EA9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Информирование о выполнении Шага</w:t>
            </w:r>
          </w:p>
          <w:p w14:paraId="34D9F82E" w14:textId="77777777" w:rsidR="00BE6C03" w:rsidRPr="00D11CE1" w:rsidRDefault="00BE6C03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Группа рассылки</w:t>
            </w:r>
          </w:p>
          <w:p w14:paraId="2590E069" w14:textId="249A6E74" w:rsidR="00BE6C03" w:rsidRDefault="00BE6C03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Доп. текст сообщения</w:t>
            </w:r>
          </w:p>
          <w:p w14:paraId="538C2039" w14:textId="77777777" w:rsidR="00087475" w:rsidRDefault="00087475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3DBB85C" w14:textId="4DCF4BC4" w:rsidR="00233323" w:rsidRPr="00233323" w:rsidRDefault="00087475" w:rsidP="00695E0C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7B327E6D" w14:textId="74549850" w:rsidR="00233323" w:rsidRPr="00D11CE1" w:rsidRDefault="00233323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630A0077" w14:textId="208BAA41" w:rsidR="00BE6C03" w:rsidRDefault="00A6442F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Устранить замечания</w:t>
            </w:r>
            <w:r w:rsidR="00913094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5B290EB0" w14:textId="0E7390DE" w:rsidR="00D14AE0" w:rsidRPr="009E5FBF" w:rsidRDefault="00D14AE0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Исправить ошибки</w:t>
            </w:r>
          </w:p>
        </w:tc>
        <w:tc>
          <w:tcPr>
            <w:tcW w:w="8097" w:type="dxa"/>
          </w:tcPr>
          <w:p w14:paraId="6372D74C" w14:textId="49BCED48" w:rsidR="00F6550F" w:rsidRPr="00D14AE0" w:rsidRDefault="00954322" w:rsidP="00913094">
            <w:pPr>
              <w:pStyle w:val="a3"/>
              <w:numPr>
                <w:ilvl w:val="0"/>
                <w:numId w:val="49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Некорректная работа операции</w:t>
            </w:r>
            <w:r w:rsidRPr="0091309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4AE0">
              <w:rPr>
                <w:rFonts w:ascii="Times New Roman" w:hAnsi="Times New Roman"/>
                <w:sz w:val="24"/>
                <w:szCs w:val="24"/>
                <w:lang w:val="en-US"/>
              </w:rPr>
              <w:t>READ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="0041536E" w:rsidRPr="00D14AE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CF34F5" w:rsidRPr="00D14AE0">
              <w:rPr>
                <w:rFonts w:ascii="Times New Roman" w:hAnsi="Times New Roman"/>
                <w:sz w:val="24"/>
                <w:szCs w:val="24"/>
              </w:rPr>
              <w:t xml:space="preserve">При выполнении операции </w:t>
            </w:r>
            <w:r w:rsidR="00CF34F5" w:rsidRPr="00D14AE0">
              <w:rPr>
                <w:rFonts w:ascii="Times New Roman" w:hAnsi="Times New Roman"/>
                <w:sz w:val="24"/>
                <w:szCs w:val="24"/>
                <w:lang w:val="en-US"/>
              </w:rPr>
              <w:t>READ</w:t>
            </w:r>
            <w:r w:rsidR="00CF34F5" w:rsidRPr="00D14AE0">
              <w:rPr>
                <w:rFonts w:ascii="Times New Roman" w:hAnsi="Times New Roman"/>
                <w:sz w:val="24"/>
                <w:szCs w:val="24"/>
              </w:rPr>
              <w:t xml:space="preserve"> в данной задаче на первом Шаге осуществляется чтение файлов в источнике по заданному тексту. В случае успеха, </w:t>
            </w:r>
            <w:r w:rsidR="0041536E" w:rsidRPr="00D14AE0">
              <w:rPr>
                <w:rFonts w:ascii="Times New Roman" w:hAnsi="Times New Roman"/>
                <w:sz w:val="24"/>
                <w:szCs w:val="24"/>
              </w:rPr>
              <w:t xml:space="preserve">имя </w:t>
            </w:r>
            <w:r w:rsidR="00CF34F5" w:rsidRPr="00D14AE0">
              <w:rPr>
                <w:rFonts w:ascii="Times New Roman" w:hAnsi="Times New Roman"/>
                <w:sz w:val="24"/>
                <w:szCs w:val="24"/>
              </w:rPr>
              <w:t>файл</w:t>
            </w:r>
            <w:r w:rsidR="0041536E" w:rsidRPr="00D14AE0">
              <w:rPr>
                <w:rFonts w:ascii="Times New Roman" w:hAnsi="Times New Roman"/>
                <w:sz w:val="24"/>
                <w:szCs w:val="24"/>
              </w:rPr>
              <w:t xml:space="preserve">а </w:t>
            </w:r>
            <w:r w:rsidR="00CF34F5" w:rsidRPr="00D14AE0">
              <w:rPr>
                <w:rFonts w:ascii="Times New Roman" w:hAnsi="Times New Roman"/>
                <w:sz w:val="24"/>
                <w:szCs w:val="24"/>
              </w:rPr>
              <w:t>помещается в буфер</w:t>
            </w:r>
            <w:r w:rsidR="0041536E" w:rsidRPr="00D14AE0">
              <w:rPr>
                <w:rFonts w:ascii="Times New Roman" w:hAnsi="Times New Roman"/>
                <w:sz w:val="24"/>
                <w:szCs w:val="24"/>
              </w:rPr>
              <w:t xml:space="preserve"> (файл запоминается)</w:t>
            </w:r>
            <w:r w:rsidR="00CF34F5" w:rsidRPr="00D14A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34F5" w:rsidRPr="00D14AE0">
              <w:rPr>
                <w:rFonts w:ascii="Tms Rmn" w:hAnsi="Tms Rmn" w:cs="Tms Rmn"/>
                <w:color w:val="000000"/>
                <w:sz w:val="24"/>
                <w:szCs w:val="24"/>
              </w:rPr>
              <w:t xml:space="preserve">для возможности выполнения с файлом следующей операции в рамках </w:t>
            </w:r>
            <w:r w:rsidR="0041536E" w:rsidRPr="00913094">
              <w:rPr>
                <w:rFonts w:ascii="Tms Rmn" w:hAnsi="Tms Rmn" w:cs="Tms Rmn"/>
                <w:color w:val="000000"/>
                <w:sz w:val="24"/>
                <w:szCs w:val="24"/>
              </w:rPr>
              <w:t>З</w:t>
            </w:r>
            <w:r w:rsidR="00CF34F5" w:rsidRPr="00D14AE0">
              <w:rPr>
                <w:rFonts w:ascii="Tms Rmn" w:hAnsi="Tms Rmn" w:cs="Tms Rmn"/>
                <w:color w:val="000000"/>
                <w:sz w:val="24"/>
                <w:szCs w:val="24"/>
              </w:rPr>
              <w:t>адачи</w:t>
            </w:r>
            <w:r w:rsidR="00CF34F5" w:rsidRPr="00D14AE0">
              <w:rPr>
                <w:rFonts w:asciiTheme="minorHAnsi" w:hAnsiTheme="minorHAnsi" w:cs="Tms Rmn"/>
                <w:color w:val="000000"/>
                <w:sz w:val="24"/>
                <w:szCs w:val="24"/>
              </w:rPr>
              <w:t>.</w:t>
            </w:r>
            <w:r w:rsidR="00CF34F5" w:rsidRPr="00D14A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34F5" w:rsidRPr="00D14AE0">
              <w:rPr>
                <w:rFonts w:ascii="Tms Rmn" w:hAnsi="Tms Rmn" w:cs="Tms Rmn"/>
                <w:color w:val="000000"/>
                <w:sz w:val="24"/>
                <w:szCs w:val="24"/>
              </w:rPr>
              <w:t xml:space="preserve">Буфер очищается после завершения работы </w:t>
            </w:r>
            <w:r w:rsidR="0041536E" w:rsidRPr="00913094">
              <w:rPr>
                <w:rFonts w:ascii="Tms Rmn" w:hAnsi="Tms Rmn" w:cs="Tms Rmn"/>
                <w:color w:val="000000"/>
                <w:sz w:val="24"/>
                <w:szCs w:val="24"/>
              </w:rPr>
              <w:t>З</w:t>
            </w:r>
            <w:r w:rsidR="00CF34F5" w:rsidRPr="00D14AE0">
              <w:rPr>
                <w:rFonts w:ascii="Tms Rmn" w:hAnsi="Tms Rmn" w:cs="Tms Rmn"/>
                <w:color w:val="000000"/>
                <w:sz w:val="24"/>
                <w:szCs w:val="24"/>
              </w:rPr>
              <w:t>адачи.</w:t>
            </w:r>
          </w:p>
          <w:p w14:paraId="6BA8E9BC" w14:textId="4A1BCB34" w:rsidR="00F6550F" w:rsidRDefault="00F6550F" w:rsidP="008F25D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74F781D" w14:textId="77777777" w:rsidR="00F6550F" w:rsidRPr="008F25DE" w:rsidRDefault="00F6550F" w:rsidP="008F25D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1797027" w14:textId="4A919F80" w:rsidR="00CF34F5" w:rsidRDefault="00CF34F5" w:rsidP="008F25DE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80F2EF" wp14:editId="493CE178">
                  <wp:extent cx="4068090" cy="296809"/>
                  <wp:effectExtent l="0" t="0" r="0" b="825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660" cy="299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6027C" w14:textId="05A010A1" w:rsidR="00CF2EEA" w:rsidRPr="008F25DE" w:rsidRDefault="00CF2EEA" w:rsidP="00CF2EEA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Доп.свойства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для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READ</w:t>
            </w:r>
            <w:r w:rsidRPr="008F25DE">
              <w:rPr>
                <w:rFonts w:ascii="Times New Roman" w:hAnsi="Times New Roman"/>
                <w:sz w:val="24"/>
                <w:szCs w:val="24"/>
              </w:rPr>
              <w:t xml:space="preserve">                     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Доп.свойства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для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COPY</w:t>
            </w:r>
          </w:p>
          <w:p w14:paraId="2A030BAA" w14:textId="77777777" w:rsidR="00CF2EEA" w:rsidRDefault="00CF2EEA" w:rsidP="008F25DE">
            <w:pPr>
              <w:pStyle w:val="a3"/>
              <w:ind w:left="10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E1A63D" wp14:editId="7BCEF3FD">
                  <wp:extent cx="737773" cy="1217981"/>
                  <wp:effectExtent l="0" t="0" r="5715" b="127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125" cy="133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25DE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</w:t>
            </w:r>
            <w:r>
              <w:rPr>
                <w:noProof/>
              </w:rPr>
              <w:drawing>
                <wp:inline distT="0" distB="0" distL="0" distR="0" wp14:anchorId="556E4565" wp14:editId="02690C8F">
                  <wp:extent cx="742950" cy="1331383"/>
                  <wp:effectExtent l="0" t="0" r="0" b="254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185" cy="1335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51FC0" w14:textId="1C0A7DF7" w:rsidR="00CF2EEA" w:rsidRPr="0023526F" w:rsidRDefault="00CF2EEA" w:rsidP="008F25DE">
            <w:pPr>
              <w:pStyle w:val="a3"/>
              <w:numPr>
                <w:ilvl w:val="1"/>
                <w:numId w:val="46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Указывать</w:t>
            </w:r>
            <w:r w:rsidR="00D14AE0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 какой операции и какому Шагу относятся свойства. </w:t>
            </w:r>
            <w:r w:rsidRPr="0023526F">
              <w:rPr>
                <w:rFonts w:ascii="Times New Roman" w:hAnsi="Times New Roman"/>
                <w:sz w:val="24"/>
                <w:szCs w:val="24"/>
              </w:rPr>
              <w:t>(повторно)</w:t>
            </w:r>
          </w:p>
          <w:p w14:paraId="411E064D" w14:textId="55237F0F" w:rsidR="00CF2EEA" w:rsidRDefault="00542B79" w:rsidP="008F25DE">
            <w:pPr>
              <w:pStyle w:val="a3"/>
              <w:numPr>
                <w:ilvl w:val="1"/>
                <w:numId w:val="46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Поиск по тексту не работает, поиск по тексту осуществляется только при выборе поиска по шаблону. Если задавать искомый текст в </w:t>
            </w:r>
            <w:r>
              <w:rPr>
                <w:noProof/>
              </w:rPr>
              <w:drawing>
                <wp:inline distT="0" distB="0" distL="0" distR="0" wp14:anchorId="5BF1689B" wp14:editId="6D994B68">
                  <wp:extent cx="686907" cy="156949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942" cy="161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</w:rPr>
              <w:t xml:space="preserve"> , Задача завершает работу с ошибкой:</w:t>
            </w:r>
          </w:p>
          <w:p w14:paraId="5592D999" w14:textId="77777777" w:rsidR="0032753A" w:rsidRDefault="00542B79" w:rsidP="008F25DE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421CF2" wp14:editId="75D926A8">
                  <wp:extent cx="4325816" cy="715205"/>
                  <wp:effectExtent l="0" t="0" r="0" b="889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751" cy="72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8169D" w14:textId="5A4288F6" w:rsidR="00542B79" w:rsidRDefault="0032753A" w:rsidP="008F25DE">
            <w:pPr>
              <w:pStyle w:val="a3"/>
              <w:numPr>
                <w:ilvl w:val="1"/>
                <w:numId w:val="46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 работает контроль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ONEDAY</w:t>
            </w:r>
            <w:r w:rsidR="00FC116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C116B" w:rsidRPr="008F25DE">
              <w:rPr>
                <w:rFonts w:ascii="Times New Roman" w:hAnsi="Times New Roman"/>
                <w:i/>
                <w:sz w:val="24"/>
                <w:szCs w:val="24"/>
              </w:rPr>
              <w:t>(устранено во время тестирования)</w:t>
            </w:r>
            <w:r w:rsidR="00FC116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53BDC42" w14:textId="77777777" w:rsidR="00FC116B" w:rsidRDefault="0032753A" w:rsidP="008F25DE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C1E8EF" wp14:editId="0D11F61D">
                  <wp:extent cx="2199245" cy="1153620"/>
                  <wp:effectExtent l="0" t="0" r="0" b="889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172" cy="1171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307BDDFB" wp14:editId="06E038B6">
                  <wp:extent cx="1733067" cy="1142184"/>
                  <wp:effectExtent l="0" t="0" r="635" b="127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219" cy="1154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4948F" w14:textId="5B653867" w:rsidR="00FC116B" w:rsidRDefault="00FC116B" w:rsidP="008F25DE">
            <w:pPr>
              <w:pStyle w:val="a3"/>
              <w:numPr>
                <w:ilvl w:val="1"/>
                <w:numId w:val="46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 отсутствии новых файлов в источнике, задача завершает работу с ошибкой:</w:t>
            </w:r>
          </w:p>
          <w:p w14:paraId="5531A90C" w14:textId="5CCF1380" w:rsidR="00FC116B" w:rsidRPr="00FC116B" w:rsidRDefault="00FC116B" w:rsidP="008F25DE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F2BEA79" wp14:editId="4FFC7455">
                  <wp:extent cx="4451700" cy="268876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431" cy="28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ABC39" w14:textId="77777777" w:rsidR="0032753A" w:rsidRDefault="0032753A" w:rsidP="008F25DE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</w:p>
          <w:p w14:paraId="698E9EA9" w14:textId="77777777" w:rsidR="00E70C2D" w:rsidRDefault="00E70C2D" w:rsidP="008F25DE">
            <w:pPr>
              <w:pStyle w:val="a3"/>
            </w:pPr>
          </w:p>
          <w:p w14:paraId="51254FC7" w14:textId="352FDA8E" w:rsidR="00910E05" w:rsidRPr="00CF2EEA" w:rsidRDefault="00910E05" w:rsidP="00695E0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71E57" w:rsidRPr="00041230" w14:paraId="638A6B5F" w14:textId="77777777" w:rsidTr="00876236">
        <w:tc>
          <w:tcPr>
            <w:tcW w:w="573" w:type="dxa"/>
            <w:shd w:val="clear" w:color="auto" w:fill="auto"/>
          </w:tcPr>
          <w:p w14:paraId="4F508232" w14:textId="77777777" w:rsidR="00071E57" w:rsidRPr="0088485E" w:rsidRDefault="00071E57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59FBA772" w14:textId="77777777" w:rsidR="00071E57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2653B5D4" w14:textId="5FDF084E" w:rsidR="00071E57" w:rsidRPr="008D0B92" w:rsidRDefault="00071E57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Настройка операции: очистка буфера</w:t>
            </w:r>
          </w:p>
          <w:p w14:paraId="5E9FA1D0" w14:textId="77777777" w:rsidR="00071E57" w:rsidRPr="009E5FBF" w:rsidRDefault="00071E57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36384466" w14:textId="77777777" w:rsidR="00071E57" w:rsidRPr="009E5FBF" w:rsidRDefault="00071E57" w:rsidP="00E70C2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 результату операции 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READ</w:t>
            </w:r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  <w:p w14:paraId="27A4C9B5" w14:textId="77777777" w:rsidR="00071E57" w:rsidRPr="009E5FBF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файл помещается в буфер 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({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BUFFER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}</w:t>
            </w:r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>), для возможности выполнения с файлом(</w:t>
            </w:r>
            <w:proofErr w:type="spellStart"/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>ами</w:t>
            </w:r>
            <w:proofErr w:type="spellEnd"/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>) следующей операции в рамках задачи. При этом для обращения к буферу с файлом(</w:t>
            </w:r>
            <w:proofErr w:type="spellStart"/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>ами</w:t>
            </w:r>
            <w:proofErr w:type="spellEnd"/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 необходимо использовать зарезервированное слово 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{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BUFFER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} в поле «Маска»</w:t>
            </w:r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09E311DD" w14:textId="302BE5CB" w:rsidR="00071E57" w:rsidRDefault="002D18ED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F94E8A5" wp14:editId="6A4C89F9">
                  <wp:extent cx="934720" cy="1425116"/>
                  <wp:effectExtent l="0" t="0" r="0" b="381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789" cy="1441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89D8C" w14:textId="77777777" w:rsidR="00087475" w:rsidRDefault="00087475" w:rsidP="00695E0C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2D0F86C0" w14:textId="5FDDB72A" w:rsidR="00087475" w:rsidRPr="007D4359" w:rsidRDefault="00087475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591FB264" w14:textId="04AEDCD3" w:rsidR="00071E57" w:rsidRDefault="00FC116B" w:rsidP="00695E0C">
            <w:pPr>
              <w:jc w:val="both"/>
              <w:rPr>
                <w:noProof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Реализовано</w:t>
            </w:r>
          </w:p>
          <w:p w14:paraId="47B13397" w14:textId="58C4CEF5" w:rsidR="00071E57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97" w:type="dxa"/>
          </w:tcPr>
          <w:p w14:paraId="0692E21B" w14:textId="7802CA2D" w:rsidR="0040664B" w:rsidRDefault="0040664B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AC096D" w14:textId="3E1FD109" w:rsidR="00071E57" w:rsidRDefault="00071E57" w:rsidP="008F25DE">
            <w:pPr>
              <w:ind w:left="42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7BD1C08" w14:textId="77777777" w:rsidR="00542B79" w:rsidRDefault="00542B79" w:rsidP="008F25DE">
            <w:pPr>
              <w:ind w:left="42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414F867" w14:textId="2736FFE1" w:rsidR="00542B79" w:rsidRPr="00695E0C" w:rsidRDefault="00542B79" w:rsidP="008F25DE">
            <w:pPr>
              <w:ind w:left="429"/>
              <w:jc w:val="both"/>
              <w:rPr>
                <w:noProof/>
                <w:color w:val="FF0000"/>
              </w:rPr>
            </w:pPr>
          </w:p>
        </w:tc>
      </w:tr>
      <w:tr w:rsidR="00071E57" w:rsidRPr="00041230" w14:paraId="598C6777" w14:textId="77777777" w:rsidTr="00876236">
        <w:tc>
          <w:tcPr>
            <w:tcW w:w="573" w:type="dxa"/>
            <w:shd w:val="clear" w:color="auto" w:fill="auto"/>
          </w:tcPr>
          <w:p w14:paraId="2167BD82" w14:textId="77777777" w:rsidR="00071E57" w:rsidRPr="0088485E" w:rsidRDefault="00071E57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7A6A1F03" w14:textId="77777777" w:rsidR="00071E57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5434ADAD" w14:textId="408F0FAD" w:rsidR="00071E57" w:rsidRPr="008D0B92" w:rsidRDefault="00071E57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очистка буфера</w:t>
            </w:r>
          </w:p>
          <w:p w14:paraId="23DDE1D2" w14:textId="77777777" w:rsidR="00071E57" w:rsidRPr="009E5FBF" w:rsidRDefault="00071E57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3B2960C3" w14:textId="77777777" w:rsidR="00071E57" w:rsidRDefault="00071E57" w:rsidP="00C2563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D1BF7B" wp14:editId="2AAB9B6A">
                  <wp:extent cx="3114675" cy="78105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9A539" w14:textId="2EE2D10B" w:rsidR="00071E57" w:rsidRDefault="002D18ED" w:rsidP="00C2563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D3C3FC" wp14:editId="2E7BD491">
                  <wp:extent cx="1219200" cy="801914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986" cy="81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CF49B" w14:textId="7AA43D31" w:rsidR="00087475" w:rsidRPr="00D11CE1" w:rsidRDefault="00087475" w:rsidP="00E70C2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</w:tc>
        <w:tc>
          <w:tcPr>
            <w:tcW w:w="1775" w:type="dxa"/>
            <w:shd w:val="clear" w:color="auto" w:fill="auto"/>
          </w:tcPr>
          <w:p w14:paraId="03D881BB" w14:textId="69DB7BBF" w:rsidR="00071E57" w:rsidRDefault="003C3EB9" w:rsidP="00695E0C">
            <w:pPr>
              <w:jc w:val="both"/>
              <w:rPr>
                <w:noProof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Реализовано</w:t>
            </w:r>
          </w:p>
          <w:p w14:paraId="61B0A471" w14:textId="4710EA6D" w:rsidR="00071E57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97" w:type="dxa"/>
          </w:tcPr>
          <w:p w14:paraId="50A15D7D" w14:textId="2444FD9E" w:rsidR="00071E57" w:rsidRPr="00695E0C" w:rsidRDefault="00071E57" w:rsidP="0040664B">
            <w:pPr>
              <w:jc w:val="both"/>
              <w:rPr>
                <w:rFonts w:ascii="Times New Roman" w:hAnsi="Times New Roman"/>
                <w:noProof/>
                <w:color w:val="FF0000"/>
                <w:sz w:val="24"/>
                <w:szCs w:val="24"/>
              </w:rPr>
            </w:pPr>
          </w:p>
        </w:tc>
      </w:tr>
      <w:tr w:rsidR="00071E57" w:rsidRPr="00041230" w14:paraId="391617D1" w14:textId="77777777" w:rsidTr="00876236">
        <w:tc>
          <w:tcPr>
            <w:tcW w:w="573" w:type="dxa"/>
            <w:shd w:val="clear" w:color="auto" w:fill="auto"/>
          </w:tcPr>
          <w:p w14:paraId="6AEB5EAA" w14:textId="77777777" w:rsidR="00071E57" w:rsidRPr="0088485E" w:rsidRDefault="00071E57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3F06B98F" w14:textId="77777777" w:rsidR="00071E57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00098230" w14:textId="3D0A664C" w:rsidR="00071E57" w:rsidRPr="008D0B92" w:rsidRDefault="00071E57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Настройка операции: переименование</w:t>
            </w:r>
          </w:p>
          <w:p w14:paraId="629B959E" w14:textId="77777777" w:rsidR="00071E57" w:rsidRPr="009E5FBF" w:rsidRDefault="00071E57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27B937A7" w14:textId="61F387D0" w:rsidR="00071E57" w:rsidRPr="007D4359" w:rsidRDefault="0065686E" w:rsidP="00E70C2D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6AE29BA" wp14:editId="7283A560">
                  <wp:extent cx="590795" cy="929640"/>
                  <wp:effectExtent l="0" t="0" r="0" b="381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22" cy="94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7C3F7" w14:textId="4BC57B40" w:rsidR="00071E57" w:rsidRPr="00D11CE1" w:rsidRDefault="00071E57" w:rsidP="00E70C2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66028A51" w14:textId="05650545" w:rsidR="00071E57" w:rsidRPr="00F94FEB" w:rsidRDefault="00F94FEB">
            <w:pPr>
              <w:jc w:val="both"/>
              <w:rPr>
                <w:noProof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Реализовано</w:t>
            </w:r>
          </w:p>
          <w:p w14:paraId="5BB58DFB" w14:textId="6EFE2991" w:rsidR="00071E57" w:rsidRDefault="00071E57" w:rsidP="005D1EE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97" w:type="dxa"/>
          </w:tcPr>
          <w:p w14:paraId="5F14B950" w14:textId="270AAEEB" w:rsidR="00071E57" w:rsidRPr="00360A7D" w:rsidRDefault="00071E57" w:rsidP="005D1EE9">
            <w:pPr>
              <w:jc w:val="both"/>
              <w:rPr>
                <w:noProof/>
                <w:color w:val="FF0000"/>
              </w:rPr>
            </w:pPr>
          </w:p>
        </w:tc>
      </w:tr>
      <w:tr w:rsidR="00071E57" w:rsidRPr="00041230" w14:paraId="50458B9A" w14:textId="77777777" w:rsidTr="00876236">
        <w:tc>
          <w:tcPr>
            <w:tcW w:w="573" w:type="dxa"/>
            <w:shd w:val="clear" w:color="auto" w:fill="auto"/>
          </w:tcPr>
          <w:p w14:paraId="1FC7A714" w14:textId="77777777" w:rsidR="00071E57" w:rsidRPr="0088485E" w:rsidRDefault="00071E57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2942D838" w14:textId="77777777" w:rsidR="00071E57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046D9931" w14:textId="78B1A5CF" w:rsidR="00071E57" w:rsidRPr="008D0B92" w:rsidRDefault="00071E57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переименование</w:t>
            </w:r>
          </w:p>
          <w:p w14:paraId="49617F9C" w14:textId="3DD1E0D4" w:rsidR="00071E57" w:rsidRPr="00404E9D" w:rsidRDefault="00071E57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7B9A8CCB" w14:textId="77777777" w:rsidR="00071E57" w:rsidRDefault="00071E57" w:rsidP="00E70C2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Свойство Операции «Переименование» (в источнике)</w:t>
            </w:r>
          </w:p>
          <w:p w14:paraId="73183716" w14:textId="77777777" w:rsidR="00071E57" w:rsidRPr="00D11CE1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03064434" w14:textId="77777777" w:rsidR="00071E57" w:rsidRPr="00D11CE1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-Шаблон именования</w:t>
            </w:r>
          </w:p>
          <w:p w14:paraId="22732016" w14:textId="77777777" w:rsidR="00071E57" w:rsidRPr="00D11CE1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Информирование о выполнении Шага</w:t>
            </w:r>
          </w:p>
          <w:p w14:paraId="35A2B161" w14:textId="77777777" w:rsidR="00071E57" w:rsidRPr="00D11CE1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Группа рассылки</w:t>
            </w:r>
          </w:p>
          <w:p w14:paraId="3D7BA85C" w14:textId="53CC742F" w:rsidR="00071E57" w:rsidRDefault="00071E57" w:rsidP="00695E0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Доп. текст сообщения</w:t>
            </w:r>
          </w:p>
          <w:p w14:paraId="632569AA" w14:textId="77777777" w:rsidR="00071E57" w:rsidRPr="00253703" w:rsidRDefault="00071E57" w:rsidP="00695E0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При настройке свойств операции RENAME, шаблон по умолчанию --- [N</w:t>
            </w:r>
            <w:proofErr w:type="gramStart"/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].[</w:t>
            </w:r>
            <w:proofErr w:type="gramEnd"/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E]</w:t>
            </w:r>
          </w:p>
          <w:p w14:paraId="2D5377ED" w14:textId="77777777" w:rsidR="00071E57" w:rsidRDefault="00071E57" w:rsidP="00695E0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маски </w:t>
            </w:r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[N]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</w:t>
            </w:r>
            <w:r w:rsidRPr="0025370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имя файла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 и </w:t>
            </w:r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[E]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</w:t>
            </w:r>
            <w:r w:rsidRPr="0025370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расширение файла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 с возможностью задания диапазонов </w:t>
            </w:r>
            <w:proofErr w:type="gramStart"/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( [</w:t>
            </w:r>
            <w:proofErr w:type="gramEnd"/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N1],  [N2:5], [E2:2] и т.п. ).</w:t>
            </w:r>
          </w:p>
          <w:p w14:paraId="48689B5A" w14:textId="77777777" w:rsidR="00071E57" w:rsidRPr="00253703" w:rsidRDefault="00071E57" w:rsidP="00695E0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Маска поиска файлов: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*.</w:t>
            </w:r>
            <w:proofErr w:type="spellStart"/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txt</w:t>
            </w:r>
            <w:proofErr w:type="spellEnd"/>
          </w:p>
          <w:p w14:paraId="701CA442" w14:textId="77777777" w:rsidR="00071E57" w:rsidRPr="00253703" w:rsidRDefault="00071E57" w:rsidP="00695E0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Шаблон именования: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[N]</w:t>
            </w:r>
            <w:proofErr w:type="spellStart"/>
            <w:proofErr w:type="gramStart"/>
            <w:r w:rsidRPr="00253703">
              <w:rPr>
                <w:rFonts w:ascii="Times New Roman" w:hAnsi="Times New Roman"/>
                <w:color w:val="0000FF"/>
                <w:sz w:val="24"/>
                <w:szCs w:val="24"/>
              </w:rPr>
              <w:t>SpaCE</w:t>
            </w:r>
            <w:proofErr w:type="spellEnd"/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.[</w:t>
            </w:r>
            <w:proofErr w:type="gramEnd"/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E]</w:t>
            </w:r>
          </w:p>
          <w:p w14:paraId="15D66CA5" w14:textId="77777777" w:rsidR="00071E57" w:rsidRPr="00253703" w:rsidRDefault="00071E57" w:rsidP="00695E0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Реультат</w:t>
            </w:r>
            <w:proofErr w:type="spellEnd"/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: </w:t>
            </w:r>
          </w:p>
          <w:p w14:paraId="5E12A25F" w14:textId="77777777" w:rsidR="00071E57" w:rsidRPr="00253703" w:rsidRDefault="00071E57" w:rsidP="00695E0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было:</w:t>
            </w:r>
          </w:p>
          <w:p w14:paraId="0BEC0BB4" w14:textId="77777777" w:rsidR="00071E57" w:rsidRPr="00253703" w:rsidRDefault="00071E57" w:rsidP="00695E0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read.txt</w:t>
            </w:r>
          </w:p>
          <w:p w14:paraId="7989AF29" w14:textId="77777777" w:rsidR="00071E57" w:rsidRPr="00253703" w:rsidRDefault="00071E57" w:rsidP="00695E0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test2.txt</w:t>
            </w:r>
          </w:p>
          <w:p w14:paraId="3211AFA2" w14:textId="77777777" w:rsidR="00071E57" w:rsidRPr="00253703" w:rsidRDefault="00071E57" w:rsidP="00695E0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25370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стало</w:t>
            </w:r>
            <w:r w:rsidRPr="0025370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:</w:t>
            </w:r>
          </w:p>
          <w:p w14:paraId="6B8B9784" w14:textId="77777777" w:rsidR="00071E57" w:rsidRPr="00253703" w:rsidRDefault="00071E57" w:rsidP="00695E0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read</w:t>
            </w:r>
            <w:r w:rsidRPr="00253703">
              <w:rPr>
                <w:rFonts w:ascii="Times New Roman" w:hAnsi="Times New Roman"/>
                <w:color w:val="0000FF"/>
                <w:sz w:val="24"/>
                <w:szCs w:val="24"/>
                <w:lang w:val="en-US"/>
              </w:rPr>
              <w:t>SpaCE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.txt</w:t>
            </w:r>
          </w:p>
          <w:p w14:paraId="65408F99" w14:textId="77777777" w:rsidR="00071E57" w:rsidRPr="00253703" w:rsidRDefault="00071E57" w:rsidP="00695E0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lastRenderedPageBreak/>
              <w:t>test2</w:t>
            </w:r>
            <w:r w:rsidRPr="00253703">
              <w:rPr>
                <w:rFonts w:ascii="Times New Roman" w:hAnsi="Times New Roman"/>
                <w:color w:val="0000FF"/>
                <w:sz w:val="24"/>
                <w:szCs w:val="24"/>
                <w:lang w:val="en-US"/>
              </w:rPr>
              <w:t>SpaCE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.txt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br/>
            </w:r>
          </w:p>
          <w:p w14:paraId="3FB50BB1" w14:textId="3C430161" w:rsidR="00071E57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BF0D57" wp14:editId="604C19DD">
                  <wp:extent cx="1675726" cy="898498"/>
                  <wp:effectExtent l="0" t="0" r="127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792" cy="90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8C2C6" w14:textId="1EE3B1F1" w:rsidR="00F94FEB" w:rsidRDefault="00F94FEB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2E3A6D" wp14:editId="5F835DA6">
                  <wp:extent cx="1318636" cy="1296537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719" cy="1311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92391" w14:textId="77777777" w:rsidR="00071E57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C69593E" w14:textId="03F1D60B" w:rsidR="00071E57" w:rsidRPr="00404E9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76B626F8" w14:textId="290F4453" w:rsidR="00071E57" w:rsidRDefault="00F94FE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Реализовано</w:t>
            </w:r>
            <w:r w:rsidR="0091309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8333975" w14:textId="179FC35E" w:rsidR="005C35B1" w:rsidRDefault="005C35B1">
            <w:pPr>
              <w:jc w:val="both"/>
              <w:rPr>
                <w:noProof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Устранить замечание</w:t>
            </w:r>
          </w:p>
          <w:p w14:paraId="309163A2" w14:textId="5F190B74" w:rsidR="00071E57" w:rsidRPr="00404E9D" w:rsidRDefault="00071E57" w:rsidP="005D1EE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97" w:type="dxa"/>
          </w:tcPr>
          <w:p w14:paraId="1ABA96CA" w14:textId="2CC94859" w:rsidR="000B6586" w:rsidRDefault="002F0336" w:rsidP="008F25DE">
            <w:pPr>
              <w:pStyle w:val="a3"/>
              <w:numPr>
                <w:ilvl w:val="0"/>
                <w:numId w:val="52"/>
              </w:num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Реализация операции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RENAME</w:t>
            </w:r>
            <w:r w:rsidRPr="0091309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выполнена с использованием иного</w:t>
            </w:r>
            <w:r w:rsidR="0052664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способа </w:t>
            </w:r>
            <w:r w:rsidR="00265389">
              <w:rPr>
                <w:rFonts w:ascii="Times New Roman" w:hAnsi="Times New Roman"/>
                <w:color w:val="000000"/>
                <w:sz w:val="24"/>
                <w:szCs w:val="24"/>
              </w:rPr>
              <w:t>Шаблон</w:t>
            </w:r>
            <w:r w:rsidR="00526648">
              <w:rPr>
                <w:rFonts w:ascii="Times New Roman" w:hAnsi="Times New Roman"/>
                <w:color w:val="000000"/>
                <w:sz w:val="24"/>
                <w:szCs w:val="24"/>
              </w:rPr>
              <w:t>а</w:t>
            </w:r>
            <w:r w:rsidR="0026538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именования </w:t>
            </w:r>
            <w:r w:rsidR="00F94FEB" w:rsidRPr="008F25DE">
              <w:rPr>
                <w:rFonts w:ascii="Times New Roman" w:hAnsi="Times New Roman"/>
                <w:color w:val="000000"/>
                <w:sz w:val="24"/>
                <w:szCs w:val="24"/>
              </w:rPr>
              <w:t>– через регулярные</w:t>
            </w:r>
            <w:r w:rsidR="000B6586" w:rsidRPr="008F25D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F94FEB" w:rsidRPr="008F25DE">
              <w:rPr>
                <w:rFonts w:ascii="Times New Roman" w:hAnsi="Times New Roman"/>
                <w:color w:val="000000"/>
                <w:sz w:val="24"/>
                <w:szCs w:val="24"/>
              </w:rPr>
              <w:t>выражения.</w:t>
            </w:r>
            <w:r w:rsidR="000B658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020FC290" w14:textId="40E93F25" w:rsidR="000B6586" w:rsidRDefault="00975524" w:rsidP="008F25DE">
            <w:pPr>
              <w:pStyle w:val="a3"/>
              <w:tabs>
                <w:tab w:val="left" w:pos="-720"/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ind w:left="15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Необходимо п</w:t>
            </w:r>
            <w:r w:rsidR="002F033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редоставить описание, </w:t>
            </w:r>
            <w:r w:rsidR="000B6586">
              <w:rPr>
                <w:rFonts w:ascii="Times New Roman" w:hAnsi="Times New Roman"/>
                <w:color w:val="000000"/>
                <w:sz w:val="24"/>
                <w:szCs w:val="24"/>
              </w:rPr>
              <w:t>подробную информацию по данной реализации.</w:t>
            </w:r>
          </w:p>
          <w:p w14:paraId="0EF41E5B" w14:textId="7E923B6E" w:rsidR="000B6586" w:rsidRPr="008F25DE" w:rsidRDefault="006E0EDF" w:rsidP="008F25DE">
            <w:pPr>
              <w:pStyle w:val="a3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FEF6C7" wp14:editId="60A0D05B">
                  <wp:extent cx="3124097" cy="950192"/>
                  <wp:effectExtent l="0" t="0" r="635" b="254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808" cy="96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8E72B" w14:textId="77777777" w:rsidR="00FF730E" w:rsidRDefault="000B6586" w:rsidP="008F25DE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ind w:firstLine="1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08E569" wp14:editId="6655E6C0">
                  <wp:extent cx="1542197" cy="1661850"/>
                  <wp:effectExtent l="0" t="0" r="127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720" cy="168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64E5E" w14:textId="77777777" w:rsidR="00FF730E" w:rsidRPr="000B2E9A" w:rsidRDefault="00FF730E" w:rsidP="008F25DE">
            <w:pPr>
              <w:pStyle w:val="a3"/>
              <w:numPr>
                <w:ilvl w:val="0"/>
                <w:numId w:val="52"/>
              </w:numPr>
              <w:rPr>
                <w:rFonts w:ascii="Times New Roman" w:hAnsi="Times New Roman"/>
                <w:sz w:val="24"/>
                <w:szCs w:val="24"/>
                <w:highlight w:val="green"/>
                <w:rPrChange w:id="298" w:author="Голубович Даниил Дмитриевич" w:date="2026-01-22T11:57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</w:pPr>
            <w:r w:rsidRPr="000B2E9A">
              <w:rPr>
                <w:rFonts w:ascii="Times New Roman" w:hAnsi="Times New Roman"/>
                <w:sz w:val="24"/>
                <w:szCs w:val="24"/>
                <w:highlight w:val="green"/>
                <w:rPrChange w:id="299" w:author="Голубович Даниил Дмитриевич" w:date="2026-01-22T11:57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  <w:t>Информирование о выполнении не работает.</w:t>
            </w:r>
          </w:p>
          <w:p w14:paraId="54A81BF6" w14:textId="56F330B7" w:rsidR="00071E57" w:rsidRPr="00404E9D" w:rsidRDefault="00071E57" w:rsidP="008F25DE">
            <w:pPr>
              <w:pStyle w:val="a3"/>
              <w:rPr>
                <w:color w:val="000000"/>
              </w:rPr>
            </w:pPr>
          </w:p>
        </w:tc>
      </w:tr>
      <w:tr w:rsidR="0038724B" w:rsidRPr="00041230" w14:paraId="6D28288D" w14:textId="77777777" w:rsidTr="00876236">
        <w:tc>
          <w:tcPr>
            <w:tcW w:w="573" w:type="dxa"/>
            <w:shd w:val="clear" w:color="auto" w:fill="auto"/>
          </w:tcPr>
          <w:p w14:paraId="11C60B29" w14:textId="77777777" w:rsidR="0038724B" w:rsidRPr="0088485E" w:rsidRDefault="0038724B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75A6E3A8" w14:textId="6A457DFF" w:rsidR="0038724B" w:rsidRPr="008F25DE" w:rsidRDefault="0038724B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8F25D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8F25D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Выполнение операций (Копирование, Удаление, Перемещение) </w:t>
            </w:r>
          </w:p>
        </w:tc>
        <w:tc>
          <w:tcPr>
            <w:tcW w:w="5288" w:type="dxa"/>
            <w:shd w:val="clear" w:color="auto" w:fill="auto"/>
          </w:tcPr>
          <w:p w14:paraId="5DE65EF3" w14:textId="40B83879" w:rsidR="0038724B" w:rsidRPr="00913094" w:rsidRDefault="0038724B" w:rsidP="00E70C2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E7893FA" w14:textId="1F88CB27" w:rsidR="0038724B" w:rsidRPr="00D11CE1" w:rsidRDefault="0038724B" w:rsidP="00E70C2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5F5DD6" wp14:editId="2F9FC657">
                  <wp:extent cx="3220720" cy="541020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72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5" w:type="dxa"/>
            <w:shd w:val="clear" w:color="auto" w:fill="auto"/>
          </w:tcPr>
          <w:p w14:paraId="12D19FAF" w14:textId="40A57337" w:rsidR="0038724B" w:rsidRPr="008F25DE" w:rsidDel="00F94FEB" w:rsidRDefault="0038724B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8F25DE">
              <w:rPr>
                <w:rFonts w:ascii="Times New Roman" w:hAnsi="Times New Roman"/>
                <w:i/>
                <w:sz w:val="24"/>
                <w:szCs w:val="24"/>
              </w:rPr>
              <w:t>Тестирование будет продолжено в рабочем порядке</w:t>
            </w:r>
          </w:p>
        </w:tc>
        <w:tc>
          <w:tcPr>
            <w:tcW w:w="8097" w:type="dxa"/>
          </w:tcPr>
          <w:p w14:paraId="6FBE73BD" w14:textId="58191BF0" w:rsidR="00735CD2" w:rsidRPr="00954322" w:rsidRDefault="00954322" w:rsidP="00913094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13094">
              <w:rPr>
                <w:rFonts w:ascii="Times New Roman" w:hAnsi="Times New Roman"/>
                <w:color w:val="000000"/>
                <w:sz w:val="24"/>
                <w:szCs w:val="24"/>
              </w:rPr>
              <w:t>Некорректная работ</w:t>
            </w:r>
            <w:r w:rsidR="00210B7A">
              <w:rPr>
                <w:rFonts w:ascii="Times New Roman" w:hAnsi="Times New Roman"/>
                <w:color w:val="000000"/>
                <w:sz w:val="24"/>
                <w:szCs w:val="24"/>
              </w:rPr>
              <w:t>а</w:t>
            </w:r>
            <w:r w:rsidR="00735CD2" w:rsidRPr="0095432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при нагрузке.</w:t>
            </w:r>
          </w:p>
          <w:p w14:paraId="236187F1" w14:textId="77D39594" w:rsidR="00735CD2" w:rsidRDefault="00735CD2" w:rsidP="00913094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54322">
              <w:rPr>
                <w:rFonts w:ascii="Times New Roman" w:hAnsi="Times New Roman"/>
                <w:color w:val="000000"/>
                <w:sz w:val="24"/>
                <w:szCs w:val="24"/>
              </w:rPr>
              <w:t>Условия нагрузочного тестирования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  <w:p w14:paraId="360A13C9" w14:textId="5651B0BC" w:rsidR="00735CD2" w:rsidRDefault="00735CD2" w:rsidP="00913094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исходный объем файлов (количество): 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>100 тыс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="00B844B2">
              <w:rPr>
                <w:rFonts w:ascii="Times New Roman" w:hAnsi="Times New Roman"/>
                <w:color w:val="000000"/>
                <w:sz w:val="24"/>
                <w:szCs w:val="24"/>
              </w:rPr>
              <w:t>;</w:t>
            </w:r>
          </w:p>
          <w:p w14:paraId="37F2879A" w14:textId="62D660C6" w:rsidR="00FC475C" w:rsidRDefault="00735CD2" w:rsidP="00913094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>Задача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включает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3 Шага: 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копирование, удаление, перемещение. </w:t>
            </w:r>
          </w:p>
          <w:p w14:paraId="7F2F97B1" w14:textId="77777777" w:rsidR="00FC475C" w:rsidRDefault="00FC475C" w:rsidP="00913094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5F00C3E" w14:textId="77777777" w:rsidR="00FC475C" w:rsidRDefault="00FC475C" w:rsidP="00913094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Результат:</w:t>
            </w:r>
          </w:p>
          <w:p w14:paraId="5F4887E6" w14:textId="1D29A2AC" w:rsidR="0038724B" w:rsidRDefault="00FC475C" w:rsidP="00913094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 п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>ри операции копирование файлы обрабатываются со скоростью 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-6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файлов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>сек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>в зависимости от размера файл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а)</w:t>
            </w:r>
            <w:r w:rsidR="00B844B2">
              <w:rPr>
                <w:rFonts w:ascii="Times New Roman" w:hAnsi="Times New Roman"/>
                <w:color w:val="000000"/>
                <w:sz w:val="24"/>
                <w:szCs w:val="24"/>
              </w:rPr>
              <w:t>;</w:t>
            </w:r>
          </w:p>
          <w:p w14:paraId="7C9268E7" w14:textId="77777777" w:rsidR="0038724B" w:rsidRDefault="0038724B" w:rsidP="008F25DE">
            <w:pPr>
              <w:pStyle w:val="a3"/>
              <w:ind w:left="422" w:hanging="6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3A15FAC" wp14:editId="20E01085">
                  <wp:extent cx="4193402" cy="702891"/>
                  <wp:effectExtent l="0" t="0" r="0" b="254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581" cy="706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4F019" w14:textId="61525CCD" w:rsidR="00B844B2" w:rsidRDefault="00B844B2" w:rsidP="00913094">
            <w:pPr>
              <w:pStyle w:val="a3"/>
              <w:ind w:left="71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 п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>ри обработке большого количества файлов просмотр наличия файлов не работает (п.7.2).</w:t>
            </w:r>
          </w:p>
          <w:p w14:paraId="17CF6AC5" w14:textId="3F695055" w:rsidR="0038724B" w:rsidRDefault="00B844B2" w:rsidP="00913094">
            <w:pPr>
              <w:pStyle w:val="a3"/>
              <w:ind w:left="71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 Журнале перестала отображаться информация по работающей Задаче - открывается журнал другой задачи</w:t>
            </w:r>
          </w:p>
          <w:p w14:paraId="2742234F" w14:textId="77777777" w:rsidR="0038724B" w:rsidRDefault="0038724B" w:rsidP="008F25DE">
            <w:pPr>
              <w:ind w:left="422" w:hanging="6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E67949" wp14:editId="7AC7BD7B">
                  <wp:extent cx="5004435" cy="328295"/>
                  <wp:effectExtent l="0" t="0" r="5715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148AB" w14:textId="77777777" w:rsidR="0038724B" w:rsidRDefault="0038724B" w:rsidP="008F25DE">
            <w:pPr>
              <w:ind w:left="422" w:hanging="6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BD2153" wp14:editId="01B460EC">
                  <wp:extent cx="4320623" cy="446810"/>
                  <wp:effectExtent l="0" t="0" r="381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637" cy="452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A016" w14:textId="77777777" w:rsidR="0038724B" w:rsidRDefault="0038724B" w:rsidP="008F25DE">
            <w:pPr>
              <w:ind w:left="422" w:hanging="6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ED34F47" w14:textId="4F500755" w:rsidR="0038724B" w:rsidRDefault="00B844B2" w:rsidP="00913094">
            <w:pPr>
              <w:ind w:left="858" w:hanging="6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- в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>ремя работы задачи было ограничено по времени, задача закончила работу, не завершив полный цикл. Без отражения в Журнале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;</w:t>
            </w:r>
          </w:p>
          <w:p w14:paraId="5B94FDC1" w14:textId="77777777" w:rsidR="0038724B" w:rsidRDefault="0038724B" w:rsidP="008F25DE">
            <w:pPr>
              <w:ind w:left="422" w:hanging="6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F6E332" wp14:editId="3D76EE7A">
                  <wp:extent cx="3848496" cy="318877"/>
                  <wp:effectExtent l="0" t="0" r="0" b="508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336" cy="320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7C055" w14:textId="37D3AF83" w:rsidR="0038724B" w:rsidRDefault="00B844B2" w:rsidP="00913094">
            <w:pPr>
              <w:ind w:left="858" w:hanging="6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 п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ри следующем запуске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адачи,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>адача повторно взяла в обработку файл из источника при этом не закончила выполнение Шага 1 (копирование):</w:t>
            </w:r>
          </w:p>
          <w:p w14:paraId="58FA7A4F" w14:textId="77777777" w:rsidR="0038724B" w:rsidRDefault="0038724B" w:rsidP="008F25DE">
            <w:pPr>
              <w:ind w:left="422" w:hanging="6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A78BB9" wp14:editId="34A80409">
                  <wp:extent cx="4349725" cy="341090"/>
                  <wp:effectExtent l="0" t="0" r="0" b="1905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882" cy="342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3053D" w14:textId="296795BA" w:rsidR="0038724B" w:rsidRDefault="00B844B2" w:rsidP="00913094">
            <w:pPr>
              <w:ind w:left="858" w:hanging="6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 w:rsidR="003872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Задача начала выполнять операцию копирование тех файлов, которые уже были скопированы при текущем цикле. </w:t>
            </w:r>
          </w:p>
          <w:p w14:paraId="6C5CB526" w14:textId="77777777" w:rsidR="0038724B" w:rsidRDefault="0038724B" w:rsidP="0038724B">
            <w:pPr>
              <w:ind w:left="718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AFA037" wp14:editId="68A23ABD">
                  <wp:extent cx="4382432" cy="1508077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822" cy="150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26ECEB46" w14:textId="77777777" w:rsidR="00B844B2" w:rsidRDefault="00B844B2" w:rsidP="008F25DE">
            <w:pPr>
              <w:ind w:left="28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B9E514A" w14:textId="05E7C13D" w:rsidR="0038724B" w:rsidRPr="00F91988" w:rsidRDefault="0038724B" w:rsidP="008F25DE">
            <w:pPr>
              <w:ind w:left="28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Закончить тестирование не удалось. Тестирование будет продолжено после устранения ошибок в работе приложения.</w:t>
            </w:r>
          </w:p>
          <w:p w14:paraId="0EE7C974" w14:textId="77777777" w:rsidR="0038724B" w:rsidRDefault="0038724B" w:rsidP="008F25DE">
            <w:pPr>
              <w:pStyle w:val="a3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71E57" w:rsidRPr="00041230" w14:paraId="49D8260B" w14:textId="77777777" w:rsidTr="00876236">
        <w:tc>
          <w:tcPr>
            <w:tcW w:w="573" w:type="dxa"/>
            <w:shd w:val="clear" w:color="auto" w:fill="auto"/>
          </w:tcPr>
          <w:p w14:paraId="2F6AC92A" w14:textId="77777777" w:rsidR="00071E57" w:rsidRPr="0088485E" w:rsidRDefault="00071E57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2EB42F91" w14:textId="6C362EC8" w:rsidR="00071E57" w:rsidRPr="00404E9D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S. </w:t>
            </w:r>
            <w:proofErr w:type="spellStart"/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PTS.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</w:t>
            </w:r>
            <w:proofErr w:type="spellEnd"/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. Фоновый обработчик</w:t>
            </w:r>
          </w:p>
        </w:tc>
        <w:tc>
          <w:tcPr>
            <w:tcW w:w="5288" w:type="dxa"/>
            <w:shd w:val="clear" w:color="auto" w:fill="auto"/>
          </w:tcPr>
          <w:p w14:paraId="75AD96CE" w14:textId="77777777" w:rsidR="00071E57" w:rsidRDefault="00071E57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Задачи Транспорта в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SAP</w:t>
            </w:r>
            <w:r w:rsidRPr="0073287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DM</w:t>
            </w:r>
            <w:r w:rsidRPr="0073287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выполняются под управлением Обработчика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определенных как Обработчик Транспорта.</w:t>
            </w:r>
          </w:p>
          <w:p w14:paraId="1F7F4942" w14:textId="77777777" w:rsidR="00071E57" w:rsidRDefault="00071E57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Обработчик работает в фоновом режим и запускает выполнение Задач в соответствии с указанными настройками Задачи.</w:t>
            </w:r>
          </w:p>
          <w:p w14:paraId="712A3C85" w14:textId="77777777" w:rsidR="00071E57" w:rsidRDefault="00071E57" w:rsidP="00E70C2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Таких обработчиков может быть более одного</w:t>
            </w:r>
          </w:p>
          <w:p w14:paraId="7C60A875" w14:textId="77777777" w:rsidR="00071E57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 настройках Задачи Транспорта указывается номер Обработчика Транспорта. Таким образом достигается масштабируемость и параллельность работы Задач Транспорта.</w:t>
            </w:r>
          </w:p>
          <w:p w14:paraId="5191A950" w14:textId="232B914F" w:rsidR="00071E57" w:rsidRPr="00404E9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  <w:t>SAP</w:t>
            </w:r>
            <w:r w:rsidRPr="0073287D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  <w:t>DM</w:t>
            </w:r>
            <w:r w:rsidRPr="0073287D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на текущий момент используется 10 обработчиков.</w:t>
            </w:r>
          </w:p>
        </w:tc>
        <w:tc>
          <w:tcPr>
            <w:tcW w:w="1775" w:type="dxa"/>
            <w:shd w:val="clear" w:color="auto" w:fill="auto"/>
          </w:tcPr>
          <w:p w14:paraId="5C194185" w14:textId="59724077" w:rsidR="00071E57" w:rsidRPr="00404E9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Не реализовано</w:t>
            </w:r>
          </w:p>
        </w:tc>
        <w:tc>
          <w:tcPr>
            <w:tcW w:w="8097" w:type="dxa"/>
          </w:tcPr>
          <w:p w14:paraId="3D2F3570" w14:textId="4734DB01" w:rsidR="00071E57" w:rsidRPr="007B4A9E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00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7B4A9E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01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Реализация работы Задач под управлением обработчика должна обеспечивать возможностью работы с локальными, сетевыми внутренними (локальная сеть) и внешними (</w:t>
            </w:r>
            <w:r w:rsidRPr="007B4A9E">
              <w:rPr>
                <w:rFonts w:ascii="Times New Roman" w:hAnsi="Times New Roman"/>
                <w:sz w:val="24"/>
                <w:szCs w:val="24"/>
                <w:highlight w:val="red"/>
                <w:lang w:val="en-US"/>
                <w:rPrChange w:id="302" w:author="Голубович Даниил Дмитриевич" w:date="2026-02-05T14:33:00Z">
                  <w:rPr>
                    <w:rFonts w:ascii="Times New Roman" w:hAnsi="Times New Roman"/>
                    <w:sz w:val="24"/>
                    <w:szCs w:val="24"/>
                    <w:lang w:val="en-US"/>
                  </w:rPr>
                </w:rPrChange>
              </w:rPr>
              <w:t>FTP</w:t>
            </w:r>
            <w:r w:rsidRPr="007B4A9E">
              <w:rPr>
                <w:rFonts w:ascii="Times New Roman" w:hAnsi="Times New Roman"/>
                <w:sz w:val="24"/>
                <w:szCs w:val="24"/>
                <w:highlight w:val="red"/>
                <w:rPrChange w:id="303" w:author="Голубович Даниил Дмитриевич" w:date="2026-02-05T14:33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  <w:t xml:space="preserve">, </w:t>
            </w:r>
            <w:r w:rsidRPr="007B4A9E">
              <w:rPr>
                <w:rFonts w:ascii="Times New Roman" w:hAnsi="Times New Roman"/>
                <w:sz w:val="24"/>
                <w:szCs w:val="24"/>
                <w:highlight w:val="red"/>
                <w:lang w:val="en-US"/>
                <w:rPrChange w:id="304" w:author="Голубович Даниил Дмитриевич" w:date="2026-02-05T14:33:00Z">
                  <w:rPr>
                    <w:rFonts w:ascii="Times New Roman" w:hAnsi="Times New Roman"/>
                    <w:sz w:val="24"/>
                    <w:szCs w:val="24"/>
                    <w:lang w:val="en-US"/>
                  </w:rPr>
                </w:rPrChange>
              </w:rPr>
              <w:t>HTTP</w:t>
            </w:r>
            <w:r w:rsidRPr="007B4A9E">
              <w:rPr>
                <w:rFonts w:ascii="Times New Roman" w:hAnsi="Times New Roman"/>
                <w:sz w:val="24"/>
                <w:szCs w:val="24"/>
                <w:highlight w:val="red"/>
                <w:rPrChange w:id="305" w:author="Голубович Даниил Дмитриевич" w:date="2026-02-05T14:33:00Z">
                  <w:rPr>
                    <w:rFonts w:ascii="Times New Roman" w:hAnsi="Times New Roman"/>
                    <w:sz w:val="24"/>
                    <w:szCs w:val="24"/>
                  </w:rPr>
                </w:rPrChange>
              </w:rPr>
              <w:t>/</w:t>
            </w:r>
            <w:r w:rsidRPr="007B4A9E">
              <w:rPr>
                <w:rFonts w:ascii="Times New Roman" w:hAnsi="Times New Roman"/>
                <w:sz w:val="24"/>
                <w:szCs w:val="24"/>
                <w:highlight w:val="red"/>
                <w:lang w:val="en-US"/>
                <w:rPrChange w:id="306" w:author="Голубович Даниил Дмитриевич" w:date="2026-02-05T14:33:00Z">
                  <w:rPr>
                    <w:rFonts w:ascii="Times New Roman" w:hAnsi="Times New Roman"/>
                    <w:sz w:val="24"/>
                    <w:szCs w:val="24"/>
                    <w:lang w:val="en-US"/>
                  </w:rPr>
                </w:rPrChange>
              </w:rPr>
              <w:t>HTTPS</w:t>
            </w:r>
            <w:r w:rsidRPr="007B4A9E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07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) ресурсами.</w:t>
            </w:r>
          </w:p>
          <w:p w14:paraId="14227BDD" w14:textId="29B61A26" w:rsidR="00071E57" w:rsidRPr="007B4A9E" w:rsidRDefault="00071E57" w:rsidP="00695E0C">
            <w:pPr>
              <w:jc w:val="both"/>
              <w:rPr>
                <w:rFonts w:ascii="Times New Roman" w:eastAsiaTheme="minorHAnsi" w:hAnsi="Times New Roman"/>
                <w:color w:val="000000"/>
                <w:sz w:val="24"/>
                <w:szCs w:val="24"/>
                <w:highlight w:val="red"/>
                <w:lang w:eastAsia="en-US"/>
                <w:rPrChange w:id="308" w:author="Голубович Даниил Дмитриевич" w:date="2026-02-05T14:33:00Z">
                  <w:rPr>
                    <w:rFonts w:ascii="Times New Roman" w:eastAsiaTheme="minorHAnsi" w:hAnsi="Times New Roman"/>
                    <w:color w:val="000000"/>
                    <w:sz w:val="24"/>
                    <w:szCs w:val="24"/>
                    <w:lang w:eastAsia="en-US"/>
                  </w:rPr>
                </w:rPrChange>
              </w:rPr>
            </w:pPr>
            <w:r w:rsidRPr="007B4A9E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09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(</w:t>
            </w:r>
            <w:proofErr w:type="spellStart"/>
            <w:r w:rsidRPr="007B4A9E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10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Дз</w:t>
            </w:r>
            <w:proofErr w:type="spellEnd"/>
            <w:r w:rsidRPr="007B4A9E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11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Pr="007B4A9E">
              <w:rPr>
                <w:rFonts w:ascii="Times New Roman" w:eastAsiaTheme="minorHAnsi" w:hAnsi="Times New Roman"/>
                <w:color w:val="000000"/>
                <w:sz w:val="24"/>
                <w:szCs w:val="24"/>
                <w:highlight w:val="red"/>
                <w:lang w:eastAsia="en-US"/>
                <w:rPrChange w:id="312" w:author="Голубович Даниил Дмитриевич" w:date="2026-02-05T14:33:00Z">
                  <w:rPr>
                    <w:rFonts w:ascii="Times New Roman" w:eastAsiaTheme="minorHAnsi" w:hAnsi="Times New Roman"/>
                    <w:color w:val="000000"/>
                    <w:sz w:val="24"/>
                    <w:szCs w:val="24"/>
                    <w:lang w:eastAsia="en-US"/>
                  </w:rPr>
                </w:rPrChange>
              </w:rPr>
              <w:t>09.10.2025 № 795-20-010/4716)</w:t>
            </w:r>
          </w:p>
          <w:p w14:paraId="4AF73A25" w14:textId="45241410" w:rsidR="00071E57" w:rsidRPr="007B4A9E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13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</w:p>
          <w:p w14:paraId="4FF374E4" w14:textId="1368F943" w:rsidR="00071E57" w:rsidRPr="007B4A9E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14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071E57" w:rsidRPr="00041230" w14:paraId="7744C277" w14:textId="77777777" w:rsidTr="00876236">
        <w:tc>
          <w:tcPr>
            <w:tcW w:w="573" w:type="dxa"/>
            <w:shd w:val="clear" w:color="auto" w:fill="auto"/>
          </w:tcPr>
          <w:p w14:paraId="13073E8C" w14:textId="77777777" w:rsidR="00071E57" w:rsidRPr="0088485E" w:rsidRDefault="00071E57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17F72D38" w14:textId="58EC62A6" w:rsidR="00071E57" w:rsidRPr="00404E9D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S. </w:t>
            </w:r>
            <w:proofErr w:type="spellStart"/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PTS.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рт</w:t>
            </w:r>
            <w:proofErr w:type="spellEnd"/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. Фоновый обработчик</w:t>
            </w:r>
          </w:p>
        </w:tc>
        <w:tc>
          <w:tcPr>
            <w:tcW w:w="5288" w:type="dxa"/>
            <w:shd w:val="clear" w:color="auto" w:fill="auto"/>
          </w:tcPr>
          <w:p w14:paraId="7F91509E" w14:textId="77777777" w:rsidR="00071E57" w:rsidRPr="00F77B5D" w:rsidRDefault="00071E57" w:rsidP="00144BF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77B5D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Запуск фонового обработчика </w:t>
            </w:r>
            <w:r w:rsidRPr="00F77B5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PTS</w:t>
            </w:r>
            <w:r w:rsidRPr="00F77B5D">
              <w:rPr>
                <w:rFonts w:ascii="Times New Roman" w:hAnsi="Times New Roman"/>
                <w:b/>
                <w:sz w:val="24"/>
                <w:szCs w:val="24"/>
              </w:rPr>
              <w:t xml:space="preserve"> для Транспорта:</w:t>
            </w:r>
          </w:p>
          <w:p w14:paraId="04CEC732" w14:textId="77777777" w:rsidR="00071E57" w:rsidRPr="00F77B5D" w:rsidRDefault="00071E57" w:rsidP="00C2563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sz w:val="24"/>
                <w:szCs w:val="24"/>
              </w:rPr>
              <w:lastRenderedPageBreak/>
              <w:t>PTS</w:t>
            </w:r>
            <w:proofErr w:type="spellStart"/>
            <w:r w:rsidRPr="00F77B5D">
              <w:rPr>
                <w:rFonts w:ascii="Times New Roman" w:hAnsi="Times New Roman"/>
                <w:sz w:val="24"/>
                <w:szCs w:val="24"/>
                <w:lang w:val="en-US"/>
              </w:rPr>
              <w:t>TRTHandler</w:t>
            </w:r>
            <w:proofErr w:type="spellEnd"/>
            <w:r w:rsidRPr="00F77B5D">
              <w:rPr>
                <w:rFonts w:ascii="Times New Roman" w:hAnsi="Times New Roman"/>
                <w:sz w:val="24"/>
                <w:szCs w:val="24"/>
              </w:rPr>
              <w:t xml:space="preserve">, значения: </w:t>
            </w:r>
          </w:p>
          <w:p w14:paraId="0BBC7E24" w14:textId="77777777" w:rsidR="00071E57" w:rsidRPr="00F77B5D" w:rsidRDefault="00071E57" w:rsidP="00E70C2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F77B5D">
              <w:rPr>
                <w:rFonts w:ascii="Times New Roman" w:hAnsi="Times New Roman"/>
                <w:sz w:val="24"/>
                <w:szCs w:val="24"/>
                <w:lang w:val="en-US"/>
              </w:rPr>
              <w:t>HandlerTRT</w:t>
            </w:r>
            <w:proofErr w:type="spellEnd"/>
          </w:p>
          <w:p w14:paraId="593FEEAA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sz w:val="24"/>
                <w:szCs w:val="24"/>
              </w:rPr>
              <w:t>- «*» (любой обработчик).</w:t>
            </w:r>
          </w:p>
          <w:p w14:paraId="04B3C375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F5E0EDB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sz w:val="24"/>
                <w:szCs w:val="24"/>
              </w:rPr>
              <w:t>ACTVT (Действие), значения:</w:t>
            </w:r>
          </w:p>
          <w:p w14:paraId="566CDFF8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sz w:val="24"/>
                <w:szCs w:val="24"/>
              </w:rPr>
              <w:t xml:space="preserve">- «01» (Создание); </w:t>
            </w:r>
          </w:p>
          <w:p w14:paraId="29D9030A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sz w:val="24"/>
                <w:szCs w:val="24"/>
              </w:rPr>
              <w:t>- «02» (Изменение);</w:t>
            </w:r>
          </w:p>
          <w:p w14:paraId="0556573A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sz w:val="24"/>
                <w:szCs w:val="24"/>
              </w:rPr>
              <w:t>- «03» (Просмотр)</w:t>
            </w:r>
          </w:p>
          <w:p w14:paraId="5C5CEF36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451CBB9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sz w:val="24"/>
                <w:szCs w:val="24"/>
              </w:rPr>
              <w:t>Пример:</w:t>
            </w:r>
          </w:p>
          <w:p w14:paraId="010161A3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B5D">
              <w:rPr>
                <w:rFonts w:ascii="Times New Roman" w:hAnsi="Times New Roman"/>
                <w:sz w:val="24"/>
                <w:szCs w:val="24"/>
                <w:lang w:val="en-US"/>
              </w:rPr>
              <w:t>HandlerTRT</w:t>
            </w:r>
            <w:proofErr w:type="spellEnd"/>
            <w:r w:rsidRPr="00F77B5D">
              <w:rPr>
                <w:rFonts w:ascii="Times New Roman" w:hAnsi="Times New Roman"/>
                <w:sz w:val="24"/>
                <w:szCs w:val="24"/>
              </w:rPr>
              <w:t xml:space="preserve"> = *</w:t>
            </w:r>
          </w:p>
          <w:p w14:paraId="2D0B4D35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sz w:val="24"/>
                <w:szCs w:val="24"/>
              </w:rPr>
              <w:t>ACTVT = 01, 02, 03 позволяет выполнить запуск фонового обработчика PTS Транспорта.</w:t>
            </w:r>
          </w:p>
          <w:p w14:paraId="008E8534" w14:textId="51FAB5EA" w:rsidR="00071E57" w:rsidRPr="00404E9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7698D6C8" w14:textId="304D0BF1" w:rsidR="00071E57" w:rsidRPr="00404E9D" w:rsidRDefault="00685DE0" w:rsidP="00685DE0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Не реализовано</w:t>
            </w:r>
          </w:p>
        </w:tc>
        <w:tc>
          <w:tcPr>
            <w:tcW w:w="8097" w:type="dxa"/>
          </w:tcPr>
          <w:p w14:paraId="6074AE04" w14:textId="01216737" w:rsidR="00071E57" w:rsidRPr="007B4A9E" w:rsidRDefault="00685DE0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15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7B4A9E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16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Предложить альтернативный вариант</w:t>
            </w:r>
            <w:r w:rsidR="009E50A4" w:rsidRPr="007B4A9E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17" w:author="Голубович Даниил Дмитриевич" w:date="2026-02-05T14:3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.</w:t>
            </w:r>
          </w:p>
        </w:tc>
      </w:tr>
      <w:tr w:rsidR="00071E57" w:rsidRPr="00041230" w14:paraId="05A1118F" w14:textId="77777777" w:rsidTr="00876236">
        <w:tc>
          <w:tcPr>
            <w:tcW w:w="573" w:type="dxa"/>
            <w:shd w:val="clear" w:color="auto" w:fill="auto"/>
          </w:tcPr>
          <w:p w14:paraId="07CEFBD5" w14:textId="77777777" w:rsidR="00071E57" w:rsidRPr="0088485E" w:rsidRDefault="00071E57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2A9FC863" w14:textId="330324B2" w:rsidR="00071E57" w:rsidRPr="00404E9D" w:rsidRDefault="00071E57" w:rsidP="00E70C2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S. </w:t>
            </w:r>
            <w:proofErr w:type="spellStart"/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PTS.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</w:t>
            </w:r>
            <w:proofErr w:type="spellEnd"/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 w:rsidR="00E70C2D">
              <w:rPr>
                <w:rFonts w:ascii="Times New Roman" w:hAnsi="Times New Roman"/>
                <w:color w:val="000000"/>
                <w:sz w:val="24"/>
                <w:szCs w:val="24"/>
              </w:rPr>
              <w:t>Журнал Транспорта</w:t>
            </w:r>
          </w:p>
        </w:tc>
        <w:tc>
          <w:tcPr>
            <w:tcW w:w="5288" w:type="dxa"/>
            <w:shd w:val="clear" w:color="auto" w:fill="auto"/>
          </w:tcPr>
          <w:p w14:paraId="5E4433ED" w14:textId="77777777" w:rsidR="00071E57" w:rsidRDefault="00071E57" w:rsidP="00144BFA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Просмотр </w:t>
            </w:r>
            <w:r w:rsidRPr="00404E9D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Журнала Транспорта. </w:t>
            </w:r>
          </w:p>
          <w:p w14:paraId="7988ED07" w14:textId="77777777" w:rsidR="00071E57" w:rsidRPr="00F77B5D" w:rsidRDefault="00071E57" w:rsidP="00C2563B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F77B5D">
              <w:rPr>
                <w:rFonts w:ascii="Times New Roman" w:hAnsi="Times New Roman"/>
                <w:noProof/>
                <w:sz w:val="24"/>
                <w:szCs w:val="24"/>
              </w:rPr>
              <w:t>Для просмотра Журнала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можно задавать параметры (критерии) по всем (любым) полям таблицы журнала</w:t>
            </w:r>
            <w:r w:rsidRPr="00F77B5D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</w:p>
          <w:p w14:paraId="14FA0EE5" w14:textId="77777777" w:rsidR="00071E57" w:rsidRDefault="00071E57" w:rsidP="00E70C2D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581A29A7" w14:textId="77777777" w:rsidR="00071E57" w:rsidRPr="00F77B5D" w:rsidRDefault="00071E57" w:rsidP="00695E0C">
            <w:pP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</w:pPr>
            <w:r w:rsidRPr="00F77B5D">
              <w:rPr>
                <w:rFonts w:ascii="Times New Roman" w:hAnsi="Times New Roman"/>
                <w:noProof/>
                <w:sz w:val="24"/>
                <w:szCs w:val="24"/>
              </w:rPr>
              <w:t xml:space="preserve">Например, Задача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«</w:t>
            </w:r>
            <w:r w:rsidRPr="00F77B5D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RSB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»</w:t>
            </w:r>
            <w:r w:rsidRPr="00F77B5D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:</w:t>
            </w:r>
          </w:p>
          <w:p w14:paraId="7EBCC9ED" w14:textId="77777777" w:rsidR="00071E57" w:rsidRPr="00F77B5D" w:rsidRDefault="00071E57" w:rsidP="00695E0C">
            <w:pPr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6EEA02F8" wp14:editId="2280E87F">
                  <wp:extent cx="2380257" cy="1679713"/>
                  <wp:effectExtent l="0" t="0" r="1270" b="0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043" cy="171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B7645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Полученный протокол (журнал) отображает подробную информацию о выполнении Задачи (включая: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н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>ачало работы задачи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>Работа Задачи завершена, Действия Задачи, Свойства Информации, Источник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 xml:space="preserve"> Назначение,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установленные 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>Контроли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06150192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664021D" wp14:editId="05B1F24C">
                  <wp:extent cx="3650215" cy="1526519"/>
                  <wp:effectExtent l="0" t="0" r="7620" b="0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130" cy="1560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3A569" w14:textId="77777777" w:rsidR="00071E57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0F35739" w14:textId="77777777" w:rsidR="00087475" w:rsidRDefault="00087475" w:rsidP="00695E0C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4ED745AC" w14:textId="7A7E78F5" w:rsidR="00087475" w:rsidRPr="00404E9D" w:rsidRDefault="00087475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3398AACE" w14:textId="6FE7C7C8" w:rsidR="00071E57" w:rsidRPr="00404E9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Реализовано. 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>Устранить замечания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097" w:type="dxa"/>
          </w:tcPr>
          <w:p w14:paraId="61C5A4AA" w14:textId="0F62173F" w:rsidR="00022F8C" w:rsidRPr="001A4A57" w:rsidRDefault="00022F8C" w:rsidP="008F25DE">
            <w:pPr>
              <w:pStyle w:val="a3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18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1A4A57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19" w:author="Голубович Даниил Дмитриевич" w:date="2026-02-03T15:2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Несоответствие отображаемого Журнала выбранному Журналу</w:t>
            </w:r>
            <w:r w:rsidR="00954322" w:rsidRPr="001A4A57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320" w:author="Голубович Даниил Дмитриевич" w:date="2026-02-03T15:2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.</w:t>
            </w:r>
          </w:p>
          <w:p w14:paraId="574AF73A" w14:textId="2700B8FE" w:rsidR="009E50A4" w:rsidRPr="001A4A57" w:rsidRDefault="009E50A4" w:rsidP="00913094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21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1A4A5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22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Переходя по вкладке Журнал Задач</w:t>
            </w:r>
            <w:r w:rsidR="00022F8C" w:rsidRPr="001A4A5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23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,</w:t>
            </w:r>
            <w:r w:rsidRPr="001A4A5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24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 xml:space="preserve"> открывается общий Журнал.  </w:t>
            </w:r>
            <w:r w:rsidRPr="001A4A57">
              <w:rPr>
                <w:noProof/>
                <w:highlight w:val="green"/>
                <w:rPrChange w:id="325" w:author="Голубович Даниил Дмитриевич" w:date="2026-02-03T15:27:00Z">
                  <w:rPr>
                    <w:noProof/>
                  </w:rPr>
                </w:rPrChange>
              </w:rPr>
              <w:drawing>
                <wp:inline distT="0" distB="0" distL="0" distR="0" wp14:anchorId="78A1A399" wp14:editId="2769ABF2">
                  <wp:extent cx="1405491" cy="1019670"/>
                  <wp:effectExtent l="0" t="0" r="4445" b="952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36" cy="1022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D1EA3" w14:textId="3346932B" w:rsidR="00FE5002" w:rsidRPr="001A4A57" w:rsidRDefault="00FE5002" w:rsidP="008F25DE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26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1A4A5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27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Выбираем задачу:</w:t>
            </w:r>
          </w:p>
          <w:p w14:paraId="6EC47D5D" w14:textId="2DE5A28A" w:rsidR="00FE5002" w:rsidRPr="001A4A57" w:rsidRDefault="00FE5002" w:rsidP="008F25DE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28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1A4A57">
              <w:rPr>
                <w:noProof/>
                <w:highlight w:val="green"/>
                <w:rPrChange w:id="329" w:author="Голубович Даниил Дмитриевич" w:date="2026-02-03T15:27:00Z">
                  <w:rPr>
                    <w:noProof/>
                  </w:rPr>
                </w:rPrChange>
              </w:rPr>
              <w:drawing>
                <wp:inline distT="0" distB="0" distL="0" distR="0" wp14:anchorId="25816C75" wp14:editId="7B8ECB21">
                  <wp:extent cx="3090575" cy="870192"/>
                  <wp:effectExtent l="0" t="0" r="0" b="635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263" cy="87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9487F" w14:textId="44709771" w:rsidR="00FE5002" w:rsidRPr="001A4A57" w:rsidRDefault="00FE5002" w:rsidP="008F25DE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30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1A4A5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31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Переходим</w:t>
            </w:r>
            <w:r w:rsidR="00CE7EA9" w:rsidRPr="001A4A5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32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 xml:space="preserve"> к списку всех задач и открываем </w:t>
            </w:r>
            <w:r w:rsidRPr="001A4A5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33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Журнал другой выбранной задачи:</w:t>
            </w:r>
          </w:p>
          <w:p w14:paraId="1C395826" w14:textId="2BE44979" w:rsidR="00FE5002" w:rsidRPr="001A4A57" w:rsidRDefault="00FE5002" w:rsidP="008F25DE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34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1A4A57">
              <w:rPr>
                <w:noProof/>
                <w:highlight w:val="green"/>
                <w:rPrChange w:id="335" w:author="Голубович Даниил Дмитриевич" w:date="2026-02-03T15:27:00Z">
                  <w:rPr>
                    <w:noProof/>
                  </w:rPr>
                </w:rPrChange>
              </w:rPr>
              <w:drawing>
                <wp:inline distT="0" distB="0" distL="0" distR="0" wp14:anchorId="714526E9" wp14:editId="4F0660E4">
                  <wp:extent cx="3599180" cy="433856"/>
                  <wp:effectExtent l="0" t="0" r="1270" b="4445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777" cy="43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CD68F" w14:textId="34F3CF9D" w:rsidR="00FE5002" w:rsidRPr="001A4A57" w:rsidRDefault="00FE5002" w:rsidP="008F25DE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36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1A4A5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37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В Журнале отображается информаци</w:t>
            </w:r>
            <w:r w:rsidR="00022F8C" w:rsidRPr="001A4A5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38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я,</w:t>
            </w:r>
            <w:r w:rsidRPr="001A4A5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39" w:author="Голубович Даниил Дмитриевич" w:date="2026-02-03T15:27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 xml:space="preserve"> отличная от выбранной задачи:</w:t>
            </w:r>
          </w:p>
          <w:p w14:paraId="6FE37CF9" w14:textId="25250AE8" w:rsidR="00FE5002" w:rsidRDefault="00FE5002" w:rsidP="008F25DE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1A4A57">
              <w:rPr>
                <w:noProof/>
                <w:highlight w:val="green"/>
                <w:rPrChange w:id="340" w:author="Голубович Даниил Дмитриевич" w:date="2026-02-03T15:27:00Z">
                  <w:rPr>
                    <w:noProof/>
                  </w:rPr>
                </w:rPrChange>
              </w:rPr>
              <w:drawing>
                <wp:inline distT="0" distB="0" distL="0" distR="0" wp14:anchorId="14A1E719" wp14:editId="21001CA2">
                  <wp:extent cx="2665272" cy="655073"/>
                  <wp:effectExtent l="0" t="0" r="1905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190" cy="65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</w:p>
          <w:p w14:paraId="19202599" w14:textId="77777777" w:rsidR="00A7074F" w:rsidRDefault="00A7074F" w:rsidP="008F25DE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4A4E864A" w14:textId="61C2385F" w:rsidR="00AE742D" w:rsidRPr="0013284C" w:rsidRDefault="00AE742D" w:rsidP="008F25DE">
            <w:pPr>
              <w:pStyle w:val="a3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41" w:author="Голубович Даниил Дмитриевич" w:date="2026-02-09T16:09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13284C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42" w:author="Голубович Даниил Дмитриевич" w:date="2026-02-09T16:09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Поиск по заданному тескту не работает</w:t>
            </w:r>
            <w:r w:rsidR="00954322" w:rsidRPr="0013284C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43" w:author="Голубович Даниил Дмитриевич" w:date="2026-02-09T16:09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, данные фильтра сбрасываются</w:t>
            </w:r>
            <w:r w:rsidRPr="0013284C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44" w:author="Голубович Даниил Дмитриевич" w:date="2026-02-09T16:09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:</w:t>
            </w:r>
          </w:p>
          <w:p w14:paraId="6A397BD0" w14:textId="6103A723" w:rsidR="00AE742D" w:rsidRPr="0013284C" w:rsidRDefault="00AE742D" w:rsidP="008F25DE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45" w:author="Голубович Даниил Дмитриевич" w:date="2026-02-09T16:09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13284C">
              <w:rPr>
                <w:noProof/>
                <w:highlight w:val="green"/>
                <w:rPrChange w:id="346" w:author="Голубович Даниил Дмитриевич" w:date="2026-02-09T16:09:00Z">
                  <w:rPr>
                    <w:noProof/>
                  </w:rPr>
                </w:rPrChange>
              </w:rPr>
              <w:drawing>
                <wp:inline distT="0" distB="0" distL="0" distR="0" wp14:anchorId="2E98398E" wp14:editId="1D45E532">
                  <wp:extent cx="3115251" cy="1465326"/>
                  <wp:effectExtent l="0" t="0" r="0" b="1905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226" cy="1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FD84F" w14:textId="5840A3D3" w:rsidR="00AE742D" w:rsidRPr="00AE742D" w:rsidRDefault="009A0C2A" w:rsidP="008F25DE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13284C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47" w:author="Голубович Даниил Дмитриевич" w:date="2026-02-09T16:09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При повторном открытии фильтра, искомые данные исчезают.</w:t>
            </w:r>
          </w:p>
          <w:p w14:paraId="349A7E85" w14:textId="7780476B" w:rsidR="00071E57" w:rsidRPr="009E50A4" w:rsidRDefault="00071E57" w:rsidP="008F25DE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73650126" w14:textId="4975045F" w:rsidR="00071E57" w:rsidRPr="00E90997" w:rsidRDefault="00743BF6" w:rsidP="005D1EE9">
            <w:pPr>
              <w:pStyle w:val="a3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48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49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Фильтр. Дополнитель</w:t>
            </w:r>
            <w:r w:rsidR="00685DE0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50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 xml:space="preserve">ные опции. </w:t>
            </w:r>
            <w:r w:rsidR="00071E57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51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Реализовать дополнительные опции отбора информации</w:t>
            </w:r>
            <w:r w:rsidR="00F7363F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52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.</w:t>
            </w:r>
            <w:r w:rsidR="00071E57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53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 xml:space="preserve"> </w:t>
            </w:r>
          </w:p>
          <w:p w14:paraId="283FBB69" w14:textId="6B28A3FE" w:rsidR="00F7363F" w:rsidRPr="00E90997" w:rsidRDefault="00071E57" w:rsidP="0040664B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54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E90997">
              <w:rPr>
                <w:noProof/>
                <w:highlight w:val="green"/>
                <w:rPrChange w:id="355" w:author="Голубович Даниил Дмитриевич" w:date="2026-02-09T15:38:00Z">
                  <w:rPr>
                    <w:noProof/>
                  </w:rPr>
                </w:rPrChange>
              </w:rPr>
              <w:drawing>
                <wp:inline distT="0" distB="0" distL="0" distR="0" wp14:anchorId="042B6952" wp14:editId="1D5AF2D1">
                  <wp:extent cx="1178904" cy="546210"/>
                  <wp:effectExtent l="0" t="0" r="2540" b="6350"/>
                  <wp:docPr id="154" name="Рисунок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697" cy="557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8472E" w14:textId="3BC17640" w:rsidR="00F7363F" w:rsidRPr="00E90997" w:rsidRDefault="00F7363F" w:rsidP="0040664B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56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57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 xml:space="preserve">Выделенная опция была для конкретного примера. Отбор осуществлялся по столбцу </w:t>
            </w:r>
            <w:r w:rsidR="007D5011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58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«</w:t>
            </w:r>
            <w:r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lang w:val="en-US"/>
                <w:rPrChange w:id="359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  <w:lang w:val="en-US"/>
                  </w:rPr>
                </w:rPrChange>
              </w:rPr>
              <w:t>File</w:t>
            </w:r>
            <w:r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60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_</w:t>
            </w:r>
            <w:r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lang w:val="en-US"/>
                <w:rPrChange w:id="361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  <w:lang w:val="en-US"/>
                  </w:rPr>
                </w:rPrChange>
              </w:rPr>
              <w:t>Name</w:t>
            </w:r>
            <w:r w:rsidR="007D5011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62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»</w:t>
            </w:r>
            <w:r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63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 xml:space="preserve"> отбирались записи ≠ пустоте</w:t>
            </w:r>
            <w:r w:rsidR="00743BF6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64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, то есть все записи содержащие имя файла.</w:t>
            </w:r>
          </w:p>
          <w:p w14:paraId="2BEB9016" w14:textId="77777777" w:rsidR="00F7363F" w:rsidRPr="00E90997" w:rsidRDefault="00071E57" w:rsidP="0040664B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65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  <w:highlight w:val="cyan"/>
                  </w:rPr>
                </w:rPrChange>
              </w:rPr>
            </w:pPr>
            <w:r w:rsidRPr="00E90997">
              <w:rPr>
                <w:noProof/>
                <w:highlight w:val="green"/>
                <w:rPrChange w:id="366" w:author="Голубович Даниил Дмитриевич" w:date="2026-02-09T15:38:00Z">
                  <w:rPr>
                    <w:noProof/>
                  </w:rPr>
                </w:rPrChange>
              </w:rPr>
              <w:drawing>
                <wp:inline distT="0" distB="0" distL="0" distR="0" wp14:anchorId="7F5EDAA1" wp14:editId="3C1FE750">
                  <wp:extent cx="4003771" cy="666533"/>
                  <wp:effectExtent l="0" t="0" r="0" b="635"/>
                  <wp:docPr id="155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412" cy="66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67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 xml:space="preserve"> </w:t>
            </w:r>
          </w:p>
          <w:p w14:paraId="7DDAE758" w14:textId="69192130" w:rsidR="00F7363F" w:rsidRPr="00E90997" w:rsidRDefault="00954322" w:rsidP="00F7363F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68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69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Д.б. реализованы</w:t>
            </w:r>
            <w:r w:rsidR="007D5011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70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 xml:space="preserve"> </w:t>
            </w:r>
            <w:r w:rsidR="00F7363F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71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все опции из предлагаемого пер</w:t>
            </w:r>
            <w:r w:rsidR="007D5011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72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е</w:t>
            </w:r>
            <w:r w:rsidR="00F7363F"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73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чня.</w:t>
            </w:r>
          </w:p>
          <w:p w14:paraId="1ABF358C" w14:textId="77777777" w:rsidR="00F7363F" w:rsidRPr="00E90997" w:rsidRDefault="00F7363F" w:rsidP="00F7363F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74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</w:p>
          <w:p w14:paraId="2EA00C38" w14:textId="492B4874" w:rsidR="00F7363F" w:rsidRPr="00E90997" w:rsidRDefault="00F7363F" w:rsidP="00F7363F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75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</w:pPr>
            <w:r w:rsidRPr="00E90997">
              <w:rPr>
                <w:rFonts w:ascii="Times New Roman" w:hAnsi="Times New Roman"/>
                <w:noProof/>
                <w:sz w:val="24"/>
                <w:szCs w:val="24"/>
                <w:highlight w:val="green"/>
                <w:rPrChange w:id="376" w:author="Голубович Даниил Дмитриевич" w:date="2026-02-09T15:38:00Z">
                  <w:rPr>
                    <w:rFonts w:ascii="Times New Roman" w:hAnsi="Times New Roman"/>
                    <w:noProof/>
                    <w:sz w:val="24"/>
                    <w:szCs w:val="24"/>
                  </w:rPr>
                </w:rPrChange>
              </w:rPr>
              <w:t>Реализованая опция «Не равно» не работает.</w:t>
            </w:r>
          </w:p>
          <w:p w14:paraId="67196EB3" w14:textId="7451B5FD" w:rsidR="005032AB" w:rsidRDefault="00F7363F" w:rsidP="00F7363F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E90997">
              <w:rPr>
                <w:noProof/>
                <w:highlight w:val="green"/>
                <w:rPrChange w:id="377" w:author="Голубович Даниил Дмитриевич" w:date="2026-02-09T15:38:00Z">
                  <w:rPr>
                    <w:noProof/>
                  </w:rPr>
                </w:rPrChange>
              </w:rPr>
              <w:drawing>
                <wp:inline distT="0" distB="0" distL="0" distR="0" wp14:anchorId="32341FA6" wp14:editId="4100723C">
                  <wp:extent cx="2287548" cy="1716604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192" cy="1719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85ED9" w14:textId="77777777" w:rsidR="005032AB" w:rsidRDefault="005032AB" w:rsidP="00F7363F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</w:pPr>
          </w:p>
          <w:p w14:paraId="02DD7A14" w14:textId="77777777" w:rsidR="00071E57" w:rsidRPr="00404E9D" w:rsidRDefault="00071E57" w:rsidP="00913094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71E57" w:rsidRPr="00041230" w14:paraId="3B992948" w14:textId="77777777" w:rsidTr="00876236">
        <w:tc>
          <w:tcPr>
            <w:tcW w:w="573" w:type="dxa"/>
            <w:shd w:val="clear" w:color="auto" w:fill="auto"/>
          </w:tcPr>
          <w:p w14:paraId="3D0F9BB3" w14:textId="77777777" w:rsidR="00071E57" w:rsidRPr="0088485E" w:rsidRDefault="00071E57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69A51AA8" w14:textId="1A318A8A" w:rsidR="00071E57" w:rsidRPr="00404E9D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Бизнес-объект AA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Меню пользователя</w:t>
            </w:r>
          </w:p>
          <w:p w14:paraId="1AD50276" w14:textId="77777777" w:rsidR="00071E57" w:rsidRPr="00404E9D" w:rsidRDefault="00071E57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78CC39F0" w14:textId="7DFC95A4" w:rsidR="00071E57" w:rsidRPr="00404E9D" w:rsidRDefault="00071E57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При реализации должны быть учтены требования ПР на Бизнес-объект AA</w:t>
            </w:r>
          </w:p>
        </w:tc>
        <w:tc>
          <w:tcPr>
            <w:tcW w:w="1775" w:type="dxa"/>
            <w:shd w:val="clear" w:color="auto" w:fill="auto"/>
          </w:tcPr>
          <w:p w14:paraId="4DD79A8E" w14:textId="5E05A305" w:rsidR="00071E57" w:rsidRPr="00ED7B3E" w:rsidRDefault="00071E57" w:rsidP="00E70C2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 w:rsidRPr="00837E32">
              <w:rPr>
                <w:rFonts w:ascii="Times New Roman" w:hAnsi="Times New Roman"/>
                <w:color w:val="000000"/>
                <w:sz w:val="24"/>
                <w:szCs w:val="24"/>
              </w:rPr>
              <w:t>Не реализовано</w:t>
            </w:r>
          </w:p>
        </w:tc>
        <w:tc>
          <w:tcPr>
            <w:tcW w:w="8097" w:type="dxa"/>
          </w:tcPr>
          <w:p w14:paraId="0ECC730D" w14:textId="102243E4" w:rsidR="00071E57" w:rsidRDefault="00071E57" w:rsidP="00E70C2D">
            <w:pPr>
              <w:jc w:val="both"/>
              <w:rPr>
                <w:ins w:id="378" w:author="Голубович Даниил Дмитриевич" w:date="2026-02-05T14:34:00Z"/>
                <w:rFonts w:ascii="Times New Roman" w:hAnsi="Times New Roman"/>
                <w:color w:val="000000"/>
                <w:sz w:val="24"/>
                <w:szCs w:val="24"/>
              </w:rPr>
            </w:pPr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79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Реализован только вход в систему по ссылке. Вход из меню </w:t>
            </w:r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lang w:val="en-US"/>
                <w:rPrChange w:id="380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  <w:lang w:val="en-US"/>
                  </w:rPr>
                </w:rPrChange>
              </w:rPr>
              <w:t>IIS</w:t>
            </w:r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81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(ММР) не реализован. (повторно)</w:t>
            </w:r>
          </w:p>
          <w:p w14:paraId="11F703B1" w14:textId="77777777" w:rsidR="007B4A9E" w:rsidRDefault="007B4A9E">
            <w:pPr>
              <w:rPr>
                <w:ins w:id="382" w:author="Голубович Даниил Дмитриевич" w:date="2026-02-05T14:36:00Z"/>
                <w:rFonts w:ascii="Times New Roman" w:hAnsi="Times New Roman"/>
                <w:color w:val="000000"/>
                <w:sz w:val="24"/>
                <w:szCs w:val="24"/>
              </w:rPr>
              <w:pPrChange w:id="383" w:author="Голубович Даниил Дмитриевич" w:date="2026-02-05T14:36:00Z">
                <w:pPr>
                  <w:framePr w:hSpace="180" w:wrap="around" w:vAnchor="text" w:hAnchor="page" w:x="1594" w:y="-707"/>
                  <w:jc w:val="both"/>
                </w:pPr>
              </w:pPrChange>
            </w:pPr>
          </w:p>
          <w:p w14:paraId="635128DA" w14:textId="505F2D57" w:rsidR="007B4A9E" w:rsidRPr="00404E9D" w:rsidRDefault="007B4A9E">
            <w:pPr>
              <w:rPr>
                <w:rFonts w:ascii="Times New Roman" w:hAnsi="Times New Roman"/>
                <w:color w:val="000000"/>
                <w:sz w:val="24"/>
                <w:szCs w:val="24"/>
              </w:rPr>
              <w:pPrChange w:id="384" w:author="Голубович Даниил Дмитриевич" w:date="2026-02-05T14:36:00Z">
                <w:pPr>
                  <w:framePr w:hSpace="180" w:wrap="around" w:vAnchor="text" w:hAnchor="page" w:x="1594" w:y="-707"/>
                  <w:jc w:val="both"/>
                </w:pPr>
              </w:pPrChange>
            </w:pPr>
            <w:ins w:id="385" w:author="Голубович Даниил Дмитриевич" w:date="2026-02-05T14:36:00Z">
              <w:r>
                <w:rPr>
                  <w:rFonts w:ascii="Times New Roman" w:hAnsi="Times New Roman"/>
                  <w:color w:val="000000"/>
                  <w:sz w:val="24"/>
                  <w:szCs w:val="24"/>
                </w:rPr>
                <w:t>ЭТО ВОПРОС НЕ КО МНЕ</w:t>
              </w:r>
            </w:ins>
          </w:p>
        </w:tc>
      </w:tr>
      <w:tr w:rsidR="00071E57" w:rsidRPr="00041230" w14:paraId="72E768C3" w14:textId="77777777" w:rsidTr="00695E0C">
        <w:tc>
          <w:tcPr>
            <w:tcW w:w="573" w:type="dxa"/>
            <w:shd w:val="clear" w:color="auto" w:fill="auto"/>
          </w:tcPr>
          <w:p w14:paraId="207028A6" w14:textId="77777777" w:rsidR="00071E57" w:rsidRPr="0088485E" w:rsidRDefault="00071E57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436840CC" w14:textId="77777777" w:rsidR="00071E57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Бизнес-объект AA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09D41B56" w14:textId="118ABD7C" w:rsidR="00071E57" w:rsidRPr="00404E9D" w:rsidRDefault="00071E57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Ролево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й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доступ</w:t>
            </w:r>
          </w:p>
        </w:tc>
        <w:tc>
          <w:tcPr>
            <w:tcW w:w="5288" w:type="dxa"/>
            <w:shd w:val="clear" w:color="auto" w:fill="auto"/>
          </w:tcPr>
          <w:p w14:paraId="79D0D1F7" w14:textId="77777777" w:rsidR="00071E57" w:rsidRDefault="00071E57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Доступ к Настройкам и Обработчикам Транспорта согласно ролевого доступа.</w:t>
            </w:r>
          </w:p>
          <w:p w14:paraId="5B13D941" w14:textId="77777777" w:rsidR="00071E57" w:rsidRDefault="00071E57" w:rsidP="00E70C2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3827B71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Выполнение настроек Транспорта:</w:t>
            </w:r>
          </w:p>
          <w:p w14:paraId="5FC655F2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BPS</w:t>
            </w:r>
            <w:r w:rsidRPr="00F77B5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TRT</w:t>
            </w: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Setting</w:t>
            </w:r>
            <w:proofErr w:type="spellEnd"/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, значения:</w:t>
            </w:r>
          </w:p>
          <w:p w14:paraId="56DC1215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- «*» (любая задача Транспорта).</w:t>
            </w:r>
          </w:p>
          <w:p w14:paraId="53AEA26B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ACTVT (Действие), значения:</w:t>
            </w:r>
          </w:p>
          <w:p w14:paraId="6D99C733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«01» (Создание); </w:t>
            </w:r>
          </w:p>
          <w:p w14:paraId="3F7BD1AF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- «02» (Изменение);</w:t>
            </w:r>
          </w:p>
          <w:p w14:paraId="0C27FE9E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- «03» (Просмотр).</w:t>
            </w:r>
          </w:p>
          <w:p w14:paraId="755FB748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Пример:</w:t>
            </w:r>
          </w:p>
          <w:p w14:paraId="740734B9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BPS</w:t>
            </w:r>
            <w:r w:rsidRPr="00F77B5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TRT</w:t>
            </w: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Setting</w:t>
            </w:r>
            <w:proofErr w:type="spellEnd"/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= *</w:t>
            </w:r>
          </w:p>
          <w:p w14:paraId="537E88E1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ACTVT = 01, 02, 03 позволяет выполнять настройку Транспорта.</w:t>
            </w:r>
          </w:p>
          <w:p w14:paraId="3855FA54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ACTVT = 03 позволяет выполнять просмотр настроек Транспорта.</w:t>
            </w:r>
          </w:p>
          <w:p w14:paraId="55713325" w14:textId="77777777" w:rsidR="00071E57" w:rsidRPr="00F77B5D" w:rsidRDefault="00071E57" w:rsidP="00695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295A1B" w14:textId="77777777" w:rsidR="00071E57" w:rsidRPr="00404E9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5" w:type="dxa"/>
            <w:shd w:val="clear" w:color="auto" w:fill="auto"/>
          </w:tcPr>
          <w:p w14:paraId="32728990" w14:textId="72C3E8FB" w:rsidR="00071E57" w:rsidRPr="00404E9D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Не реализовано</w:t>
            </w:r>
          </w:p>
        </w:tc>
        <w:tc>
          <w:tcPr>
            <w:tcW w:w="8097" w:type="dxa"/>
            <w:shd w:val="clear" w:color="auto" w:fill="auto"/>
          </w:tcPr>
          <w:p w14:paraId="3F8D1B73" w14:textId="595C11CF" w:rsidR="00071E57" w:rsidRPr="00DD12E4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86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87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Реализован только вход в систему под пользователем и паролем </w:t>
            </w:r>
            <w:proofErr w:type="spellStart"/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88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Active</w:t>
            </w:r>
            <w:proofErr w:type="spellEnd"/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89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proofErr w:type="spellStart"/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90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Directory</w:t>
            </w:r>
            <w:proofErr w:type="spellEnd"/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91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. Разграничения доступа внутри ПМ не реализовано.</w:t>
            </w:r>
          </w:p>
          <w:p w14:paraId="3C240572" w14:textId="33393E5C" w:rsidR="00071E57" w:rsidRPr="00DD12E4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92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93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(</w:t>
            </w:r>
            <w:proofErr w:type="spellStart"/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94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повтроно</w:t>
            </w:r>
            <w:proofErr w:type="spellEnd"/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95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)</w:t>
            </w:r>
          </w:p>
          <w:p w14:paraId="36BFFCB8" w14:textId="7558EC8A" w:rsidR="00071E57" w:rsidRPr="006E7B09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96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(</w:t>
            </w:r>
            <w:proofErr w:type="spellStart"/>
            <w:r w:rsidR="00C154BB"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97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д</w:t>
            </w:r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98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з</w:t>
            </w:r>
            <w:proofErr w:type="spellEnd"/>
            <w:r w:rsidRPr="00DD12E4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rPrChange w:id="399" w:author="Голубович Даниил Дмитриевич" w:date="2026-02-05T14:38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Pr="00DD12E4">
              <w:rPr>
                <w:rFonts w:ascii="Times New Roman" w:eastAsiaTheme="minorHAnsi" w:hAnsi="Times New Roman"/>
                <w:color w:val="000000"/>
                <w:sz w:val="24"/>
                <w:szCs w:val="24"/>
                <w:highlight w:val="red"/>
                <w:lang w:eastAsia="en-US"/>
                <w:rPrChange w:id="400" w:author="Голубович Даниил Дмитриевич" w:date="2026-02-05T14:38:00Z">
                  <w:rPr>
                    <w:rFonts w:ascii="Times New Roman" w:eastAsiaTheme="minorHAnsi" w:hAnsi="Times New Roman"/>
                    <w:color w:val="000000"/>
                    <w:sz w:val="24"/>
                    <w:szCs w:val="24"/>
                    <w:lang w:eastAsia="en-US"/>
                  </w:rPr>
                </w:rPrChange>
              </w:rPr>
              <w:t>09.10.2025 № 795-20-010/4716)</w:t>
            </w:r>
          </w:p>
          <w:p w14:paraId="238A7757" w14:textId="77777777" w:rsidR="00071E57" w:rsidRDefault="00071E57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F14254A" w14:textId="7F9AB3CF" w:rsidR="00071E57" w:rsidRPr="007B4A9E" w:rsidRDefault="007B4A9E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ins w:id="401" w:author="Голубович Даниил Дмитриевич" w:date="2026-02-05T14:36:00Z">
              <w:r>
                <w:rPr>
                  <w:rFonts w:ascii="Times New Roman" w:hAnsi="Times New Roman"/>
                  <w:color w:val="000000"/>
                  <w:sz w:val="24"/>
                  <w:szCs w:val="24"/>
                </w:rPr>
                <w:t xml:space="preserve">ДАЙТЕ РОЛИ, Я ИХ СОЗДАВАТЬ В </w:t>
              </w:r>
              <w:r>
                <w:rPr>
                  <w:rFonts w:ascii="Times New Roman" w:hAnsi="Times New Roman"/>
                  <w:color w:val="000000"/>
                  <w:sz w:val="24"/>
                  <w:szCs w:val="24"/>
                  <w:lang w:val="en-US"/>
                </w:rPr>
                <w:t>AD</w:t>
              </w:r>
              <w:r w:rsidRPr="007B4A9E">
                <w:rPr>
                  <w:rFonts w:ascii="Times New Roman" w:hAnsi="Times New Roman"/>
                  <w:color w:val="000000"/>
                  <w:sz w:val="24"/>
                  <w:szCs w:val="24"/>
                  <w:rPrChange w:id="402" w:author="Голубович Даниил Дмитриевич" w:date="2026-02-05T14:36:00Z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rPrChange>
                </w:rPr>
                <w:t xml:space="preserve"> </w:t>
              </w:r>
              <w:r>
                <w:rPr>
                  <w:rFonts w:ascii="Times New Roman" w:hAnsi="Times New Roman"/>
                  <w:color w:val="000000"/>
                  <w:sz w:val="24"/>
                  <w:szCs w:val="24"/>
                </w:rPr>
                <w:t>НЕ БУДУ</w:t>
              </w:r>
            </w:ins>
          </w:p>
        </w:tc>
      </w:tr>
      <w:tr w:rsidR="00071E57" w:rsidRPr="00041230" w14:paraId="3C655DD9" w14:textId="77777777" w:rsidTr="00876236">
        <w:tc>
          <w:tcPr>
            <w:tcW w:w="573" w:type="dxa"/>
            <w:shd w:val="clear" w:color="auto" w:fill="auto"/>
          </w:tcPr>
          <w:p w14:paraId="37122721" w14:textId="77777777" w:rsidR="00071E57" w:rsidRPr="0088485E" w:rsidRDefault="00071E57" w:rsidP="005D1EE9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4E73E4C5" w14:textId="782E43E6" w:rsidR="00071E57" w:rsidRPr="00404E9D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67B84">
              <w:rPr>
                <w:rFonts w:ascii="Times New Roman" w:hAnsi="Times New Roman"/>
                <w:color w:val="000000"/>
                <w:sz w:val="24"/>
                <w:szCs w:val="24"/>
              </w:rPr>
              <w:t>IIS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267B84">
              <w:rPr>
                <w:rFonts w:ascii="Times New Roman" w:hAnsi="Times New Roman"/>
                <w:color w:val="000000"/>
                <w:sz w:val="24"/>
                <w:szCs w:val="24"/>
              </w:rPr>
              <w:t>PTS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Транспорт.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Протоколирование</w:t>
            </w:r>
          </w:p>
        </w:tc>
        <w:tc>
          <w:tcPr>
            <w:tcW w:w="5288" w:type="dxa"/>
            <w:shd w:val="clear" w:color="auto" w:fill="auto"/>
          </w:tcPr>
          <w:p w14:paraId="4F1C33DB" w14:textId="12FA8167" w:rsidR="00071E57" w:rsidRPr="008574F8" w:rsidRDefault="00071E57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Порядок автоматизированных сбора, обработки, накопления, систематизации и хранения сведений о событиях информационной безопасности ОАО «АСБ Беларусбанк»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от  15.05.2024.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775" w:type="dxa"/>
            <w:shd w:val="clear" w:color="auto" w:fill="auto"/>
          </w:tcPr>
          <w:p w14:paraId="07FE2DAE" w14:textId="5E5C86B7" w:rsidR="00071E57" w:rsidRPr="00404E9D" w:rsidRDefault="00695E0C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Реализовано. </w:t>
            </w:r>
            <w:r w:rsidR="00071E57">
              <w:rPr>
                <w:rFonts w:ascii="Times New Roman" w:hAnsi="Times New Roman"/>
                <w:color w:val="000000"/>
                <w:sz w:val="24"/>
                <w:szCs w:val="24"/>
              </w:rPr>
              <w:t>Устранить замечани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8097" w:type="dxa"/>
          </w:tcPr>
          <w:p w14:paraId="6CFE5AD9" w14:textId="2B0B6665" w:rsidR="00071E57" w:rsidRPr="00225AF6" w:rsidRDefault="000C6730" w:rsidP="0023526F">
            <w:pPr>
              <w:pStyle w:val="a3"/>
              <w:numPr>
                <w:ilvl w:val="0"/>
                <w:numId w:val="55"/>
              </w:numPr>
              <w:ind w:left="434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03" w:author="Голубович Даниил Дмитриевич" w:date="2026-02-10T17:34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225AF6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04" w:author="Голубович Даниил Дмитриевич" w:date="2026-02-10T17:34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Реализовать Поиск/Фильтр</w:t>
            </w:r>
            <w:r w:rsidR="004D2E70" w:rsidRPr="00225AF6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05" w:author="Голубович Даниил Дмитриевич" w:date="2026-02-10T17:34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/Сортировку (↑↓)</w:t>
            </w:r>
            <w:r w:rsidRPr="00225AF6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06" w:author="Голубович Даниил Дмитриевич" w:date="2026-02-10T17:34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:</w:t>
            </w:r>
            <w:r w:rsidR="0023526F" w:rsidRPr="00225AF6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07" w:author="Голубович Даниил Дмитриевич" w:date="2026-02-10T17:34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="00071E57" w:rsidRPr="00225AF6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08" w:author="Голубович Даниил Дмитриевич" w:date="2026-02-10T17:34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Реализовать</w:t>
            </w:r>
            <w:r w:rsidR="00071E57" w:rsidRPr="00225AF6" w:rsidDel="005664CD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09" w:author="Голубович Даниил Дмитриевич" w:date="2026-02-10T17:34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</w:t>
            </w:r>
            <w:r w:rsidR="00071E57" w:rsidRPr="00225AF6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10" w:author="Голубович Даниил Дмитриевич" w:date="2026-02-10T17:34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Поиск/Фильтр.</w:t>
            </w:r>
            <w:r w:rsidR="0023526F" w:rsidRPr="00225AF6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11" w:author="Голубович Даниил Дмитриевич" w:date="2026-02-10T17:34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 (повторно)(</w:t>
            </w:r>
            <w:r w:rsidR="00071E57" w:rsidRPr="00225AF6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12" w:author="Голубович Даниил Дмитриевич" w:date="2026-02-10T17:34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повторно)</w:t>
            </w:r>
          </w:p>
          <w:p w14:paraId="64CA1F42" w14:textId="1BDDF407" w:rsidR="00270565" w:rsidRDefault="00270565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25AF6">
              <w:rPr>
                <w:noProof/>
                <w:highlight w:val="green"/>
                <w:rPrChange w:id="413" w:author="Голубович Даниил Дмитриевич" w:date="2026-02-10T17:34:00Z">
                  <w:rPr>
                    <w:noProof/>
                  </w:rPr>
                </w:rPrChange>
              </w:rPr>
              <w:drawing>
                <wp:inline distT="0" distB="0" distL="0" distR="0" wp14:anchorId="36B7B929" wp14:editId="30051CBB">
                  <wp:extent cx="2680335" cy="607760"/>
                  <wp:effectExtent l="0" t="0" r="5715" b="1905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639" cy="61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76598" w14:textId="7B00AB30" w:rsidR="00D56753" w:rsidRPr="0098035C" w:rsidRDefault="00D56753" w:rsidP="008F25DE">
            <w:pPr>
              <w:pStyle w:val="a3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14" w:author="Голубович Даниил Дмитриевич" w:date="2026-02-03T14:5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98035C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15" w:author="Голубович Даниил Дмитриевич" w:date="2026-02-03T14:51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Снятие блокировки не фиксируется в логах пользователя.</w:t>
            </w:r>
          </w:p>
          <w:p w14:paraId="63B452E3" w14:textId="77777777" w:rsidR="00F715F1" w:rsidRPr="008F25DE" w:rsidRDefault="00F715F1" w:rsidP="008F25DE">
            <w:pPr>
              <w:pStyle w:val="a3"/>
              <w:ind w:left="108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D2B2CE0" w14:textId="650035BE" w:rsidR="00270565" w:rsidRPr="00071E57" w:rsidRDefault="00270565" w:rsidP="000C6730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71E57" w:rsidRPr="00041230" w14:paraId="7B3366B9" w14:textId="77777777" w:rsidTr="00876236">
        <w:tc>
          <w:tcPr>
            <w:tcW w:w="573" w:type="dxa"/>
            <w:shd w:val="clear" w:color="auto" w:fill="auto"/>
          </w:tcPr>
          <w:p w14:paraId="1ADDA8C6" w14:textId="474CFAF6" w:rsidR="008D5F52" w:rsidRDefault="008D5F52" w:rsidP="000C6730">
            <w:pPr>
              <w:pStyle w:val="a3"/>
              <w:numPr>
                <w:ilvl w:val="0"/>
                <w:numId w:val="55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C599153" w14:textId="77777777" w:rsidR="008D5F52" w:rsidRPr="008F25DE" w:rsidRDefault="008D5F52" w:rsidP="00913094">
            <w:pPr>
              <w:pStyle w:val="a3"/>
              <w:numPr>
                <w:ilvl w:val="0"/>
                <w:numId w:val="12"/>
              </w:numPr>
            </w:pPr>
          </w:p>
          <w:p w14:paraId="33117D0B" w14:textId="77777777" w:rsidR="008D5F52" w:rsidRPr="008F25DE" w:rsidRDefault="008D5F52" w:rsidP="008F25DE"/>
          <w:p w14:paraId="5C3800F0" w14:textId="77777777" w:rsidR="008D5F52" w:rsidRPr="008F25DE" w:rsidRDefault="008D5F52" w:rsidP="008F25DE"/>
          <w:p w14:paraId="7C6E5833" w14:textId="77777777" w:rsidR="008D5F52" w:rsidRPr="008F25DE" w:rsidRDefault="008D5F52" w:rsidP="008F25DE"/>
          <w:p w14:paraId="54C0B67D" w14:textId="77777777" w:rsidR="008D5F52" w:rsidRPr="008F25DE" w:rsidRDefault="008D5F52" w:rsidP="008F25DE"/>
          <w:p w14:paraId="6F447F17" w14:textId="0025BB6C" w:rsidR="008D5F52" w:rsidRDefault="008D5F52" w:rsidP="008D5F52"/>
          <w:p w14:paraId="4293C1D3" w14:textId="397FA035" w:rsidR="008D5F52" w:rsidRDefault="008D5F52" w:rsidP="008D5F52"/>
          <w:p w14:paraId="7031F056" w14:textId="127E85AD" w:rsidR="00071E57" w:rsidRPr="008F25DE" w:rsidRDefault="00071E57" w:rsidP="00DE3E7E">
            <w:pPr>
              <w:pStyle w:val="a3"/>
              <w:numPr>
                <w:ilvl w:val="0"/>
                <w:numId w:val="12"/>
              </w:numPr>
            </w:pPr>
          </w:p>
        </w:tc>
        <w:tc>
          <w:tcPr>
            <w:tcW w:w="1604" w:type="dxa"/>
            <w:shd w:val="clear" w:color="auto" w:fill="auto"/>
          </w:tcPr>
          <w:p w14:paraId="44A07711" w14:textId="3385620A" w:rsidR="00071E57" w:rsidRPr="00404E9D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Документы изменений</w:t>
            </w:r>
          </w:p>
        </w:tc>
        <w:tc>
          <w:tcPr>
            <w:tcW w:w="5288" w:type="dxa"/>
            <w:shd w:val="clear" w:color="auto" w:fill="auto"/>
          </w:tcPr>
          <w:p w14:paraId="5B04976C" w14:textId="1F0EF3B3" w:rsidR="00071E57" w:rsidRPr="00404E9D" w:rsidRDefault="00071E57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Изменение настроек Транспорта.</w:t>
            </w:r>
          </w:p>
        </w:tc>
        <w:tc>
          <w:tcPr>
            <w:tcW w:w="1775" w:type="dxa"/>
            <w:shd w:val="clear" w:color="auto" w:fill="auto"/>
          </w:tcPr>
          <w:p w14:paraId="5A31F8AD" w14:textId="6D1F89A9" w:rsidR="00071E57" w:rsidRPr="00404E9D" w:rsidRDefault="00475FB2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</w:t>
            </w:r>
          </w:p>
        </w:tc>
        <w:tc>
          <w:tcPr>
            <w:tcW w:w="8097" w:type="dxa"/>
          </w:tcPr>
          <w:p w14:paraId="14D26630" w14:textId="26B730C2" w:rsidR="000C6730" w:rsidRPr="00D7227A" w:rsidRDefault="000C6730" w:rsidP="008F25DE">
            <w:pPr>
              <w:pStyle w:val="a3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16" w:author="Голубович Даниил Дмитриевич" w:date="2026-02-05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7227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17" w:author="Голубович Даниил Дмитриевич" w:date="2026-02-05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Детальный просмотр действия пользователя </w:t>
            </w:r>
            <w:r w:rsidR="00C154BB" w:rsidRPr="00D7227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18" w:author="Голубович Даниил Дмитриевич" w:date="2026-02-05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р</w:t>
            </w:r>
            <w:r w:rsidRPr="00D7227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19" w:author="Голубович Даниил Дмитриевич" w:date="2026-02-05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>еали</w:t>
            </w:r>
            <w:r w:rsidR="004D2E70" w:rsidRPr="00D7227A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20" w:author="Голубович Даниил Дмитриевич" w:date="2026-02-05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  <w:t xml:space="preserve">зовать в структурированном виде с возможностью поиска/фильтрации/сортировки. </w:t>
            </w:r>
          </w:p>
          <w:p w14:paraId="3532792B" w14:textId="14AD014F" w:rsidR="000C6730" w:rsidRPr="00D7227A" w:rsidRDefault="000C6730" w:rsidP="000C6730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rPrChange w:id="421" w:author="Голубович Даниил Дмитриевич" w:date="2026-02-05T13:23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7227A">
              <w:rPr>
                <w:noProof/>
                <w:highlight w:val="green"/>
                <w:rPrChange w:id="422" w:author="Голубович Даниил Дмитриевич" w:date="2026-02-05T13:23:00Z">
                  <w:rPr>
                    <w:noProof/>
                  </w:rPr>
                </w:rPrChange>
              </w:rPr>
              <w:drawing>
                <wp:inline distT="0" distB="0" distL="0" distR="0" wp14:anchorId="1916F022" wp14:editId="20070FE9">
                  <wp:extent cx="5004435" cy="278765"/>
                  <wp:effectExtent l="0" t="0" r="5715" b="6985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7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DFB02" w14:textId="2FAF6AF0" w:rsidR="00071E57" w:rsidRPr="00A202B1" w:rsidRDefault="000C6730" w:rsidP="000C6730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  <w:rPrChange w:id="423" w:author="Голубович Даниил Дмитриевич" w:date="2026-02-10T15:17:00Z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</w:rPrChange>
              </w:rPr>
            </w:pPr>
            <w:r w:rsidRPr="00D7227A">
              <w:rPr>
                <w:noProof/>
                <w:highlight w:val="green"/>
                <w:rPrChange w:id="424" w:author="Голубович Даниил Дмитриевич" w:date="2026-02-05T13:23:00Z">
                  <w:rPr>
                    <w:noProof/>
                  </w:rPr>
                </w:rPrChange>
              </w:rPr>
              <w:lastRenderedPageBreak/>
              <w:drawing>
                <wp:inline distT="0" distB="0" distL="0" distR="0" wp14:anchorId="49FA2307" wp14:editId="1C1EA507">
                  <wp:extent cx="1880235" cy="1677682"/>
                  <wp:effectExtent l="0" t="0" r="5715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492" cy="1679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E57" w:rsidRPr="00041230" w14:paraId="52F77AA3" w14:textId="77777777" w:rsidTr="00695E0C">
        <w:tc>
          <w:tcPr>
            <w:tcW w:w="573" w:type="dxa"/>
            <w:shd w:val="clear" w:color="auto" w:fill="auto"/>
          </w:tcPr>
          <w:p w14:paraId="0AB25149" w14:textId="211AB0D6" w:rsidR="008D5F52" w:rsidRDefault="008D5F52" w:rsidP="000C6730">
            <w:pPr>
              <w:pStyle w:val="a3"/>
              <w:numPr>
                <w:ilvl w:val="0"/>
                <w:numId w:val="55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FA90AD4" w14:textId="77777777" w:rsidR="008D5F52" w:rsidRPr="008F25DE" w:rsidRDefault="008D5F52" w:rsidP="008F25DE"/>
          <w:p w14:paraId="17FED571" w14:textId="53113CE2" w:rsidR="008D5F52" w:rsidRDefault="008D5F52" w:rsidP="008D5F52"/>
          <w:p w14:paraId="57598A15" w14:textId="07B54531" w:rsidR="00071E57" w:rsidRPr="008F25DE" w:rsidRDefault="00071E57" w:rsidP="00DE3E7E">
            <w:pPr>
              <w:pStyle w:val="a3"/>
              <w:numPr>
                <w:ilvl w:val="0"/>
                <w:numId w:val="12"/>
              </w:numPr>
            </w:pPr>
          </w:p>
        </w:tc>
        <w:tc>
          <w:tcPr>
            <w:tcW w:w="1604" w:type="dxa"/>
            <w:shd w:val="clear" w:color="auto" w:fill="auto"/>
          </w:tcPr>
          <w:p w14:paraId="75E5090D" w14:textId="56522347" w:rsidR="00071E57" w:rsidRPr="00404E9D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S. PTS.TRT. Настройка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Контроль совместного доступа</w:t>
            </w:r>
          </w:p>
        </w:tc>
        <w:tc>
          <w:tcPr>
            <w:tcW w:w="5288" w:type="dxa"/>
            <w:shd w:val="clear" w:color="auto" w:fill="auto"/>
          </w:tcPr>
          <w:p w14:paraId="6E992604" w14:textId="2820371B" w:rsidR="00071E57" w:rsidRPr="00404E9D" w:rsidRDefault="00071E57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EED841" wp14:editId="43EB2076">
                  <wp:extent cx="3220720" cy="88011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720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5" w:type="dxa"/>
            <w:shd w:val="clear" w:color="auto" w:fill="auto"/>
          </w:tcPr>
          <w:p w14:paraId="04544FAF" w14:textId="3F8A6AB8" w:rsidR="00071E57" w:rsidRPr="00404E9D" w:rsidRDefault="00071E57" w:rsidP="00475FB2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</w:t>
            </w:r>
          </w:p>
        </w:tc>
        <w:tc>
          <w:tcPr>
            <w:tcW w:w="8097" w:type="dxa"/>
            <w:shd w:val="clear" w:color="auto" w:fill="auto"/>
          </w:tcPr>
          <w:p w14:paraId="34CF6C03" w14:textId="77777777" w:rsidR="007A5EFB" w:rsidRDefault="00475FB2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24C4F6" wp14:editId="6EE6D102">
                  <wp:extent cx="1052422" cy="438077"/>
                  <wp:effectExtent l="0" t="0" r="0" b="635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906" cy="443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AAA07" w14:textId="35885706" w:rsidR="007A5EFB" w:rsidRDefault="007A5EFB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7F58C5" wp14:editId="437CDEBE">
                  <wp:extent cx="1476232" cy="659537"/>
                  <wp:effectExtent l="0" t="0" r="0" b="762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885" cy="673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1932A" w14:textId="3F8ECB14" w:rsidR="00071E57" w:rsidRPr="00404E9D" w:rsidRDefault="007A5EFB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CE97B10" wp14:editId="632B79CE">
                  <wp:extent cx="937763" cy="433043"/>
                  <wp:effectExtent l="0" t="0" r="0" b="5715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703" cy="438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346" w:rsidRPr="00041230" w14:paraId="360B374C" w14:textId="77777777" w:rsidTr="00876236">
        <w:tc>
          <w:tcPr>
            <w:tcW w:w="573" w:type="dxa"/>
            <w:vMerge w:val="restart"/>
            <w:shd w:val="clear" w:color="auto" w:fill="auto"/>
          </w:tcPr>
          <w:p w14:paraId="5549F627" w14:textId="44A09E0C" w:rsidR="008D5F52" w:rsidRDefault="008D5F52" w:rsidP="000C6730">
            <w:pPr>
              <w:pStyle w:val="a3"/>
              <w:numPr>
                <w:ilvl w:val="0"/>
                <w:numId w:val="55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A3EE3E9" w14:textId="77777777" w:rsidR="008D5F52" w:rsidRPr="008F25DE" w:rsidRDefault="008D5F52" w:rsidP="008F25DE"/>
          <w:p w14:paraId="03EE4ABF" w14:textId="77777777" w:rsidR="008D5F52" w:rsidRPr="008F25DE" w:rsidRDefault="008D5F52" w:rsidP="008F25DE"/>
          <w:p w14:paraId="60DBF904" w14:textId="67B6360F" w:rsidR="008D5F52" w:rsidRDefault="008D5F52" w:rsidP="008D5F52"/>
          <w:p w14:paraId="5444D1E3" w14:textId="1BAEC44D" w:rsidR="00576346" w:rsidRPr="008F25DE" w:rsidRDefault="00576346" w:rsidP="00DE3E7E">
            <w:pPr>
              <w:pStyle w:val="a3"/>
              <w:numPr>
                <w:ilvl w:val="0"/>
                <w:numId w:val="12"/>
              </w:numPr>
            </w:pPr>
          </w:p>
        </w:tc>
        <w:tc>
          <w:tcPr>
            <w:tcW w:w="1604" w:type="dxa"/>
            <w:vMerge w:val="restart"/>
            <w:shd w:val="clear" w:color="auto" w:fill="auto"/>
          </w:tcPr>
          <w:p w14:paraId="1175200B" w14:textId="67AD829B" w:rsidR="00576346" w:rsidRPr="00267B84" w:rsidRDefault="00576346" w:rsidP="0040664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Бизнес-объект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Оперативный архив</w:t>
            </w:r>
          </w:p>
        </w:tc>
        <w:tc>
          <w:tcPr>
            <w:tcW w:w="5288" w:type="dxa"/>
            <w:shd w:val="clear" w:color="auto" w:fill="auto"/>
          </w:tcPr>
          <w:p w14:paraId="555B12B9" w14:textId="3D8A23EA" w:rsidR="00576346" w:rsidRPr="00A04037" w:rsidRDefault="00576346" w:rsidP="00144BFA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Технологический архив ведется согласно настроек Тран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порта</w:t>
            </w:r>
          </w:p>
        </w:tc>
        <w:tc>
          <w:tcPr>
            <w:tcW w:w="1775" w:type="dxa"/>
            <w:shd w:val="clear" w:color="auto" w:fill="auto"/>
          </w:tcPr>
          <w:p w14:paraId="21EA1D0C" w14:textId="77909721" w:rsidR="00576346" w:rsidRDefault="00576346" w:rsidP="00C256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Не реализовано</w:t>
            </w:r>
          </w:p>
        </w:tc>
        <w:tc>
          <w:tcPr>
            <w:tcW w:w="8097" w:type="dxa"/>
            <w:vMerge w:val="restart"/>
          </w:tcPr>
          <w:p w14:paraId="03E3827D" w14:textId="6411A690" w:rsidR="00576346" w:rsidRPr="008F25DE" w:rsidRDefault="00576346" w:rsidP="008F25D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F25DE">
              <w:rPr>
                <w:rFonts w:ascii="Times New Roman" w:hAnsi="Times New Roman"/>
                <w:color w:val="000000"/>
                <w:sz w:val="24"/>
                <w:szCs w:val="24"/>
              </w:rPr>
              <w:t>Оперативный (технологический) архив записей из таблиц бизнес-объектов.</w:t>
            </w:r>
          </w:p>
          <w:p w14:paraId="4A11A763" w14:textId="5A3E784A" w:rsidR="00576346" w:rsidRPr="008F25DE" w:rsidRDefault="00576346" w:rsidP="0057634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F25DE">
              <w:rPr>
                <w:rFonts w:ascii="Times New Roman" w:hAnsi="Times New Roman"/>
                <w:color w:val="000000"/>
                <w:sz w:val="24"/>
                <w:szCs w:val="24"/>
              </w:rPr>
              <w:t>Процедура очистки основных таблиц, с которыми осуществляется работа в текущем операционном периоде, и перенос записей в архивные таблицы.</w:t>
            </w:r>
          </w:p>
          <w:p w14:paraId="7A6CF162" w14:textId="63C9201F" w:rsidR="00576346" w:rsidRDefault="00576346" w:rsidP="00576346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F25D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ПМ </w:t>
            </w:r>
            <w:r w:rsidRPr="008F25D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8F25DE">
              <w:rPr>
                <w:rFonts w:ascii="Times New Roman" w:hAnsi="Times New Roman"/>
                <w:color w:val="000000"/>
                <w:sz w:val="24"/>
                <w:szCs w:val="24"/>
              </w:rPr>
              <w:t>(ММР) при отборе информации за предыдущие периоды осуществляют чтение записей из архивных таблиц.</w:t>
            </w:r>
          </w:p>
          <w:p w14:paraId="35E22BD7" w14:textId="77777777" w:rsidR="00576346" w:rsidRPr="008F25DE" w:rsidRDefault="00576346" w:rsidP="00576346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D08C908" w14:textId="4139A6B1" w:rsidR="00576346" w:rsidRDefault="00576346" w:rsidP="00576346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См. ПР </w:t>
            </w:r>
            <w:r w:rsidRPr="00576346">
              <w:rPr>
                <w:rFonts w:ascii="Times New Roman" w:hAnsi="Times New Roman"/>
                <w:color w:val="000000"/>
                <w:sz w:val="24"/>
                <w:szCs w:val="24"/>
              </w:rPr>
              <w:t>IIS-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OA-ПР-Оперативный архив v1.0</w:t>
            </w:r>
          </w:p>
          <w:p w14:paraId="2D692708" w14:textId="0B2BBDF9" w:rsidR="00576346" w:rsidRDefault="00576346" w:rsidP="00D0501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76346" w:rsidRPr="00041230" w14:paraId="6A3612DE" w14:textId="77777777" w:rsidTr="00876236">
        <w:tc>
          <w:tcPr>
            <w:tcW w:w="573" w:type="dxa"/>
            <w:vMerge/>
            <w:shd w:val="clear" w:color="auto" w:fill="auto"/>
          </w:tcPr>
          <w:p w14:paraId="254798D5" w14:textId="77777777" w:rsidR="00576346" w:rsidRPr="0088485E" w:rsidRDefault="00576346" w:rsidP="008F25DE">
            <w:pPr>
              <w:pStyle w:val="a3"/>
              <w:numPr>
                <w:ilvl w:val="0"/>
                <w:numId w:val="55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vMerge/>
            <w:shd w:val="clear" w:color="auto" w:fill="auto"/>
          </w:tcPr>
          <w:p w14:paraId="46BEF0B4" w14:textId="77777777" w:rsidR="00576346" w:rsidRPr="00267B84" w:rsidRDefault="0057634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2625149D" w14:textId="0102C600" w:rsidR="00576346" w:rsidRPr="00A04037" w:rsidRDefault="0057634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Архивация Журнал работы Транспорта осуществляется ежедневно</w:t>
            </w:r>
          </w:p>
        </w:tc>
        <w:tc>
          <w:tcPr>
            <w:tcW w:w="1775" w:type="dxa"/>
            <w:shd w:val="clear" w:color="auto" w:fill="auto"/>
          </w:tcPr>
          <w:p w14:paraId="7794A219" w14:textId="6272AEF6" w:rsidR="00576346" w:rsidRDefault="0057634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Не реализовано</w:t>
            </w:r>
          </w:p>
        </w:tc>
        <w:tc>
          <w:tcPr>
            <w:tcW w:w="8097" w:type="dxa"/>
            <w:vMerge/>
          </w:tcPr>
          <w:p w14:paraId="1C1B9BD6" w14:textId="7A326581" w:rsidR="00576346" w:rsidRDefault="00576346" w:rsidP="00D0501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76346" w:rsidRPr="00041230" w14:paraId="5BBB04FE" w14:textId="77777777" w:rsidTr="00AB45F3">
        <w:trPr>
          <w:trHeight w:val="828"/>
        </w:trPr>
        <w:tc>
          <w:tcPr>
            <w:tcW w:w="573" w:type="dxa"/>
            <w:vMerge/>
            <w:shd w:val="clear" w:color="auto" w:fill="auto"/>
          </w:tcPr>
          <w:p w14:paraId="590F3D40" w14:textId="77777777" w:rsidR="00576346" w:rsidRPr="0088485E" w:rsidRDefault="00576346" w:rsidP="008F25DE">
            <w:pPr>
              <w:pStyle w:val="a3"/>
              <w:numPr>
                <w:ilvl w:val="0"/>
                <w:numId w:val="55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vMerge/>
            <w:shd w:val="clear" w:color="auto" w:fill="auto"/>
          </w:tcPr>
          <w:p w14:paraId="38ADB776" w14:textId="77777777" w:rsidR="00576346" w:rsidRPr="00267B84" w:rsidRDefault="0057634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88" w:type="dxa"/>
            <w:shd w:val="clear" w:color="auto" w:fill="auto"/>
          </w:tcPr>
          <w:p w14:paraId="64AEFFB6" w14:textId="77777777" w:rsidR="00576346" w:rsidRPr="00404E9D" w:rsidRDefault="0057634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Просмотр Журнал работы Транспорта осуществляется с учетом данных в архиве. </w:t>
            </w:r>
          </w:p>
          <w:p w14:paraId="7B640354" w14:textId="3A2031B0" w:rsidR="00576346" w:rsidRPr="00A04037" w:rsidRDefault="0057634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775" w:type="dxa"/>
            <w:shd w:val="clear" w:color="auto" w:fill="auto"/>
          </w:tcPr>
          <w:p w14:paraId="7EA227C6" w14:textId="77777777" w:rsidR="00576346" w:rsidRDefault="0057634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Не реализовано</w:t>
            </w:r>
          </w:p>
          <w:p w14:paraId="46E0A913" w14:textId="001F0F9F" w:rsidR="00576346" w:rsidRDefault="0057634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97" w:type="dxa"/>
            <w:vMerge/>
          </w:tcPr>
          <w:p w14:paraId="33C3059C" w14:textId="663DDF99" w:rsidR="00576346" w:rsidRDefault="00576346" w:rsidP="00695E0C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F07EC1C" w14:textId="77777777" w:rsidR="00EF6120" w:rsidRPr="00404E9D" w:rsidRDefault="00EF6120">
      <w:pPr>
        <w:rPr>
          <w:rFonts w:ascii="Times New Roman" w:hAnsi="Times New Roman"/>
          <w:sz w:val="24"/>
          <w:szCs w:val="24"/>
        </w:rPr>
      </w:pPr>
    </w:p>
    <w:sectPr w:rsidR="00EF6120" w:rsidRPr="00404E9D" w:rsidSect="000B1B72">
      <w:pgSz w:w="19301" w:h="12242" w:orient="landscape" w:code="203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31E9"/>
    <w:multiLevelType w:val="hybridMultilevel"/>
    <w:tmpl w:val="3BCA2232"/>
    <w:lvl w:ilvl="0" w:tplc="751C2CF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932298"/>
    <w:multiLevelType w:val="hybridMultilevel"/>
    <w:tmpl w:val="A3B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94286"/>
    <w:multiLevelType w:val="hybridMultilevel"/>
    <w:tmpl w:val="81F2C0F6"/>
    <w:lvl w:ilvl="0" w:tplc="6EA08406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1" w:hanging="360"/>
      </w:pPr>
    </w:lvl>
    <w:lvl w:ilvl="2" w:tplc="0419001B" w:tentative="1">
      <w:start w:val="1"/>
      <w:numFmt w:val="lowerRoman"/>
      <w:lvlText w:val="%3."/>
      <w:lvlJc w:val="right"/>
      <w:pPr>
        <w:ind w:left="1831" w:hanging="180"/>
      </w:pPr>
    </w:lvl>
    <w:lvl w:ilvl="3" w:tplc="0419000F" w:tentative="1">
      <w:start w:val="1"/>
      <w:numFmt w:val="decimal"/>
      <w:lvlText w:val="%4."/>
      <w:lvlJc w:val="left"/>
      <w:pPr>
        <w:ind w:left="2551" w:hanging="360"/>
      </w:pPr>
    </w:lvl>
    <w:lvl w:ilvl="4" w:tplc="04190019" w:tentative="1">
      <w:start w:val="1"/>
      <w:numFmt w:val="lowerLetter"/>
      <w:lvlText w:val="%5."/>
      <w:lvlJc w:val="left"/>
      <w:pPr>
        <w:ind w:left="3271" w:hanging="360"/>
      </w:pPr>
    </w:lvl>
    <w:lvl w:ilvl="5" w:tplc="0419001B" w:tentative="1">
      <w:start w:val="1"/>
      <w:numFmt w:val="lowerRoman"/>
      <w:lvlText w:val="%6."/>
      <w:lvlJc w:val="right"/>
      <w:pPr>
        <w:ind w:left="3991" w:hanging="180"/>
      </w:pPr>
    </w:lvl>
    <w:lvl w:ilvl="6" w:tplc="0419000F" w:tentative="1">
      <w:start w:val="1"/>
      <w:numFmt w:val="decimal"/>
      <w:lvlText w:val="%7."/>
      <w:lvlJc w:val="left"/>
      <w:pPr>
        <w:ind w:left="4711" w:hanging="360"/>
      </w:pPr>
    </w:lvl>
    <w:lvl w:ilvl="7" w:tplc="04190019" w:tentative="1">
      <w:start w:val="1"/>
      <w:numFmt w:val="lowerLetter"/>
      <w:lvlText w:val="%8."/>
      <w:lvlJc w:val="left"/>
      <w:pPr>
        <w:ind w:left="5431" w:hanging="360"/>
      </w:pPr>
    </w:lvl>
    <w:lvl w:ilvl="8" w:tplc="041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3" w15:restartNumberingAfterBreak="0">
    <w:nsid w:val="0717329A"/>
    <w:multiLevelType w:val="hybridMultilevel"/>
    <w:tmpl w:val="7D8E4FE6"/>
    <w:lvl w:ilvl="0" w:tplc="08FC1D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B01914"/>
    <w:multiLevelType w:val="multilevel"/>
    <w:tmpl w:val="688AE5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8D2226E"/>
    <w:multiLevelType w:val="hybridMultilevel"/>
    <w:tmpl w:val="34445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40D98"/>
    <w:multiLevelType w:val="hybridMultilevel"/>
    <w:tmpl w:val="0AB8A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E2D08"/>
    <w:multiLevelType w:val="hybridMultilevel"/>
    <w:tmpl w:val="E52A3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F1B64"/>
    <w:multiLevelType w:val="hybridMultilevel"/>
    <w:tmpl w:val="4E0ED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90DFE"/>
    <w:multiLevelType w:val="hybridMultilevel"/>
    <w:tmpl w:val="A2C28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92F37"/>
    <w:multiLevelType w:val="hybridMultilevel"/>
    <w:tmpl w:val="F67C81D8"/>
    <w:lvl w:ilvl="0" w:tplc="8F68113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69D135C"/>
    <w:multiLevelType w:val="hybridMultilevel"/>
    <w:tmpl w:val="B8448D7A"/>
    <w:lvl w:ilvl="0" w:tplc="25582CC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8CF4C34"/>
    <w:multiLevelType w:val="hybridMultilevel"/>
    <w:tmpl w:val="267841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D5FF0"/>
    <w:multiLevelType w:val="hybridMultilevel"/>
    <w:tmpl w:val="582CF6D0"/>
    <w:lvl w:ilvl="0" w:tplc="E7B0F98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308A6DC6"/>
    <w:multiLevelType w:val="multilevel"/>
    <w:tmpl w:val="CC0C7A42"/>
    <w:lvl w:ilvl="0">
      <w:start w:val="1"/>
      <w:numFmt w:val="decimal"/>
      <w:lvlText w:val="%1."/>
      <w:lvlJc w:val="left"/>
      <w:pPr>
        <w:ind w:left="1919" w:hanging="360"/>
      </w:pPr>
      <w:rPr>
        <w:rFonts w:hint="default"/>
        <w:u w:val="none"/>
      </w:rPr>
    </w:lvl>
    <w:lvl w:ilvl="1">
      <w:start w:val="2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5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19" w:hanging="2160"/>
      </w:pPr>
      <w:rPr>
        <w:rFonts w:hint="default"/>
      </w:rPr>
    </w:lvl>
  </w:abstractNum>
  <w:abstractNum w:abstractNumId="15" w15:restartNumberingAfterBreak="0">
    <w:nsid w:val="33144905"/>
    <w:multiLevelType w:val="hybridMultilevel"/>
    <w:tmpl w:val="6BD8C7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551EC"/>
    <w:multiLevelType w:val="hybridMultilevel"/>
    <w:tmpl w:val="1FD69B1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87725E"/>
    <w:multiLevelType w:val="hybridMultilevel"/>
    <w:tmpl w:val="A51CA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7904F9"/>
    <w:multiLevelType w:val="hybridMultilevel"/>
    <w:tmpl w:val="D348F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E3D34"/>
    <w:multiLevelType w:val="hybridMultilevel"/>
    <w:tmpl w:val="0554A8DC"/>
    <w:lvl w:ilvl="0" w:tplc="E8E085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A82329"/>
    <w:multiLevelType w:val="hybridMultilevel"/>
    <w:tmpl w:val="A86E1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47DFB"/>
    <w:multiLevelType w:val="hybridMultilevel"/>
    <w:tmpl w:val="6C3CA4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B44F1"/>
    <w:multiLevelType w:val="multilevel"/>
    <w:tmpl w:val="CC2672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46A90CF0"/>
    <w:multiLevelType w:val="hybridMultilevel"/>
    <w:tmpl w:val="C0E49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E32F98"/>
    <w:multiLevelType w:val="hybridMultilevel"/>
    <w:tmpl w:val="F5F2CC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A40281"/>
    <w:multiLevelType w:val="hybridMultilevel"/>
    <w:tmpl w:val="8ECEEAE6"/>
    <w:lvl w:ilvl="0" w:tplc="5BCE8B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9B142F0"/>
    <w:multiLevelType w:val="hybridMultilevel"/>
    <w:tmpl w:val="3200AB5E"/>
    <w:lvl w:ilvl="0" w:tplc="A134D6F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111" w:hanging="360"/>
      </w:pPr>
    </w:lvl>
    <w:lvl w:ilvl="2" w:tplc="0419001B" w:tentative="1">
      <w:start w:val="1"/>
      <w:numFmt w:val="lowerRoman"/>
      <w:lvlText w:val="%3."/>
      <w:lvlJc w:val="right"/>
      <w:pPr>
        <w:ind w:left="1831" w:hanging="180"/>
      </w:pPr>
    </w:lvl>
    <w:lvl w:ilvl="3" w:tplc="0419000F" w:tentative="1">
      <w:start w:val="1"/>
      <w:numFmt w:val="decimal"/>
      <w:lvlText w:val="%4."/>
      <w:lvlJc w:val="left"/>
      <w:pPr>
        <w:ind w:left="2551" w:hanging="360"/>
      </w:pPr>
    </w:lvl>
    <w:lvl w:ilvl="4" w:tplc="04190019" w:tentative="1">
      <w:start w:val="1"/>
      <w:numFmt w:val="lowerLetter"/>
      <w:lvlText w:val="%5."/>
      <w:lvlJc w:val="left"/>
      <w:pPr>
        <w:ind w:left="3271" w:hanging="360"/>
      </w:pPr>
    </w:lvl>
    <w:lvl w:ilvl="5" w:tplc="0419001B" w:tentative="1">
      <w:start w:val="1"/>
      <w:numFmt w:val="lowerRoman"/>
      <w:lvlText w:val="%6."/>
      <w:lvlJc w:val="right"/>
      <w:pPr>
        <w:ind w:left="3991" w:hanging="180"/>
      </w:pPr>
    </w:lvl>
    <w:lvl w:ilvl="6" w:tplc="0419000F" w:tentative="1">
      <w:start w:val="1"/>
      <w:numFmt w:val="decimal"/>
      <w:lvlText w:val="%7."/>
      <w:lvlJc w:val="left"/>
      <w:pPr>
        <w:ind w:left="4711" w:hanging="360"/>
      </w:pPr>
    </w:lvl>
    <w:lvl w:ilvl="7" w:tplc="04190019" w:tentative="1">
      <w:start w:val="1"/>
      <w:numFmt w:val="lowerLetter"/>
      <w:lvlText w:val="%8."/>
      <w:lvlJc w:val="left"/>
      <w:pPr>
        <w:ind w:left="5431" w:hanging="360"/>
      </w:pPr>
    </w:lvl>
    <w:lvl w:ilvl="8" w:tplc="041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27" w15:restartNumberingAfterBreak="0">
    <w:nsid w:val="4BC61FAA"/>
    <w:multiLevelType w:val="hybridMultilevel"/>
    <w:tmpl w:val="6BD8C7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9D7767"/>
    <w:multiLevelType w:val="hybridMultilevel"/>
    <w:tmpl w:val="2130A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4E008C"/>
    <w:multiLevelType w:val="hybridMultilevel"/>
    <w:tmpl w:val="B64AC396"/>
    <w:lvl w:ilvl="0" w:tplc="72A0FE70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0" w15:restartNumberingAfterBreak="0">
    <w:nsid w:val="507E49B1"/>
    <w:multiLevelType w:val="hybridMultilevel"/>
    <w:tmpl w:val="AE547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C2AD9"/>
    <w:multiLevelType w:val="multilevel"/>
    <w:tmpl w:val="FF2E385C"/>
    <w:lvl w:ilvl="0">
      <w:start w:val="4"/>
      <w:numFmt w:val="decimal"/>
      <w:lvlText w:val="%1."/>
      <w:lvlJc w:val="left"/>
      <w:pPr>
        <w:ind w:left="1919" w:hanging="360"/>
      </w:pPr>
      <w:rPr>
        <w:rFonts w:hint="default"/>
        <w:u w:val="none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5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19" w:hanging="2160"/>
      </w:pPr>
      <w:rPr>
        <w:rFonts w:hint="default"/>
      </w:rPr>
    </w:lvl>
  </w:abstractNum>
  <w:abstractNum w:abstractNumId="32" w15:restartNumberingAfterBreak="0">
    <w:nsid w:val="518B1A4E"/>
    <w:multiLevelType w:val="hybridMultilevel"/>
    <w:tmpl w:val="4650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9A7631"/>
    <w:multiLevelType w:val="hybridMultilevel"/>
    <w:tmpl w:val="74AC8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E64BF4"/>
    <w:multiLevelType w:val="hybridMultilevel"/>
    <w:tmpl w:val="0F9E5F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771B93"/>
    <w:multiLevelType w:val="hybridMultilevel"/>
    <w:tmpl w:val="DAB618E8"/>
    <w:lvl w:ilvl="0" w:tplc="F3269E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A466999"/>
    <w:multiLevelType w:val="hybridMultilevel"/>
    <w:tmpl w:val="ECD2F774"/>
    <w:lvl w:ilvl="0" w:tplc="C3A893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A8C0439"/>
    <w:multiLevelType w:val="hybridMultilevel"/>
    <w:tmpl w:val="1938C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023E53"/>
    <w:multiLevelType w:val="hybridMultilevel"/>
    <w:tmpl w:val="1222ED1A"/>
    <w:lvl w:ilvl="0" w:tplc="FFFACA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32B373A"/>
    <w:multiLevelType w:val="hybridMultilevel"/>
    <w:tmpl w:val="18F83ED8"/>
    <w:lvl w:ilvl="0" w:tplc="BF50F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61C0187"/>
    <w:multiLevelType w:val="hybridMultilevel"/>
    <w:tmpl w:val="F34414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2B0C35"/>
    <w:multiLevelType w:val="hybridMultilevel"/>
    <w:tmpl w:val="D74ACF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4B40C4"/>
    <w:multiLevelType w:val="hybridMultilevel"/>
    <w:tmpl w:val="7DB637D4"/>
    <w:lvl w:ilvl="0" w:tplc="3E3850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DF04E53"/>
    <w:multiLevelType w:val="hybridMultilevel"/>
    <w:tmpl w:val="0EE6F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1137A5"/>
    <w:multiLevelType w:val="hybridMultilevel"/>
    <w:tmpl w:val="1F2EA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7B7E27"/>
    <w:multiLevelType w:val="hybridMultilevel"/>
    <w:tmpl w:val="F56A78B2"/>
    <w:lvl w:ilvl="0" w:tplc="0419000F">
      <w:start w:val="3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D15963"/>
    <w:multiLevelType w:val="hybridMultilevel"/>
    <w:tmpl w:val="18C6A8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3433C1"/>
    <w:multiLevelType w:val="hybridMultilevel"/>
    <w:tmpl w:val="A45E4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4314BD"/>
    <w:multiLevelType w:val="hybridMultilevel"/>
    <w:tmpl w:val="C48E2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9" w15:restartNumberingAfterBreak="0">
    <w:nsid w:val="77A966F9"/>
    <w:multiLevelType w:val="hybridMultilevel"/>
    <w:tmpl w:val="F34414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39697F"/>
    <w:multiLevelType w:val="hybridMultilevel"/>
    <w:tmpl w:val="467C6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310FA5"/>
    <w:multiLevelType w:val="multilevel"/>
    <w:tmpl w:val="05946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2" w15:restartNumberingAfterBreak="0">
    <w:nsid w:val="7D9F124E"/>
    <w:multiLevelType w:val="hybridMultilevel"/>
    <w:tmpl w:val="989C2B20"/>
    <w:lvl w:ilvl="0" w:tplc="C38C65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026DE3"/>
    <w:multiLevelType w:val="hybridMultilevel"/>
    <w:tmpl w:val="D4BCE24E"/>
    <w:lvl w:ilvl="0" w:tplc="3A7036EE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1" w:hanging="360"/>
      </w:pPr>
    </w:lvl>
    <w:lvl w:ilvl="2" w:tplc="0419001B" w:tentative="1">
      <w:start w:val="1"/>
      <w:numFmt w:val="lowerRoman"/>
      <w:lvlText w:val="%3."/>
      <w:lvlJc w:val="right"/>
      <w:pPr>
        <w:ind w:left="1831" w:hanging="180"/>
      </w:pPr>
    </w:lvl>
    <w:lvl w:ilvl="3" w:tplc="0419000F" w:tentative="1">
      <w:start w:val="1"/>
      <w:numFmt w:val="decimal"/>
      <w:lvlText w:val="%4."/>
      <w:lvlJc w:val="left"/>
      <w:pPr>
        <w:ind w:left="2551" w:hanging="360"/>
      </w:pPr>
    </w:lvl>
    <w:lvl w:ilvl="4" w:tplc="04190019" w:tentative="1">
      <w:start w:val="1"/>
      <w:numFmt w:val="lowerLetter"/>
      <w:lvlText w:val="%5."/>
      <w:lvlJc w:val="left"/>
      <w:pPr>
        <w:ind w:left="3271" w:hanging="360"/>
      </w:pPr>
    </w:lvl>
    <w:lvl w:ilvl="5" w:tplc="0419001B" w:tentative="1">
      <w:start w:val="1"/>
      <w:numFmt w:val="lowerRoman"/>
      <w:lvlText w:val="%6."/>
      <w:lvlJc w:val="right"/>
      <w:pPr>
        <w:ind w:left="3991" w:hanging="180"/>
      </w:pPr>
    </w:lvl>
    <w:lvl w:ilvl="6" w:tplc="0419000F" w:tentative="1">
      <w:start w:val="1"/>
      <w:numFmt w:val="decimal"/>
      <w:lvlText w:val="%7."/>
      <w:lvlJc w:val="left"/>
      <w:pPr>
        <w:ind w:left="4711" w:hanging="360"/>
      </w:pPr>
    </w:lvl>
    <w:lvl w:ilvl="7" w:tplc="04190019" w:tentative="1">
      <w:start w:val="1"/>
      <w:numFmt w:val="lowerLetter"/>
      <w:lvlText w:val="%8."/>
      <w:lvlJc w:val="left"/>
      <w:pPr>
        <w:ind w:left="5431" w:hanging="360"/>
      </w:pPr>
    </w:lvl>
    <w:lvl w:ilvl="8" w:tplc="041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54" w15:restartNumberingAfterBreak="0">
    <w:nsid w:val="7F006474"/>
    <w:multiLevelType w:val="hybridMultilevel"/>
    <w:tmpl w:val="1E2858D2"/>
    <w:lvl w:ilvl="0" w:tplc="8920009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55" w15:restartNumberingAfterBreak="0">
    <w:nsid w:val="7FA65B16"/>
    <w:multiLevelType w:val="hybridMultilevel"/>
    <w:tmpl w:val="54E2BFA8"/>
    <w:lvl w:ilvl="0" w:tplc="FAC4D3EA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num w:numId="1">
    <w:abstractNumId w:val="14"/>
  </w:num>
  <w:num w:numId="2">
    <w:abstractNumId w:val="31"/>
  </w:num>
  <w:num w:numId="3">
    <w:abstractNumId w:val="52"/>
  </w:num>
  <w:num w:numId="4">
    <w:abstractNumId w:val="36"/>
  </w:num>
  <w:num w:numId="5">
    <w:abstractNumId w:val="2"/>
  </w:num>
  <w:num w:numId="6">
    <w:abstractNumId w:val="26"/>
  </w:num>
  <w:num w:numId="7">
    <w:abstractNumId w:val="9"/>
  </w:num>
  <w:num w:numId="8">
    <w:abstractNumId w:val="53"/>
  </w:num>
  <w:num w:numId="9">
    <w:abstractNumId w:val="23"/>
  </w:num>
  <w:num w:numId="10">
    <w:abstractNumId w:val="21"/>
  </w:num>
  <w:num w:numId="11">
    <w:abstractNumId w:val="5"/>
  </w:num>
  <w:num w:numId="12">
    <w:abstractNumId w:val="11"/>
  </w:num>
  <w:num w:numId="13">
    <w:abstractNumId w:val="32"/>
  </w:num>
  <w:num w:numId="14">
    <w:abstractNumId w:val="43"/>
  </w:num>
  <w:num w:numId="15">
    <w:abstractNumId w:val="48"/>
  </w:num>
  <w:num w:numId="16">
    <w:abstractNumId w:val="28"/>
  </w:num>
  <w:num w:numId="17">
    <w:abstractNumId w:val="39"/>
  </w:num>
  <w:num w:numId="18">
    <w:abstractNumId w:val="42"/>
  </w:num>
  <w:num w:numId="19">
    <w:abstractNumId w:val="20"/>
  </w:num>
  <w:num w:numId="20">
    <w:abstractNumId w:val="1"/>
  </w:num>
  <w:num w:numId="21">
    <w:abstractNumId w:val="22"/>
  </w:num>
  <w:num w:numId="22">
    <w:abstractNumId w:val="24"/>
  </w:num>
  <w:num w:numId="23">
    <w:abstractNumId w:val="12"/>
  </w:num>
  <w:num w:numId="24">
    <w:abstractNumId w:val="47"/>
  </w:num>
  <w:num w:numId="25">
    <w:abstractNumId w:val="50"/>
  </w:num>
  <w:num w:numId="26">
    <w:abstractNumId w:val="18"/>
  </w:num>
  <w:num w:numId="27">
    <w:abstractNumId w:val="34"/>
  </w:num>
  <w:num w:numId="28">
    <w:abstractNumId w:val="41"/>
  </w:num>
  <w:num w:numId="29">
    <w:abstractNumId w:val="30"/>
  </w:num>
  <w:num w:numId="30">
    <w:abstractNumId w:val="6"/>
  </w:num>
  <w:num w:numId="31">
    <w:abstractNumId w:val="44"/>
  </w:num>
  <w:num w:numId="32">
    <w:abstractNumId w:val="45"/>
  </w:num>
  <w:num w:numId="33">
    <w:abstractNumId w:val="8"/>
  </w:num>
  <w:num w:numId="34">
    <w:abstractNumId w:val="15"/>
  </w:num>
  <w:num w:numId="35">
    <w:abstractNumId w:val="7"/>
  </w:num>
  <w:num w:numId="36">
    <w:abstractNumId w:val="27"/>
  </w:num>
  <w:num w:numId="37">
    <w:abstractNumId w:val="16"/>
  </w:num>
  <w:num w:numId="38">
    <w:abstractNumId w:val="0"/>
  </w:num>
  <w:num w:numId="39">
    <w:abstractNumId w:val="19"/>
  </w:num>
  <w:num w:numId="40">
    <w:abstractNumId w:val="38"/>
  </w:num>
  <w:num w:numId="41">
    <w:abstractNumId w:val="54"/>
  </w:num>
  <w:num w:numId="42">
    <w:abstractNumId w:val="37"/>
  </w:num>
  <w:num w:numId="43">
    <w:abstractNumId w:val="46"/>
  </w:num>
  <w:num w:numId="44">
    <w:abstractNumId w:val="55"/>
  </w:num>
  <w:num w:numId="45">
    <w:abstractNumId w:val="3"/>
  </w:num>
  <w:num w:numId="46">
    <w:abstractNumId w:val="4"/>
  </w:num>
  <w:num w:numId="47">
    <w:abstractNumId w:val="13"/>
  </w:num>
  <w:num w:numId="48">
    <w:abstractNumId w:val="29"/>
  </w:num>
  <w:num w:numId="49">
    <w:abstractNumId w:val="51"/>
  </w:num>
  <w:num w:numId="50">
    <w:abstractNumId w:val="10"/>
  </w:num>
  <w:num w:numId="51">
    <w:abstractNumId w:val="35"/>
  </w:num>
  <w:num w:numId="52">
    <w:abstractNumId w:val="17"/>
  </w:num>
  <w:num w:numId="53">
    <w:abstractNumId w:val="40"/>
  </w:num>
  <w:num w:numId="54">
    <w:abstractNumId w:val="33"/>
  </w:num>
  <w:num w:numId="55">
    <w:abstractNumId w:val="25"/>
  </w:num>
  <w:num w:numId="56">
    <w:abstractNumId w:val="49"/>
  </w:num>
  <w:numIdMacAtCleanup w:val="5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Голубович Даниил Дмитриевич">
    <w15:presenceInfo w15:providerId="None" w15:userId="Голубович Даниил Дмитрие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56F"/>
    <w:rsid w:val="00000679"/>
    <w:rsid w:val="00006678"/>
    <w:rsid w:val="0001038D"/>
    <w:rsid w:val="00020E2B"/>
    <w:rsid w:val="00022F8C"/>
    <w:rsid w:val="000240BD"/>
    <w:rsid w:val="00030875"/>
    <w:rsid w:val="0003277F"/>
    <w:rsid w:val="00032AED"/>
    <w:rsid w:val="00032FA2"/>
    <w:rsid w:val="00036294"/>
    <w:rsid w:val="00036F50"/>
    <w:rsid w:val="00037A0A"/>
    <w:rsid w:val="00041230"/>
    <w:rsid w:val="00043DFD"/>
    <w:rsid w:val="000513D1"/>
    <w:rsid w:val="00052756"/>
    <w:rsid w:val="0005368B"/>
    <w:rsid w:val="00054865"/>
    <w:rsid w:val="00060657"/>
    <w:rsid w:val="00061F39"/>
    <w:rsid w:val="00062AB3"/>
    <w:rsid w:val="00071E57"/>
    <w:rsid w:val="00076551"/>
    <w:rsid w:val="000766BC"/>
    <w:rsid w:val="00077AA9"/>
    <w:rsid w:val="00081567"/>
    <w:rsid w:val="000822B6"/>
    <w:rsid w:val="00083F65"/>
    <w:rsid w:val="00087475"/>
    <w:rsid w:val="000943BD"/>
    <w:rsid w:val="00097B6C"/>
    <w:rsid w:val="000A00ED"/>
    <w:rsid w:val="000A1244"/>
    <w:rsid w:val="000A7327"/>
    <w:rsid w:val="000B1B72"/>
    <w:rsid w:val="000B2E9A"/>
    <w:rsid w:val="000B4953"/>
    <w:rsid w:val="000B6586"/>
    <w:rsid w:val="000C0DC2"/>
    <w:rsid w:val="000C6730"/>
    <w:rsid w:val="000D26C9"/>
    <w:rsid w:val="000D5F00"/>
    <w:rsid w:val="000D6964"/>
    <w:rsid w:val="000D6E0A"/>
    <w:rsid w:val="000E02CF"/>
    <w:rsid w:val="000E4C4C"/>
    <w:rsid w:val="000F0222"/>
    <w:rsid w:val="000F179E"/>
    <w:rsid w:val="000F203C"/>
    <w:rsid w:val="000F6652"/>
    <w:rsid w:val="00112403"/>
    <w:rsid w:val="00116222"/>
    <w:rsid w:val="00122028"/>
    <w:rsid w:val="00124BB6"/>
    <w:rsid w:val="00126604"/>
    <w:rsid w:val="0013284C"/>
    <w:rsid w:val="001328A3"/>
    <w:rsid w:val="0013599E"/>
    <w:rsid w:val="0014183B"/>
    <w:rsid w:val="00144BFA"/>
    <w:rsid w:val="0016198E"/>
    <w:rsid w:val="00162041"/>
    <w:rsid w:val="001743A6"/>
    <w:rsid w:val="001758F8"/>
    <w:rsid w:val="00180C5A"/>
    <w:rsid w:val="001841FA"/>
    <w:rsid w:val="00186173"/>
    <w:rsid w:val="0019252D"/>
    <w:rsid w:val="0019284C"/>
    <w:rsid w:val="00194309"/>
    <w:rsid w:val="00194CA9"/>
    <w:rsid w:val="00195026"/>
    <w:rsid w:val="001A19D7"/>
    <w:rsid w:val="001A3DC2"/>
    <w:rsid w:val="001A4A57"/>
    <w:rsid w:val="001A6CFF"/>
    <w:rsid w:val="001A75CF"/>
    <w:rsid w:val="001B1659"/>
    <w:rsid w:val="001B631D"/>
    <w:rsid w:val="001B66C8"/>
    <w:rsid w:val="001B74F7"/>
    <w:rsid w:val="001B75C3"/>
    <w:rsid w:val="001B7BCB"/>
    <w:rsid w:val="001C0560"/>
    <w:rsid w:val="001C42EE"/>
    <w:rsid w:val="001C5597"/>
    <w:rsid w:val="001C5F63"/>
    <w:rsid w:val="001C6BE5"/>
    <w:rsid w:val="001D17BD"/>
    <w:rsid w:val="001D4A5D"/>
    <w:rsid w:val="001E019C"/>
    <w:rsid w:val="001E102C"/>
    <w:rsid w:val="001E434E"/>
    <w:rsid w:val="001E6338"/>
    <w:rsid w:val="001E72C9"/>
    <w:rsid w:val="001F6B8B"/>
    <w:rsid w:val="001F7839"/>
    <w:rsid w:val="002026F3"/>
    <w:rsid w:val="002036AE"/>
    <w:rsid w:val="002046B5"/>
    <w:rsid w:val="00205AA8"/>
    <w:rsid w:val="00210306"/>
    <w:rsid w:val="00210B7A"/>
    <w:rsid w:val="00210FB0"/>
    <w:rsid w:val="00220CA3"/>
    <w:rsid w:val="00221511"/>
    <w:rsid w:val="00225AF6"/>
    <w:rsid w:val="00231D5B"/>
    <w:rsid w:val="00233323"/>
    <w:rsid w:val="00234075"/>
    <w:rsid w:val="002340EC"/>
    <w:rsid w:val="0023526F"/>
    <w:rsid w:val="00235295"/>
    <w:rsid w:val="002373A4"/>
    <w:rsid w:val="0024467F"/>
    <w:rsid w:val="00247625"/>
    <w:rsid w:val="00252760"/>
    <w:rsid w:val="00252AE4"/>
    <w:rsid w:val="00265389"/>
    <w:rsid w:val="00267B84"/>
    <w:rsid w:val="00267F54"/>
    <w:rsid w:val="00270565"/>
    <w:rsid w:val="00275D8E"/>
    <w:rsid w:val="0028165E"/>
    <w:rsid w:val="0028208D"/>
    <w:rsid w:val="00284F79"/>
    <w:rsid w:val="0028761E"/>
    <w:rsid w:val="00287FC5"/>
    <w:rsid w:val="00291AEA"/>
    <w:rsid w:val="0029265D"/>
    <w:rsid w:val="00292B2F"/>
    <w:rsid w:val="002966C1"/>
    <w:rsid w:val="002A325C"/>
    <w:rsid w:val="002A58F4"/>
    <w:rsid w:val="002A71AC"/>
    <w:rsid w:val="002B1289"/>
    <w:rsid w:val="002B3C34"/>
    <w:rsid w:val="002B3E96"/>
    <w:rsid w:val="002C1A8F"/>
    <w:rsid w:val="002C3799"/>
    <w:rsid w:val="002C672E"/>
    <w:rsid w:val="002D18ED"/>
    <w:rsid w:val="002D6191"/>
    <w:rsid w:val="002D7F27"/>
    <w:rsid w:val="002D7FAC"/>
    <w:rsid w:val="002E1795"/>
    <w:rsid w:val="002E7FF7"/>
    <w:rsid w:val="002F0336"/>
    <w:rsid w:val="002F095A"/>
    <w:rsid w:val="002F0EC0"/>
    <w:rsid w:val="002F1AC6"/>
    <w:rsid w:val="002F4A49"/>
    <w:rsid w:val="003000BD"/>
    <w:rsid w:val="00301096"/>
    <w:rsid w:val="003019B6"/>
    <w:rsid w:val="003034B1"/>
    <w:rsid w:val="00304642"/>
    <w:rsid w:val="00304E70"/>
    <w:rsid w:val="0031170A"/>
    <w:rsid w:val="00311B2D"/>
    <w:rsid w:val="00312CC6"/>
    <w:rsid w:val="0031798A"/>
    <w:rsid w:val="0032753A"/>
    <w:rsid w:val="003311EA"/>
    <w:rsid w:val="00333F66"/>
    <w:rsid w:val="00337FDD"/>
    <w:rsid w:val="00345CBA"/>
    <w:rsid w:val="00353341"/>
    <w:rsid w:val="00355263"/>
    <w:rsid w:val="00357604"/>
    <w:rsid w:val="00360A66"/>
    <w:rsid w:val="00360A7D"/>
    <w:rsid w:val="003622D8"/>
    <w:rsid w:val="00365A29"/>
    <w:rsid w:val="00365D52"/>
    <w:rsid w:val="003673F0"/>
    <w:rsid w:val="00373272"/>
    <w:rsid w:val="00373442"/>
    <w:rsid w:val="003762A9"/>
    <w:rsid w:val="00380C14"/>
    <w:rsid w:val="00383261"/>
    <w:rsid w:val="00384E11"/>
    <w:rsid w:val="00386147"/>
    <w:rsid w:val="0038724B"/>
    <w:rsid w:val="00395EB0"/>
    <w:rsid w:val="003A05D6"/>
    <w:rsid w:val="003A32FE"/>
    <w:rsid w:val="003A4EB5"/>
    <w:rsid w:val="003B0F01"/>
    <w:rsid w:val="003B7E17"/>
    <w:rsid w:val="003C0ECA"/>
    <w:rsid w:val="003C3EB9"/>
    <w:rsid w:val="003C6E71"/>
    <w:rsid w:val="003C7542"/>
    <w:rsid w:val="003F2647"/>
    <w:rsid w:val="003F5DBE"/>
    <w:rsid w:val="003F6825"/>
    <w:rsid w:val="00402A5E"/>
    <w:rsid w:val="00403430"/>
    <w:rsid w:val="00404E9D"/>
    <w:rsid w:val="0040664B"/>
    <w:rsid w:val="004071CE"/>
    <w:rsid w:val="004119EF"/>
    <w:rsid w:val="00413AA8"/>
    <w:rsid w:val="00413ED5"/>
    <w:rsid w:val="0041536E"/>
    <w:rsid w:val="004200B0"/>
    <w:rsid w:val="00430588"/>
    <w:rsid w:val="004410C9"/>
    <w:rsid w:val="0044508E"/>
    <w:rsid w:val="0045040C"/>
    <w:rsid w:val="00451CD0"/>
    <w:rsid w:val="00451FFB"/>
    <w:rsid w:val="004552FF"/>
    <w:rsid w:val="00456861"/>
    <w:rsid w:val="00463F3B"/>
    <w:rsid w:val="00465387"/>
    <w:rsid w:val="00472CC2"/>
    <w:rsid w:val="00475574"/>
    <w:rsid w:val="00475B84"/>
    <w:rsid w:val="00475FB2"/>
    <w:rsid w:val="0048529B"/>
    <w:rsid w:val="004966AE"/>
    <w:rsid w:val="004A2DAD"/>
    <w:rsid w:val="004A3FC9"/>
    <w:rsid w:val="004A575F"/>
    <w:rsid w:val="004C5017"/>
    <w:rsid w:val="004C549C"/>
    <w:rsid w:val="004D2E70"/>
    <w:rsid w:val="004E20A9"/>
    <w:rsid w:val="004F7F5D"/>
    <w:rsid w:val="005032AB"/>
    <w:rsid w:val="00512676"/>
    <w:rsid w:val="00513AA8"/>
    <w:rsid w:val="00516C20"/>
    <w:rsid w:val="005223C5"/>
    <w:rsid w:val="005239AD"/>
    <w:rsid w:val="00525C97"/>
    <w:rsid w:val="00526648"/>
    <w:rsid w:val="00526FAB"/>
    <w:rsid w:val="00536F00"/>
    <w:rsid w:val="00542B79"/>
    <w:rsid w:val="00544381"/>
    <w:rsid w:val="005550A5"/>
    <w:rsid w:val="00555DDE"/>
    <w:rsid w:val="005560ED"/>
    <w:rsid w:val="00557A57"/>
    <w:rsid w:val="005603FE"/>
    <w:rsid w:val="00561561"/>
    <w:rsid w:val="00564017"/>
    <w:rsid w:val="005664CD"/>
    <w:rsid w:val="00576346"/>
    <w:rsid w:val="0058422A"/>
    <w:rsid w:val="00596EAF"/>
    <w:rsid w:val="0059732D"/>
    <w:rsid w:val="005A2CF9"/>
    <w:rsid w:val="005A7681"/>
    <w:rsid w:val="005B5542"/>
    <w:rsid w:val="005C07E1"/>
    <w:rsid w:val="005C2EE8"/>
    <w:rsid w:val="005C35B1"/>
    <w:rsid w:val="005C5A13"/>
    <w:rsid w:val="005D094A"/>
    <w:rsid w:val="005D195B"/>
    <w:rsid w:val="005D1EE9"/>
    <w:rsid w:val="005D2C40"/>
    <w:rsid w:val="005D5A9D"/>
    <w:rsid w:val="005D64E4"/>
    <w:rsid w:val="005D687F"/>
    <w:rsid w:val="005D753D"/>
    <w:rsid w:val="005E1AE8"/>
    <w:rsid w:val="005E3038"/>
    <w:rsid w:val="005E3428"/>
    <w:rsid w:val="005E53FF"/>
    <w:rsid w:val="005F4EEF"/>
    <w:rsid w:val="006015E0"/>
    <w:rsid w:val="00601A9C"/>
    <w:rsid w:val="00605CF1"/>
    <w:rsid w:val="006157F7"/>
    <w:rsid w:val="00622ACD"/>
    <w:rsid w:val="0062377B"/>
    <w:rsid w:val="006247E7"/>
    <w:rsid w:val="00634BCD"/>
    <w:rsid w:val="00636121"/>
    <w:rsid w:val="0065192E"/>
    <w:rsid w:val="00656236"/>
    <w:rsid w:val="0065686E"/>
    <w:rsid w:val="0066106E"/>
    <w:rsid w:val="006644A6"/>
    <w:rsid w:val="00664718"/>
    <w:rsid w:val="00665D85"/>
    <w:rsid w:val="006670B1"/>
    <w:rsid w:val="006748C7"/>
    <w:rsid w:val="00682AAA"/>
    <w:rsid w:val="006835C7"/>
    <w:rsid w:val="00685DE0"/>
    <w:rsid w:val="0069011B"/>
    <w:rsid w:val="006921A5"/>
    <w:rsid w:val="0069340C"/>
    <w:rsid w:val="00695E0C"/>
    <w:rsid w:val="006A21D1"/>
    <w:rsid w:val="006A4906"/>
    <w:rsid w:val="006A67D1"/>
    <w:rsid w:val="006B0ACC"/>
    <w:rsid w:val="006B1605"/>
    <w:rsid w:val="006B1E9B"/>
    <w:rsid w:val="006B219B"/>
    <w:rsid w:val="006B5C6C"/>
    <w:rsid w:val="006B603D"/>
    <w:rsid w:val="006B7D54"/>
    <w:rsid w:val="006D0A55"/>
    <w:rsid w:val="006D1B24"/>
    <w:rsid w:val="006D4C86"/>
    <w:rsid w:val="006E0EDF"/>
    <w:rsid w:val="006E24DA"/>
    <w:rsid w:val="006E62F3"/>
    <w:rsid w:val="006E7317"/>
    <w:rsid w:val="006E7B09"/>
    <w:rsid w:val="006F2750"/>
    <w:rsid w:val="006F32C6"/>
    <w:rsid w:val="0070014B"/>
    <w:rsid w:val="0070073B"/>
    <w:rsid w:val="007062FE"/>
    <w:rsid w:val="00706962"/>
    <w:rsid w:val="00710ABB"/>
    <w:rsid w:val="00715C81"/>
    <w:rsid w:val="00717409"/>
    <w:rsid w:val="0072407D"/>
    <w:rsid w:val="0073287D"/>
    <w:rsid w:val="007351A0"/>
    <w:rsid w:val="00735CD2"/>
    <w:rsid w:val="00737936"/>
    <w:rsid w:val="007414CD"/>
    <w:rsid w:val="007418BE"/>
    <w:rsid w:val="0074266B"/>
    <w:rsid w:val="00743BF6"/>
    <w:rsid w:val="007452CE"/>
    <w:rsid w:val="00750CFE"/>
    <w:rsid w:val="007519E2"/>
    <w:rsid w:val="0075414A"/>
    <w:rsid w:val="00754DE6"/>
    <w:rsid w:val="00763A2D"/>
    <w:rsid w:val="00763AEC"/>
    <w:rsid w:val="0076642F"/>
    <w:rsid w:val="00766B42"/>
    <w:rsid w:val="00767B64"/>
    <w:rsid w:val="00775199"/>
    <w:rsid w:val="00775B97"/>
    <w:rsid w:val="00776257"/>
    <w:rsid w:val="00781DE6"/>
    <w:rsid w:val="00787252"/>
    <w:rsid w:val="007878AD"/>
    <w:rsid w:val="007A5075"/>
    <w:rsid w:val="007A5EFB"/>
    <w:rsid w:val="007A7F24"/>
    <w:rsid w:val="007B2AAC"/>
    <w:rsid w:val="007B4A9E"/>
    <w:rsid w:val="007B6720"/>
    <w:rsid w:val="007C31F9"/>
    <w:rsid w:val="007C5F74"/>
    <w:rsid w:val="007D4359"/>
    <w:rsid w:val="007D5011"/>
    <w:rsid w:val="007D5BBA"/>
    <w:rsid w:val="007F2A6D"/>
    <w:rsid w:val="007F60C4"/>
    <w:rsid w:val="007F66A2"/>
    <w:rsid w:val="007F7A2A"/>
    <w:rsid w:val="0080277F"/>
    <w:rsid w:val="00802ACB"/>
    <w:rsid w:val="008101A2"/>
    <w:rsid w:val="00816FB4"/>
    <w:rsid w:val="008176A5"/>
    <w:rsid w:val="00820DEE"/>
    <w:rsid w:val="008263C8"/>
    <w:rsid w:val="00832431"/>
    <w:rsid w:val="008326B2"/>
    <w:rsid w:val="00833522"/>
    <w:rsid w:val="00836548"/>
    <w:rsid w:val="00837E32"/>
    <w:rsid w:val="0084187E"/>
    <w:rsid w:val="00842FE9"/>
    <w:rsid w:val="0085034B"/>
    <w:rsid w:val="00853EAE"/>
    <w:rsid w:val="00854BB7"/>
    <w:rsid w:val="00856A0A"/>
    <w:rsid w:val="008574F8"/>
    <w:rsid w:val="00857A65"/>
    <w:rsid w:val="00860333"/>
    <w:rsid w:val="00864BCA"/>
    <w:rsid w:val="008731E6"/>
    <w:rsid w:val="00876236"/>
    <w:rsid w:val="00887F72"/>
    <w:rsid w:val="008945C6"/>
    <w:rsid w:val="00896EBF"/>
    <w:rsid w:val="008A0A88"/>
    <w:rsid w:val="008A102C"/>
    <w:rsid w:val="008C3D3F"/>
    <w:rsid w:val="008C4865"/>
    <w:rsid w:val="008C6B59"/>
    <w:rsid w:val="008C7B0C"/>
    <w:rsid w:val="008D5F52"/>
    <w:rsid w:val="008E07F9"/>
    <w:rsid w:val="008F07B3"/>
    <w:rsid w:val="008F25DE"/>
    <w:rsid w:val="008F7E70"/>
    <w:rsid w:val="00900593"/>
    <w:rsid w:val="00901169"/>
    <w:rsid w:val="00902176"/>
    <w:rsid w:val="00902BE3"/>
    <w:rsid w:val="00910E05"/>
    <w:rsid w:val="00910FDF"/>
    <w:rsid w:val="00911621"/>
    <w:rsid w:val="009124FF"/>
    <w:rsid w:val="00913094"/>
    <w:rsid w:val="00917007"/>
    <w:rsid w:val="00921068"/>
    <w:rsid w:val="009228B7"/>
    <w:rsid w:val="00922C3E"/>
    <w:rsid w:val="0092647D"/>
    <w:rsid w:val="00937CEF"/>
    <w:rsid w:val="009427F0"/>
    <w:rsid w:val="00942BC1"/>
    <w:rsid w:val="00944D52"/>
    <w:rsid w:val="009451E3"/>
    <w:rsid w:val="00952A71"/>
    <w:rsid w:val="00954322"/>
    <w:rsid w:val="009568A6"/>
    <w:rsid w:val="00963FB1"/>
    <w:rsid w:val="009666A2"/>
    <w:rsid w:val="009668E8"/>
    <w:rsid w:val="0097278A"/>
    <w:rsid w:val="00975524"/>
    <w:rsid w:val="0098035C"/>
    <w:rsid w:val="00984805"/>
    <w:rsid w:val="00985EC7"/>
    <w:rsid w:val="00986CD0"/>
    <w:rsid w:val="00991E0C"/>
    <w:rsid w:val="009957D1"/>
    <w:rsid w:val="009A0C2A"/>
    <w:rsid w:val="009A501D"/>
    <w:rsid w:val="009A532C"/>
    <w:rsid w:val="009A6364"/>
    <w:rsid w:val="009B12A6"/>
    <w:rsid w:val="009B2B3E"/>
    <w:rsid w:val="009B3679"/>
    <w:rsid w:val="009B3956"/>
    <w:rsid w:val="009B4C6B"/>
    <w:rsid w:val="009B6B29"/>
    <w:rsid w:val="009C398A"/>
    <w:rsid w:val="009D0087"/>
    <w:rsid w:val="009D0B8E"/>
    <w:rsid w:val="009D0C47"/>
    <w:rsid w:val="009D2C9C"/>
    <w:rsid w:val="009D4FD5"/>
    <w:rsid w:val="009E50A4"/>
    <w:rsid w:val="009E5FBF"/>
    <w:rsid w:val="009F1622"/>
    <w:rsid w:val="009F3C08"/>
    <w:rsid w:val="00A0016F"/>
    <w:rsid w:val="00A0060F"/>
    <w:rsid w:val="00A04037"/>
    <w:rsid w:val="00A123B7"/>
    <w:rsid w:val="00A14318"/>
    <w:rsid w:val="00A202B1"/>
    <w:rsid w:val="00A24D48"/>
    <w:rsid w:val="00A31B21"/>
    <w:rsid w:val="00A33CDC"/>
    <w:rsid w:val="00A3597E"/>
    <w:rsid w:val="00A37141"/>
    <w:rsid w:val="00A37569"/>
    <w:rsid w:val="00A4048A"/>
    <w:rsid w:val="00A410FD"/>
    <w:rsid w:val="00A45CF7"/>
    <w:rsid w:val="00A548D8"/>
    <w:rsid w:val="00A563D9"/>
    <w:rsid w:val="00A5677A"/>
    <w:rsid w:val="00A572E4"/>
    <w:rsid w:val="00A61770"/>
    <w:rsid w:val="00A6442F"/>
    <w:rsid w:val="00A66C76"/>
    <w:rsid w:val="00A67C39"/>
    <w:rsid w:val="00A7074F"/>
    <w:rsid w:val="00A7616D"/>
    <w:rsid w:val="00A95ABB"/>
    <w:rsid w:val="00AA16B6"/>
    <w:rsid w:val="00AA2B08"/>
    <w:rsid w:val="00AA7B1B"/>
    <w:rsid w:val="00AB0C28"/>
    <w:rsid w:val="00AB45F3"/>
    <w:rsid w:val="00AB663B"/>
    <w:rsid w:val="00AC0C0D"/>
    <w:rsid w:val="00AC1B1A"/>
    <w:rsid w:val="00AC3260"/>
    <w:rsid w:val="00AC4156"/>
    <w:rsid w:val="00AD1B02"/>
    <w:rsid w:val="00AD2711"/>
    <w:rsid w:val="00AD3810"/>
    <w:rsid w:val="00AE742D"/>
    <w:rsid w:val="00AE76B1"/>
    <w:rsid w:val="00AE7DD4"/>
    <w:rsid w:val="00AF0655"/>
    <w:rsid w:val="00B0175A"/>
    <w:rsid w:val="00B01A85"/>
    <w:rsid w:val="00B04558"/>
    <w:rsid w:val="00B0639C"/>
    <w:rsid w:val="00B1647C"/>
    <w:rsid w:val="00B16D00"/>
    <w:rsid w:val="00B2024D"/>
    <w:rsid w:val="00B261BF"/>
    <w:rsid w:val="00B26877"/>
    <w:rsid w:val="00B275A8"/>
    <w:rsid w:val="00B319F8"/>
    <w:rsid w:val="00B36621"/>
    <w:rsid w:val="00B40EE4"/>
    <w:rsid w:val="00B42BD5"/>
    <w:rsid w:val="00B53EE9"/>
    <w:rsid w:val="00B61827"/>
    <w:rsid w:val="00B62EEA"/>
    <w:rsid w:val="00B63E18"/>
    <w:rsid w:val="00B668BD"/>
    <w:rsid w:val="00B71C57"/>
    <w:rsid w:val="00B75D52"/>
    <w:rsid w:val="00B813E8"/>
    <w:rsid w:val="00B844B2"/>
    <w:rsid w:val="00B910AF"/>
    <w:rsid w:val="00B918B4"/>
    <w:rsid w:val="00B949D0"/>
    <w:rsid w:val="00B9762B"/>
    <w:rsid w:val="00BA1C11"/>
    <w:rsid w:val="00BA4A09"/>
    <w:rsid w:val="00BB2A43"/>
    <w:rsid w:val="00BB75D6"/>
    <w:rsid w:val="00BD193C"/>
    <w:rsid w:val="00BD3204"/>
    <w:rsid w:val="00BD528B"/>
    <w:rsid w:val="00BD71DC"/>
    <w:rsid w:val="00BE1F8E"/>
    <w:rsid w:val="00BE51C0"/>
    <w:rsid w:val="00BE6C03"/>
    <w:rsid w:val="00BF640D"/>
    <w:rsid w:val="00BF7B21"/>
    <w:rsid w:val="00C0167E"/>
    <w:rsid w:val="00C01A5B"/>
    <w:rsid w:val="00C03EA4"/>
    <w:rsid w:val="00C041AF"/>
    <w:rsid w:val="00C154BB"/>
    <w:rsid w:val="00C21551"/>
    <w:rsid w:val="00C246F5"/>
    <w:rsid w:val="00C2563B"/>
    <w:rsid w:val="00C327B5"/>
    <w:rsid w:val="00C354FD"/>
    <w:rsid w:val="00C42A10"/>
    <w:rsid w:val="00C442A1"/>
    <w:rsid w:val="00C5077B"/>
    <w:rsid w:val="00C52698"/>
    <w:rsid w:val="00C647FF"/>
    <w:rsid w:val="00C70145"/>
    <w:rsid w:val="00C81F00"/>
    <w:rsid w:val="00C82E0D"/>
    <w:rsid w:val="00C83FEE"/>
    <w:rsid w:val="00C90B49"/>
    <w:rsid w:val="00C926C8"/>
    <w:rsid w:val="00C94DA4"/>
    <w:rsid w:val="00C95545"/>
    <w:rsid w:val="00C95A78"/>
    <w:rsid w:val="00C96DE0"/>
    <w:rsid w:val="00CA202B"/>
    <w:rsid w:val="00CA2DCF"/>
    <w:rsid w:val="00CA700F"/>
    <w:rsid w:val="00CB1C89"/>
    <w:rsid w:val="00CC0373"/>
    <w:rsid w:val="00CC256E"/>
    <w:rsid w:val="00CC4BCA"/>
    <w:rsid w:val="00CC4F7F"/>
    <w:rsid w:val="00CD0AA4"/>
    <w:rsid w:val="00CD5F2D"/>
    <w:rsid w:val="00CD6690"/>
    <w:rsid w:val="00CE2461"/>
    <w:rsid w:val="00CE7EA9"/>
    <w:rsid w:val="00CF0CCB"/>
    <w:rsid w:val="00CF2EEA"/>
    <w:rsid w:val="00CF34F5"/>
    <w:rsid w:val="00D05013"/>
    <w:rsid w:val="00D05D6D"/>
    <w:rsid w:val="00D10241"/>
    <w:rsid w:val="00D14AE0"/>
    <w:rsid w:val="00D2106A"/>
    <w:rsid w:val="00D25606"/>
    <w:rsid w:val="00D26342"/>
    <w:rsid w:val="00D27255"/>
    <w:rsid w:val="00D2771C"/>
    <w:rsid w:val="00D300EC"/>
    <w:rsid w:val="00D404E8"/>
    <w:rsid w:val="00D40EEB"/>
    <w:rsid w:val="00D45D0C"/>
    <w:rsid w:val="00D50D1A"/>
    <w:rsid w:val="00D530F9"/>
    <w:rsid w:val="00D53A76"/>
    <w:rsid w:val="00D563D3"/>
    <w:rsid w:val="00D56753"/>
    <w:rsid w:val="00D65702"/>
    <w:rsid w:val="00D701A8"/>
    <w:rsid w:val="00D7148F"/>
    <w:rsid w:val="00D7227A"/>
    <w:rsid w:val="00D74E85"/>
    <w:rsid w:val="00D81513"/>
    <w:rsid w:val="00D859EC"/>
    <w:rsid w:val="00D924F6"/>
    <w:rsid w:val="00D96374"/>
    <w:rsid w:val="00DA25F2"/>
    <w:rsid w:val="00DA2E49"/>
    <w:rsid w:val="00DB0A16"/>
    <w:rsid w:val="00DB43C1"/>
    <w:rsid w:val="00DC654A"/>
    <w:rsid w:val="00DD12E4"/>
    <w:rsid w:val="00DE09CC"/>
    <w:rsid w:val="00DE3E7E"/>
    <w:rsid w:val="00DF1B98"/>
    <w:rsid w:val="00DF29C0"/>
    <w:rsid w:val="00DF53CE"/>
    <w:rsid w:val="00E02F4A"/>
    <w:rsid w:val="00E031F3"/>
    <w:rsid w:val="00E13413"/>
    <w:rsid w:val="00E139DC"/>
    <w:rsid w:val="00E2013D"/>
    <w:rsid w:val="00E21156"/>
    <w:rsid w:val="00E273EA"/>
    <w:rsid w:val="00E31DF7"/>
    <w:rsid w:val="00E3690A"/>
    <w:rsid w:val="00E42A35"/>
    <w:rsid w:val="00E446C9"/>
    <w:rsid w:val="00E460EB"/>
    <w:rsid w:val="00E529DA"/>
    <w:rsid w:val="00E5631D"/>
    <w:rsid w:val="00E61381"/>
    <w:rsid w:val="00E62DA3"/>
    <w:rsid w:val="00E647A0"/>
    <w:rsid w:val="00E673AD"/>
    <w:rsid w:val="00E67ABB"/>
    <w:rsid w:val="00E70C2D"/>
    <w:rsid w:val="00E90997"/>
    <w:rsid w:val="00E9573D"/>
    <w:rsid w:val="00EA0769"/>
    <w:rsid w:val="00EA31AB"/>
    <w:rsid w:val="00EA3953"/>
    <w:rsid w:val="00EA4D5F"/>
    <w:rsid w:val="00EA597A"/>
    <w:rsid w:val="00EC108A"/>
    <w:rsid w:val="00EC15C7"/>
    <w:rsid w:val="00EC6D91"/>
    <w:rsid w:val="00EC6F4D"/>
    <w:rsid w:val="00ED234A"/>
    <w:rsid w:val="00ED6B20"/>
    <w:rsid w:val="00ED70A7"/>
    <w:rsid w:val="00ED7B3E"/>
    <w:rsid w:val="00EF0175"/>
    <w:rsid w:val="00EF3112"/>
    <w:rsid w:val="00EF577B"/>
    <w:rsid w:val="00EF6120"/>
    <w:rsid w:val="00F0403B"/>
    <w:rsid w:val="00F073D2"/>
    <w:rsid w:val="00F109A6"/>
    <w:rsid w:val="00F23E30"/>
    <w:rsid w:val="00F27AC4"/>
    <w:rsid w:val="00F33594"/>
    <w:rsid w:val="00F37673"/>
    <w:rsid w:val="00F37E98"/>
    <w:rsid w:val="00F436D9"/>
    <w:rsid w:val="00F6550F"/>
    <w:rsid w:val="00F672B2"/>
    <w:rsid w:val="00F70033"/>
    <w:rsid w:val="00F7071F"/>
    <w:rsid w:val="00F709CF"/>
    <w:rsid w:val="00F715F1"/>
    <w:rsid w:val="00F7363F"/>
    <w:rsid w:val="00F737B6"/>
    <w:rsid w:val="00F76BD3"/>
    <w:rsid w:val="00F76C61"/>
    <w:rsid w:val="00F77092"/>
    <w:rsid w:val="00F80836"/>
    <w:rsid w:val="00F8224B"/>
    <w:rsid w:val="00F85F8E"/>
    <w:rsid w:val="00F86BDB"/>
    <w:rsid w:val="00F914E9"/>
    <w:rsid w:val="00F91988"/>
    <w:rsid w:val="00F93DC7"/>
    <w:rsid w:val="00F94FEB"/>
    <w:rsid w:val="00F9656F"/>
    <w:rsid w:val="00FA1EB9"/>
    <w:rsid w:val="00FA5D0E"/>
    <w:rsid w:val="00FA685D"/>
    <w:rsid w:val="00FC116B"/>
    <w:rsid w:val="00FC475C"/>
    <w:rsid w:val="00FC55BB"/>
    <w:rsid w:val="00FC78FD"/>
    <w:rsid w:val="00FD0736"/>
    <w:rsid w:val="00FE5002"/>
    <w:rsid w:val="00FE68E4"/>
    <w:rsid w:val="00FE710D"/>
    <w:rsid w:val="00FF0559"/>
    <w:rsid w:val="00FF2EE5"/>
    <w:rsid w:val="00FF37F8"/>
    <w:rsid w:val="00FF67FC"/>
    <w:rsid w:val="00FF730E"/>
    <w:rsid w:val="00FF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3F762"/>
  <w15:chartTrackingRefBased/>
  <w15:docId w15:val="{1FEE4104-D30C-4E3A-B93F-CAD147C7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656F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Основной 14+"/>
    <w:basedOn w:val="a"/>
    <w:rsid w:val="00F9656F"/>
    <w:pPr>
      <w:ind w:firstLine="709"/>
      <w:jc w:val="both"/>
    </w:pPr>
    <w:rPr>
      <w:rFonts w:ascii="Times New Roman" w:hAnsi="Times New Roman"/>
      <w:sz w:val="28"/>
      <w:szCs w:val="24"/>
    </w:rPr>
  </w:style>
  <w:style w:type="paragraph" w:customStyle="1" w:styleId="140">
    <w:name w:val="Основной 14"/>
    <w:basedOn w:val="a"/>
    <w:rsid w:val="00F9656F"/>
    <w:pPr>
      <w:jc w:val="both"/>
    </w:pPr>
    <w:rPr>
      <w:rFonts w:ascii="Times New Roman" w:hAnsi="Times New Roman"/>
      <w:sz w:val="28"/>
      <w:szCs w:val="24"/>
    </w:rPr>
  </w:style>
  <w:style w:type="paragraph" w:customStyle="1" w:styleId="13">
    <w:name w:val="Основной 13 гол"/>
    <w:basedOn w:val="a"/>
    <w:rsid w:val="00F9656F"/>
    <w:pPr>
      <w:suppressAutoHyphens/>
      <w:spacing w:line="260" w:lineRule="exact"/>
      <w:jc w:val="center"/>
    </w:pPr>
    <w:rPr>
      <w:rFonts w:ascii="Times New Roman" w:hAnsi="Times New Roman"/>
      <w:sz w:val="26"/>
      <w:szCs w:val="24"/>
    </w:rPr>
  </w:style>
  <w:style w:type="paragraph" w:styleId="a3">
    <w:name w:val="List Paragraph"/>
    <w:basedOn w:val="a"/>
    <w:uiPriority w:val="34"/>
    <w:qFormat/>
    <w:rsid w:val="00F9656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9011B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9011B"/>
    <w:rPr>
      <w:rFonts w:ascii="Segoe UI" w:eastAsia="Times New Roman" w:hAnsi="Segoe UI" w:cs="Segoe UI"/>
      <w:sz w:val="18"/>
      <w:szCs w:val="18"/>
      <w:lang w:eastAsia="ru-RU"/>
    </w:rPr>
  </w:style>
  <w:style w:type="table" w:styleId="a6">
    <w:name w:val="Table Grid"/>
    <w:basedOn w:val="a1"/>
    <w:uiPriority w:val="39"/>
    <w:rsid w:val="00EF6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Revision"/>
    <w:hidden/>
    <w:uiPriority w:val="99"/>
    <w:semiHidden/>
    <w:rsid w:val="00A0016F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ru-RU"/>
    </w:rPr>
  </w:style>
  <w:style w:type="paragraph" w:customStyle="1" w:styleId="Default">
    <w:name w:val="Default"/>
    <w:rsid w:val="00A00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C03EA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03EA4"/>
  </w:style>
  <w:style w:type="character" w:customStyle="1" w:styleId="aa">
    <w:name w:val="Текст примечания Знак"/>
    <w:basedOn w:val="a0"/>
    <w:link w:val="a9"/>
    <w:uiPriority w:val="99"/>
    <w:semiHidden/>
    <w:rsid w:val="00C03EA4"/>
    <w:rPr>
      <w:rFonts w:ascii="Garamond" w:eastAsia="Times New Roman" w:hAnsi="Garamond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03EA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03EA4"/>
    <w:rPr>
      <w:rFonts w:ascii="Garamond" w:eastAsia="Times New Roman" w:hAnsi="Garamond" w:cs="Times New Roman"/>
      <w:b/>
      <w:bCs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292B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5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oleObject" Target="embeddings/oleObject1.bin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hyperlink" Target="http://sca-iis-t01:8033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oleObject" Target="embeddings/oleObject2.bin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1E1FE-6D6F-4B19-8691-1CDC1E578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1</Pages>
  <Words>2854</Words>
  <Characters>16274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OSO</Company>
  <LinksUpToDate>false</LinksUpToDate>
  <CharactersWithSpaces>19090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Потапович Андрей Дмитриевич</dc:creator>
  <cp:keywords/>
  <dc:description/>
  <cp:lastModifiedBy>Голубович Даниил Дмитриевич</cp:lastModifiedBy>
  <cp:revision>20</cp:revision>
  <dcterms:created xsi:type="dcterms:W3CDTF">2025-12-24T12:36:00Z</dcterms:created>
  <dcterms:modified xsi:type="dcterms:W3CDTF">2026-02-23T11:04:00Z</dcterms:modified>
</cp:coreProperties>
</file>