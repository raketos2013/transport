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67EC04" w14:textId="5E17ECF9" w:rsidR="0094165A" w:rsidRPr="00FD20BA" w:rsidRDefault="0094165A" w:rsidP="0094165A">
      <w:pPr>
        <w:tabs>
          <w:tab w:val="left" w:pos="6804"/>
        </w:tabs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b/>
          <w:bCs/>
          <w:sz w:val="32"/>
          <w:szCs w:val="32"/>
        </w:rPr>
      </w:pPr>
      <w:bookmarkStart w:id="0" w:name="_Toc115743908"/>
      <w:bookmarkStart w:id="1" w:name="_Toc116108771"/>
      <w:bookmarkStart w:id="2" w:name="_Toc116205459"/>
      <w:bookmarkStart w:id="3" w:name="_Toc116230611"/>
      <w:bookmarkStart w:id="4" w:name="_Toc116263082"/>
      <w:bookmarkStart w:id="5" w:name="_Toc116263151"/>
      <w:bookmarkStart w:id="6" w:name="_Toc116738501"/>
      <w:bookmarkStart w:id="7" w:name="_Toc116882321"/>
      <w:bookmarkStart w:id="8" w:name="_Toc149962091"/>
      <w:bookmarkStart w:id="9" w:name="_Toc427737095"/>
      <w:bookmarkStart w:id="10" w:name="_Toc4316746"/>
      <w:bookmarkStart w:id="11" w:name="_Toc7837942"/>
      <w:bookmarkStart w:id="12" w:name="_GoBack"/>
      <w:bookmarkEnd w:id="12"/>
      <w:r w:rsidRPr="00FD20BA">
        <w:rPr>
          <w:rFonts w:ascii="Times New Roman" w:hAnsi="Times New Roman"/>
          <w:b/>
          <w:bCs/>
          <w:sz w:val="32"/>
          <w:szCs w:val="32"/>
        </w:rPr>
        <w:t>ОТКРЫТОЕ АКЦИОНЕРНОЕ ОБЩЕСТВО</w:t>
      </w:r>
    </w:p>
    <w:p w14:paraId="0FD6342A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0"/>
        </w:rPr>
      </w:pPr>
      <w:r w:rsidRPr="00FD20BA">
        <w:rPr>
          <w:rFonts w:ascii="Times New Roman" w:hAnsi="Times New Roman"/>
          <w:b/>
          <w:bCs/>
          <w:sz w:val="32"/>
          <w:szCs w:val="32"/>
        </w:rPr>
        <w:t>«АСБ «БЕЛАРУСБАНК»</w:t>
      </w:r>
    </w:p>
    <w:p w14:paraId="279BF983" w14:textId="77777777" w:rsidR="0094165A" w:rsidRPr="00FD20BA" w:rsidRDefault="0094165A" w:rsidP="0094165A">
      <w:pPr>
        <w:spacing w:line="252" w:lineRule="auto"/>
        <w:ind w:left="1134"/>
        <w:jc w:val="center"/>
        <w:rPr>
          <w:rFonts w:ascii="Times New Roman" w:hAnsi="Times New Roman"/>
        </w:rPr>
      </w:pPr>
    </w:p>
    <w:p w14:paraId="25BFF0A8" w14:textId="77777777" w:rsidR="0094165A" w:rsidRPr="00FD20BA" w:rsidRDefault="0094165A" w:rsidP="0094165A">
      <w:pPr>
        <w:pStyle w:val="1"/>
        <w:numPr>
          <w:ilvl w:val="0"/>
          <w:numId w:val="0"/>
        </w:numPr>
        <w:spacing w:line="252" w:lineRule="auto"/>
        <w:ind w:left="1134"/>
        <w:rPr>
          <w:rFonts w:ascii="Times New Roman" w:hAnsi="Times New Roman"/>
        </w:rPr>
      </w:pPr>
    </w:p>
    <w:p w14:paraId="07687AA9" w14:textId="77777777" w:rsidR="004650E5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Cs w:val="24"/>
        </w:rPr>
      </w:pPr>
      <w:r w:rsidRPr="00FD20BA">
        <w:rPr>
          <w:rFonts w:ascii="Times New Roman" w:hAnsi="Times New Roman"/>
          <w:szCs w:val="24"/>
        </w:rPr>
        <w:t xml:space="preserve">ПРОГРАММНОЕ РЕШЕНИЕ </w:t>
      </w:r>
    </w:p>
    <w:p w14:paraId="0759EBB6" w14:textId="2029C123" w:rsidR="004650E5" w:rsidRPr="00FD20BA" w:rsidRDefault="004650E5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ПАРСИНГ (МОНИТОРИНГ ИНФОРМАЦИОННОГО ПРОСТРАНСТВА)</w:t>
      </w:r>
    </w:p>
    <w:p w14:paraId="00EEC6EB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Cs w:val="24"/>
        </w:rPr>
      </w:pPr>
    </w:p>
    <w:p w14:paraId="6351CE5B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5466609C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76952705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5306EFAA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4C25288B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489149E4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08CC912A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2AE9A9DD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61264033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b/>
          <w:bCs/>
          <w:sz w:val="32"/>
          <w:szCs w:val="32"/>
        </w:rPr>
      </w:pPr>
    </w:p>
    <w:p w14:paraId="1379D838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20487EC2" w14:textId="43DF01C4" w:rsidR="00911760" w:rsidRDefault="0094165A" w:rsidP="0094165A">
      <w:pPr>
        <w:spacing w:line="252" w:lineRule="auto"/>
        <w:ind w:left="1134"/>
        <w:jc w:val="center"/>
        <w:rPr>
          <w:rFonts w:ascii="Times New Roman" w:hAnsi="Times New Roman"/>
          <w:b/>
          <w:bCs/>
          <w:sz w:val="36"/>
          <w:szCs w:val="36"/>
        </w:rPr>
      </w:pPr>
      <w:r w:rsidRPr="00342C62">
        <w:rPr>
          <w:rFonts w:ascii="Times New Roman" w:hAnsi="Times New Roman"/>
          <w:b/>
          <w:bCs/>
          <w:sz w:val="36"/>
          <w:szCs w:val="36"/>
        </w:rPr>
        <w:t xml:space="preserve">Этап </w:t>
      </w:r>
      <w:r w:rsidR="00A558B8">
        <w:rPr>
          <w:rFonts w:ascii="Times New Roman" w:hAnsi="Times New Roman"/>
          <w:b/>
          <w:bCs/>
          <w:sz w:val="36"/>
          <w:szCs w:val="36"/>
        </w:rPr>
        <w:t>3</w:t>
      </w:r>
      <w:r w:rsidRPr="00342C62">
        <w:rPr>
          <w:rFonts w:ascii="Times New Roman" w:hAnsi="Times New Roman"/>
          <w:b/>
          <w:bCs/>
          <w:sz w:val="36"/>
          <w:szCs w:val="36"/>
        </w:rPr>
        <w:t>.</w:t>
      </w:r>
    </w:p>
    <w:p w14:paraId="4468A134" w14:textId="7713E9FF" w:rsidR="0094165A" w:rsidRPr="006B6381" w:rsidRDefault="006B6381" w:rsidP="00911760">
      <w:pPr>
        <w:suppressAutoHyphens/>
        <w:spacing w:line="252" w:lineRule="auto"/>
        <w:ind w:left="1134"/>
        <w:jc w:val="center"/>
        <w:rPr>
          <w:rFonts w:ascii="Times New Roman" w:hAnsi="Times New Roman"/>
          <w:b/>
          <w:bCs/>
          <w:sz w:val="36"/>
          <w:szCs w:val="36"/>
        </w:rPr>
      </w:pPr>
      <w:r w:rsidRPr="006B6381">
        <w:rPr>
          <w:rFonts w:ascii="Times New Roman" w:hAnsi="Times New Roman"/>
          <w:b/>
          <w:color w:val="000000"/>
          <w:sz w:val="36"/>
          <w:szCs w:val="36"/>
        </w:rPr>
        <w:t xml:space="preserve">Мониторинг </w:t>
      </w:r>
      <w:r w:rsidR="00180BAD">
        <w:rPr>
          <w:rFonts w:ascii="Times New Roman" w:hAnsi="Times New Roman"/>
          <w:b/>
          <w:color w:val="000000"/>
          <w:sz w:val="36"/>
          <w:szCs w:val="36"/>
        </w:rPr>
        <w:t>процентных ставок по срочным банковским вкладам (депозитам</w:t>
      </w:r>
      <w:r w:rsidRPr="006B6381">
        <w:rPr>
          <w:rFonts w:ascii="Times New Roman" w:hAnsi="Times New Roman"/>
          <w:b/>
          <w:color w:val="000000"/>
          <w:sz w:val="36"/>
          <w:szCs w:val="36"/>
        </w:rPr>
        <w:t xml:space="preserve">) </w:t>
      </w:r>
      <w:r w:rsidR="00180BAD">
        <w:rPr>
          <w:rFonts w:ascii="Times New Roman" w:hAnsi="Times New Roman"/>
          <w:b/>
          <w:color w:val="000000"/>
          <w:sz w:val="36"/>
          <w:szCs w:val="36"/>
        </w:rPr>
        <w:t xml:space="preserve">юридических лиц </w:t>
      </w:r>
      <w:r w:rsidRPr="006B6381">
        <w:rPr>
          <w:rFonts w:ascii="Times New Roman" w:hAnsi="Times New Roman"/>
          <w:b/>
          <w:color w:val="000000"/>
          <w:sz w:val="36"/>
          <w:szCs w:val="36"/>
        </w:rPr>
        <w:t>в банках РБ</w:t>
      </w:r>
    </w:p>
    <w:p w14:paraId="15997965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3BD2C9D2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6D1827CA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52BB5529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77BEEB92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72602C88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6E995E35" w14:textId="77777777" w:rsidR="0094165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0CBFFA63" w14:textId="77777777" w:rsidR="0094165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3BF5676E" w14:textId="77777777" w:rsidR="0094165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508DBB08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684CF41A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6B3D6D3F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2E9507FE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266069BA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5BC4BEDD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25DB0A44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5F258E58" w14:textId="77777777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D20BA">
        <w:rPr>
          <w:rFonts w:ascii="Times New Roman" w:hAnsi="Times New Roman"/>
          <w:sz w:val="28"/>
          <w:szCs w:val="28"/>
        </w:rPr>
        <w:t>г. Минск</w:t>
      </w:r>
    </w:p>
    <w:p w14:paraId="3ED2B649" w14:textId="1F047CEB" w:rsidR="0094165A" w:rsidRPr="00FD20BA" w:rsidRDefault="0094165A" w:rsidP="0094165A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0"/>
        </w:rPr>
      </w:pPr>
      <w:r w:rsidRPr="00FD20BA">
        <w:rPr>
          <w:rFonts w:ascii="Times New Roman" w:hAnsi="Times New Roman"/>
          <w:sz w:val="28"/>
          <w:szCs w:val="28"/>
        </w:rPr>
        <w:t>2025</w:t>
      </w:r>
      <w:r w:rsidR="00911760">
        <w:rPr>
          <w:rFonts w:ascii="Times New Roman" w:hAnsi="Times New Roman"/>
          <w:sz w:val="28"/>
          <w:szCs w:val="28"/>
        </w:rPr>
        <w:t xml:space="preserve"> </w:t>
      </w:r>
      <w:r w:rsidRPr="00FD20BA">
        <w:rPr>
          <w:rFonts w:ascii="Times New Roman" w:hAnsi="Times New Roman"/>
          <w:sz w:val="28"/>
          <w:szCs w:val="28"/>
        </w:rPr>
        <w:t>г.</w:t>
      </w:r>
    </w:p>
    <w:p w14:paraId="34A7F313" w14:textId="77777777" w:rsidR="0094165A" w:rsidRPr="00FD20BA" w:rsidRDefault="0094165A" w:rsidP="0094165A">
      <w:pPr>
        <w:pStyle w:val="1"/>
        <w:numPr>
          <w:ilvl w:val="0"/>
          <w:numId w:val="0"/>
        </w:numPr>
        <w:spacing w:line="252" w:lineRule="auto"/>
        <w:ind w:left="1134"/>
        <w:rPr>
          <w:rFonts w:ascii="Times New Roman" w:hAnsi="Times New Roman"/>
        </w:rPr>
        <w:sectPr w:rsidR="0094165A" w:rsidRPr="00FD20BA" w:rsidSect="00F37C7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608" w:bottom="1260" w:left="1800" w:header="720" w:footer="720" w:gutter="0"/>
          <w:cols w:space="720"/>
          <w:docGrid w:linePitch="360"/>
        </w:sectPr>
      </w:pPr>
    </w:p>
    <w:p w14:paraId="618353F9" w14:textId="4D37E636" w:rsidR="00F33726" w:rsidRPr="00F33726" w:rsidRDefault="0094165A" w:rsidP="00F33726">
      <w:pPr>
        <w:spacing w:line="252" w:lineRule="auto"/>
        <w:ind w:left="-142"/>
        <w:rPr>
          <w:rFonts w:ascii="Times New Roman" w:hAnsi="Times New Roman"/>
          <w:b/>
          <w:sz w:val="28"/>
          <w:szCs w:val="28"/>
        </w:rPr>
      </w:pPr>
      <w:bookmarkStart w:id="13" w:name="_Toc150078188"/>
      <w:r w:rsidRPr="00FD20BA">
        <w:rPr>
          <w:rFonts w:ascii="Times New Roman" w:hAnsi="Times New Roman"/>
          <w:b/>
          <w:sz w:val="28"/>
          <w:szCs w:val="28"/>
        </w:rPr>
        <w:lastRenderedPageBreak/>
        <w:t>Управление документом</w:t>
      </w:r>
      <w:bookmarkEnd w:id="13"/>
    </w:p>
    <w:p w14:paraId="662F0F79" w14:textId="77777777" w:rsidR="0094165A" w:rsidRPr="00FD20BA" w:rsidRDefault="0094165A" w:rsidP="0094165A">
      <w:pPr>
        <w:pStyle w:val="1"/>
        <w:numPr>
          <w:ilvl w:val="0"/>
          <w:numId w:val="0"/>
        </w:numPr>
        <w:spacing w:line="252" w:lineRule="auto"/>
        <w:ind w:left="-142"/>
        <w:rPr>
          <w:rFonts w:ascii="Times New Roman" w:hAnsi="Times New Roman"/>
          <w:szCs w:val="28"/>
        </w:rPr>
      </w:pPr>
    </w:p>
    <w:p w14:paraId="36717265" w14:textId="77777777" w:rsidR="0094165A" w:rsidRPr="00FD20BA" w:rsidRDefault="0094165A" w:rsidP="0094165A">
      <w:pPr>
        <w:spacing w:line="252" w:lineRule="auto"/>
        <w:ind w:left="-142"/>
        <w:rPr>
          <w:rFonts w:ascii="Times New Roman" w:hAnsi="Times New Roman"/>
          <w:b/>
          <w:sz w:val="28"/>
          <w:szCs w:val="28"/>
        </w:rPr>
      </w:pPr>
      <w:r w:rsidRPr="00FD20BA">
        <w:rPr>
          <w:rFonts w:ascii="Times New Roman" w:hAnsi="Times New Roman"/>
          <w:b/>
          <w:sz w:val="28"/>
          <w:szCs w:val="28"/>
        </w:rPr>
        <w:t>Разработчики</w:t>
      </w:r>
    </w:p>
    <w:p w14:paraId="393E5393" w14:textId="77777777" w:rsidR="0094165A" w:rsidRPr="00FD20BA" w:rsidRDefault="0094165A" w:rsidP="0094165A">
      <w:pPr>
        <w:spacing w:line="252" w:lineRule="auto"/>
        <w:ind w:left="1134"/>
        <w:rPr>
          <w:rFonts w:ascii="Times New Roman" w:hAnsi="Times New Roman"/>
          <w:b/>
          <w:szCs w:val="24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7"/>
        <w:gridCol w:w="3176"/>
        <w:gridCol w:w="3196"/>
        <w:gridCol w:w="2289"/>
      </w:tblGrid>
      <w:tr w:rsidR="0094165A" w:rsidRPr="00FD20BA" w14:paraId="775FA472" w14:textId="77777777" w:rsidTr="00F37C7A">
        <w:tc>
          <w:tcPr>
            <w:tcW w:w="1167" w:type="dxa"/>
            <w:tcBorders>
              <w:bottom w:val="single" w:sz="4" w:space="0" w:color="auto"/>
            </w:tcBorders>
            <w:shd w:val="clear" w:color="auto" w:fill="339966"/>
          </w:tcPr>
          <w:p w14:paraId="271901CD" w14:textId="77777777" w:rsidR="0094165A" w:rsidRPr="00FD20BA" w:rsidRDefault="0094165A" w:rsidP="00F37C7A">
            <w:pPr>
              <w:spacing w:line="252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FD20BA">
              <w:rPr>
                <w:rFonts w:ascii="Times New Roman" w:hAnsi="Times New Roman"/>
                <w:b/>
                <w:szCs w:val="24"/>
              </w:rPr>
              <w:t>№</w:t>
            </w:r>
          </w:p>
          <w:p w14:paraId="0566CF52" w14:textId="77777777" w:rsidR="0094165A" w:rsidRPr="00FD20BA" w:rsidRDefault="0094165A" w:rsidP="00F37C7A">
            <w:pPr>
              <w:spacing w:line="252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FD20BA">
              <w:rPr>
                <w:rFonts w:ascii="Times New Roman" w:hAnsi="Times New Roman"/>
                <w:b/>
                <w:szCs w:val="24"/>
              </w:rPr>
              <w:t>п/п</w:t>
            </w:r>
          </w:p>
        </w:tc>
        <w:tc>
          <w:tcPr>
            <w:tcW w:w="3176" w:type="dxa"/>
            <w:tcBorders>
              <w:bottom w:val="single" w:sz="4" w:space="0" w:color="auto"/>
            </w:tcBorders>
            <w:shd w:val="clear" w:color="auto" w:fill="339966"/>
          </w:tcPr>
          <w:p w14:paraId="542C38F5" w14:textId="77777777" w:rsidR="0094165A" w:rsidRPr="00FD20BA" w:rsidRDefault="0094165A" w:rsidP="00F37C7A">
            <w:pPr>
              <w:spacing w:line="252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FD20BA">
              <w:rPr>
                <w:rFonts w:ascii="Times New Roman" w:hAnsi="Times New Roman"/>
                <w:b/>
                <w:szCs w:val="24"/>
              </w:rPr>
              <w:t>ФИО</w:t>
            </w:r>
          </w:p>
        </w:tc>
        <w:tc>
          <w:tcPr>
            <w:tcW w:w="3196" w:type="dxa"/>
            <w:tcBorders>
              <w:bottom w:val="single" w:sz="4" w:space="0" w:color="auto"/>
            </w:tcBorders>
            <w:shd w:val="clear" w:color="auto" w:fill="339966"/>
          </w:tcPr>
          <w:p w14:paraId="3F91E360" w14:textId="77777777" w:rsidR="0094165A" w:rsidRPr="00FD20BA" w:rsidRDefault="0094165A" w:rsidP="00F37C7A">
            <w:pPr>
              <w:spacing w:line="252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FD20BA">
              <w:rPr>
                <w:rFonts w:ascii="Times New Roman" w:hAnsi="Times New Roman"/>
                <w:b/>
                <w:szCs w:val="24"/>
              </w:rPr>
              <w:t>Должность</w:t>
            </w:r>
          </w:p>
        </w:tc>
        <w:tc>
          <w:tcPr>
            <w:tcW w:w="2289" w:type="dxa"/>
            <w:tcBorders>
              <w:bottom w:val="single" w:sz="4" w:space="0" w:color="auto"/>
            </w:tcBorders>
            <w:shd w:val="clear" w:color="auto" w:fill="339966"/>
          </w:tcPr>
          <w:p w14:paraId="5ACCA194" w14:textId="77777777" w:rsidR="0094165A" w:rsidRPr="00FD20BA" w:rsidRDefault="0094165A" w:rsidP="00F37C7A">
            <w:pPr>
              <w:spacing w:line="252" w:lineRule="auto"/>
              <w:rPr>
                <w:rFonts w:ascii="Times New Roman" w:hAnsi="Times New Roman"/>
                <w:b/>
                <w:szCs w:val="24"/>
              </w:rPr>
            </w:pPr>
            <w:r w:rsidRPr="00FD20BA">
              <w:rPr>
                <w:rFonts w:ascii="Times New Roman" w:hAnsi="Times New Roman"/>
                <w:b/>
                <w:szCs w:val="24"/>
              </w:rPr>
              <w:t>Подпись</w:t>
            </w:r>
          </w:p>
        </w:tc>
      </w:tr>
      <w:tr w:rsidR="0094165A" w:rsidRPr="00FD20BA" w14:paraId="1E44E52F" w14:textId="77777777" w:rsidTr="00F37C7A">
        <w:tc>
          <w:tcPr>
            <w:tcW w:w="9828" w:type="dxa"/>
            <w:gridSpan w:val="4"/>
            <w:shd w:val="clear" w:color="auto" w:fill="CCFFCC"/>
          </w:tcPr>
          <w:p w14:paraId="2B34A905" w14:textId="77777777" w:rsidR="0094165A" w:rsidRPr="00FD20BA" w:rsidRDefault="0094165A" w:rsidP="00F37C7A">
            <w:pPr>
              <w:spacing w:line="252" w:lineRule="auto"/>
              <w:jc w:val="left"/>
              <w:rPr>
                <w:rFonts w:ascii="Times New Roman" w:hAnsi="Times New Roman"/>
                <w:b/>
                <w:szCs w:val="24"/>
              </w:rPr>
            </w:pPr>
            <w:r w:rsidRPr="00FD20BA">
              <w:rPr>
                <w:rFonts w:ascii="Times New Roman" w:hAnsi="Times New Roman"/>
                <w:b/>
                <w:szCs w:val="24"/>
              </w:rPr>
              <w:t>Банк</w:t>
            </w:r>
          </w:p>
        </w:tc>
      </w:tr>
      <w:tr w:rsidR="003449AD" w:rsidRPr="008258ED" w14:paraId="249E3A59" w14:textId="77777777" w:rsidTr="00F37C7A">
        <w:tc>
          <w:tcPr>
            <w:tcW w:w="1167" w:type="dxa"/>
          </w:tcPr>
          <w:p w14:paraId="5418F0AC" w14:textId="77777777" w:rsidR="003449AD" w:rsidRPr="00FD20BA" w:rsidRDefault="003449AD" w:rsidP="003449AD">
            <w:pPr>
              <w:spacing w:line="252" w:lineRule="auto"/>
              <w:rPr>
                <w:rFonts w:ascii="Times New Roman" w:hAnsi="Times New Roman"/>
                <w:szCs w:val="24"/>
              </w:rPr>
            </w:pPr>
            <w:r w:rsidRPr="00FD20BA">
              <w:rPr>
                <w:rFonts w:ascii="Times New Roman" w:hAnsi="Times New Roman"/>
                <w:szCs w:val="24"/>
              </w:rPr>
              <w:t>1.</w:t>
            </w:r>
          </w:p>
        </w:tc>
        <w:tc>
          <w:tcPr>
            <w:tcW w:w="3176" w:type="dxa"/>
          </w:tcPr>
          <w:p w14:paraId="5BD5E3F4" w14:textId="2032558F" w:rsidR="003449AD" w:rsidRPr="00FD20BA" w:rsidRDefault="003449AD" w:rsidP="003449AD">
            <w:pPr>
              <w:spacing w:line="25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Головко Г.А.</w:t>
            </w:r>
          </w:p>
        </w:tc>
        <w:tc>
          <w:tcPr>
            <w:tcW w:w="3196" w:type="dxa"/>
          </w:tcPr>
          <w:p w14:paraId="3796EFF1" w14:textId="631C1C5A" w:rsidR="003449AD" w:rsidRPr="00FD20BA" w:rsidRDefault="003449AD" w:rsidP="00E521ED">
            <w:pPr>
              <w:spacing w:line="25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Начальник отдела сопровождения ПО ВХД управления сопровождения прикладного ПО ВХД</w:t>
            </w:r>
          </w:p>
        </w:tc>
        <w:tc>
          <w:tcPr>
            <w:tcW w:w="2289" w:type="dxa"/>
          </w:tcPr>
          <w:p w14:paraId="347FC466" w14:textId="77777777" w:rsidR="003449AD" w:rsidRPr="00FD20BA" w:rsidRDefault="003449AD" w:rsidP="003449AD">
            <w:pPr>
              <w:spacing w:line="252" w:lineRule="auto"/>
              <w:ind w:left="1134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3449AD" w:rsidRPr="00FD20BA" w14:paraId="0036FFA9" w14:textId="77777777" w:rsidTr="00F37C7A">
        <w:tc>
          <w:tcPr>
            <w:tcW w:w="1167" w:type="dxa"/>
          </w:tcPr>
          <w:p w14:paraId="65313222" w14:textId="77777777" w:rsidR="003449AD" w:rsidRPr="00FD20BA" w:rsidRDefault="003449AD" w:rsidP="003449AD">
            <w:pPr>
              <w:spacing w:line="252" w:lineRule="auto"/>
              <w:rPr>
                <w:rFonts w:ascii="Times New Roman" w:hAnsi="Times New Roman"/>
                <w:szCs w:val="24"/>
              </w:rPr>
            </w:pPr>
            <w:r w:rsidRPr="00FD20BA">
              <w:rPr>
                <w:rFonts w:ascii="Times New Roman" w:hAnsi="Times New Roman"/>
                <w:szCs w:val="24"/>
              </w:rPr>
              <w:t xml:space="preserve">2. </w:t>
            </w:r>
          </w:p>
        </w:tc>
        <w:tc>
          <w:tcPr>
            <w:tcW w:w="3176" w:type="dxa"/>
          </w:tcPr>
          <w:p w14:paraId="2B5D3F55" w14:textId="0C8001E3" w:rsidR="003449AD" w:rsidRPr="00312166" w:rsidRDefault="003449AD" w:rsidP="003449AD">
            <w:pPr>
              <w:spacing w:line="25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Ивуть М.А.</w:t>
            </w:r>
          </w:p>
        </w:tc>
        <w:tc>
          <w:tcPr>
            <w:tcW w:w="3196" w:type="dxa"/>
          </w:tcPr>
          <w:p w14:paraId="335378D2" w14:textId="057210F5" w:rsidR="003449AD" w:rsidRPr="00312166" w:rsidRDefault="003449AD" w:rsidP="00E521ED">
            <w:pPr>
              <w:spacing w:line="25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Специалист отдела сопровождения ПО ВХД управления сопровождения прикладного ПО ВХД</w:t>
            </w:r>
          </w:p>
        </w:tc>
        <w:tc>
          <w:tcPr>
            <w:tcW w:w="2289" w:type="dxa"/>
          </w:tcPr>
          <w:p w14:paraId="244EDB12" w14:textId="77777777" w:rsidR="003449AD" w:rsidRPr="00FD20BA" w:rsidRDefault="003449AD" w:rsidP="003449AD">
            <w:pPr>
              <w:spacing w:line="252" w:lineRule="auto"/>
              <w:ind w:left="1134"/>
              <w:rPr>
                <w:rFonts w:ascii="Times New Roman" w:hAnsi="Times New Roman"/>
                <w:b/>
                <w:szCs w:val="24"/>
              </w:rPr>
            </w:pPr>
          </w:p>
        </w:tc>
      </w:tr>
    </w:tbl>
    <w:p w14:paraId="1216F281" w14:textId="77777777" w:rsidR="0094165A" w:rsidRPr="00FD20BA" w:rsidRDefault="0094165A" w:rsidP="0094165A">
      <w:pPr>
        <w:spacing w:line="252" w:lineRule="auto"/>
        <w:ind w:left="1134"/>
        <w:rPr>
          <w:rFonts w:ascii="Times New Roman" w:hAnsi="Times New Roman"/>
          <w:b/>
          <w:szCs w:val="24"/>
        </w:rPr>
      </w:pPr>
    </w:p>
    <w:p w14:paraId="1561F4AA" w14:textId="77777777" w:rsidR="0094165A" w:rsidRPr="00FD20BA" w:rsidRDefault="0094165A" w:rsidP="0094165A">
      <w:pPr>
        <w:spacing w:line="252" w:lineRule="auto"/>
        <w:ind w:left="1134"/>
        <w:rPr>
          <w:rFonts w:ascii="Times New Roman" w:hAnsi="Times New Roman"/>
          <w:b/>
          <w:sz w:val="28"/>
          <w:szCs w:val="28"/>
        </w:rPr>
      </w:pPr>
    </w:p>
    <w:tbl>
      <w:tblPr>
        <w:tblW w:w="9900" w:type="dxa"/>
        <w:tblInd w:w="-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45"/>
        <w:gridCol w:w="6755"/>
      </w:tblGrid>
      <w:tr w:rsidR="0094165A" w:rsidRPr="00FD20BA" w14:paraId="7E5DA595" w14:textId="77777777" w:rsidTr="00A16FA5"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vAlign w:val="center"/>
          </w:tcPr>
          <w:p w14:paraId="69F3E144" w14:textId="77777777" w:rsidR="0094165A" w:rsidRPr="00FD20BA" w:rsidRDefault="0094165A" w:rsidP="00F37C7A">
            <w:pPr>
              <w:autoSpaceDE w:val="0"/>
              <w:autoSpaceDN w:val="0"/>
              <w:adjustRightInd w:val="0"/>
              <w:spacing w:line="252" w:lineRule="auto"/>
              <w:ind w:left="67"/>
              <w:jc w:val="left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Файл</w:t>
            </w:r>
          </w:p>
        </w:tc>
        <w:tc>
          <w:tcPr>
            <w:tcW w:w="6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5E0CB" w14:textId="7014745D" w:rsidR="0094165A" w:rsidRPr="00AF6671" w:rsidRDefault="0094165A" w:rsidP="00A558B8">
            <w:pPr>
              <w:spacing w:line="252" w:lineRule="auto"/>
              <w:ind w:left="67"/>
              <w:rPr>
                <w:rFonts w:ascii="Times New Roman" w:hAnsi="Times New Roman"/>
              </w:rPr>
            </w:pPr>
            <w:r w:rsidRPr="00FD20BA">
              <w:rPr>
                <w:rFonts w:ascii="Times New Roman" w:hAnsi="Times New Roman"/>
                <w:lang w:val="en-US"/>
              </w:rPr>
              <w:fldChar w:fldCharType="begin"/>
            </w:r>
            <w:r w:rsidRPr="00FD20BA">
              <w:rPr>
                <w:rFonts w:ascii="Times New Roman" w:hAnsi="Times New Roman"/>
              </w:rPr>
              <w:instrText xml:space="preserve"> </w:instrText>
            </w:r>
            <w:r w:rsidRPr="00FD20BA">
              <w:rPr>
                <w:rFonts w:ascii="Times New Roman" w:hAnsi="Times New Roman"/>
                <w:lang w:val="en-US"/>
              </w:rPr>
              <w:instrText>FILENAME</w:instrText>
            </w:r>
            <w:r w:rsidRPr="00FD20BA">
              <w:rPr>
                <w:rFonts w:ascii="Times New Roman" w:hAnsi="Times New Roman"/>
              </w:rPr>
              <w:instrText xml:space="preserve">   \* </w:instrText>
            </w:r>
            <w:r w:rsidRPr="00FD20BA">
              <w:rPr>
                <w:rFonts w:ascii="Times New Roman" w:hAnsi="Times New Roman"/>
                <w:lang w:val="en-US"/>
              </w:rPr>
              <w:instrText>MERGEFORMAT</w:instrText>
            </w:r>
            <w:r w:rsidRPr="00FD20BA">
              <w:rPr>
                <w:rFonts w:ascii="Times New Roman" w:hAnsi="Times New Roman"/>
              </w:rPr>
              <w:instrText xml:space="preserve"> </w:instrText>
            </w:r>
            <w:r w:rsidRPr="00FD20BA">
              <w:rPr>
                <w:rFonts w:ascii="Times New Roman" w:hAnsi="Times New Roman"/>
                <w:lang w:val="en-US"/>
              </w:rPr>
              <w:fldChar w:fldCharType="separate"/>
            </w:r>
            <w:r w:rsidR="005935FF" w:rsidRPr="005935FF">
              <w:rPr>
                <w:rFonts w:ascii="Times New Roman" w:hAnsi="Times New Roman"/>
                <w:noProof/>
              </w:rPr>
              <w:t xml:space="preserve">Этап </w:t>
            </w:r>
            <w:r w:rsidR="00A558B8">
              <w:rPr>
                <w:rFonts w:ascii="Times New Roman" w:hAnsi="Times New Roman"/>
                <w:noProof/>
              </w:rPr>
              <w:t>3</w:t>
            </w:r>
            <w:r w:rsidR="005935FF" w:rsidRPr="005935FF">
              <w:rPr>
                <w:rFonts w:ascii="Times New Roman" w:hAnsi="Times New Roman"/>
                <w:noProof/>
              </w:rPr>
              <w:t>_ТЗ</w:t>
            </w:r>
            <w:r w:rsidRPr="00FD20BA">
              <w:rPr>
                <w:rFonts w:ascii="Times New Roman" w:hAnsi="Times New Roman"/>
                <w:lang w:val="en-US"/>
              </w:rPr>
              <w:fldChar w:fldCharType="end"/>
            </w:r>
            <w:r w:rsidR="00AF6671">
              <w:rPr>
                <w:rFonts w:ascii="Times New Roman" w:hAnsi="Times New Roman"/>
              </w:rPr>
              <w:t xml:space="preserve"> ДК</w:t>
            </w:r>
            <w:r w:rsidR="00540D3E">
              <w:rPr>
                <w:rFonts w:ascii="Times New Roman" w:hAnsi="Times New Roman"/>
              </w:rPr>
              <w:t>Б</w:t>
            </w:r>
          </w:p>
        </w:tc>
      </w:tr>
      <w:tr w:rsidR="0094165A" w:rsidRPr="00FD20BA" w14:paraId="7A066745" w14:textId="77777777" w:rsidTr="00A16FA5"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vAlign w:val="center"/>
          </w:tcPr>
          <w:p w14:paraId="69A63D29" w14:textId="77777777" w:rsidR="0094165A" w:rsidRPr="00FD20BA" w:rsidRDefault="0094165A" w:rsidP="00F37C7A">
            <w:pPr>
              <w:autoSpaceDE w:val="0"/>
              <w:autoSpaceDN w:val="0"/>
              <w:adjustRightInd w:val="0"/>
              <w:spacing w:line="252" w:lineRule="auto"/>
              <w:ind w:left="67"/>
              <w:jc w:val="left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Путь</w:t>
            </w:r>
          </w:p>
        </w:tc>
        <w:tc>
          <w:tcPr>
            <w:tcW w:w="6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54DCC" w14:textId="77777777" w:rsidR="0094165A" w:rsidRPr="00FD20BA" w:rsidRDefault="0094165A" w:rsidP="00F37C7A">
            <w:pPr>
              <w:spacing w:line="252" w:lineRule="auto"/>
              <w:ind w:left="67"/>
              <w:rPr>
                <w:rFonts w:ascii="Times New Roman" w:hAnsi="Times New Roman"/>
              </w:rPr>
            </w:pPr>
          </w:p>
        </w:tc>
      </w:tr>
      <w:tr w:rsidR="0094165A" w:rsidRPr="00FD20BA" w14:paraId="35B4A281" w14:textId="77777777" w:rsidTr="00A16FA5"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vAlign w:val="center"/>
          </w:tcPr>
          <w:p w14:paraId="62B4ABF0" w14:textId="77777777" w:rsidR="0094165A" w:rsidRPr="00FD20BA" w:rsidRDefault="0094165A" w:rsidP="00F37C7A">
            <w:pPr>
              <w:autoSpaceDE w:val="0"/>
              <w:autoSpaceDN w:val="0"/>
              <w:adjustRightInd w:val="0"/>
              <w:spacing w:line="252" w:lineRule="auto"/>
              <w:ind w:left="67"/>
              <w:jc w:val="left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Создан</w:t>
            </w:r>
          </w:p>
        </w:tc>
        <w:tc>
          <w:tcPr>
            <w:tcW w:w="6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5095A" w14:textId="30136470" w:rsidR="0094165A" w:rsidRPr="004650E5" w:rsidRDefault="005D4E18" w:rsidP="00796701">
            <w:pPr>
              <w:spacing w:line="252" w:lineRule="auto"/>
              <w:ind w:left="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  <w:r w:rsidR="00796701">
              <w:rPr>
                <w:rFonts w:ascii="Times New Roman" w:hAnsi="Times New Roman"/>
              </w:rPr>
              <w:t>5</w:t>
            </w:r>
            <w:r w:rsidR="0094165A" w:rsidRPr="004650E5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  <w:lang w:val="en-US"/>
              </w:rPr>
              <w:t>1</w:t>
            </w:r>
            <w:r w:rsidR="00796701">
              <w:rPr>
                <w:rFonts w:ascii="Times New Roman" w:hAnsi="Times New Roman"/>
              </w:rPr>
              <w:t>2</w:t>
            </w:r>
            <w:r w:rsidR="0094165A" w:rsidRPr="004650E5">
              <w:rPr>
                <w:rFonts w:ascii="Times New Roman" w:hAnsi="Times New Roman"/>
              </w:rPr>
              <w:t>.2025</w:t>
            </w:r>
          </w:p>
        </w:tc>
      </w:tr>
      <w:tr w:rsidR="0094165A" w:rsidRPr="00FD20BA" w14:paraId="4CDB7048" w14:textId="77777777" w:rsidTr="00A16FA5">
        <w:trPr>
          <w:trHeight w:val="563"/>
        </w:trPr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vAlign w:val="center"/>
          </w:tcPr>
          <w:p w14:paraId="6DCAFC69" w14:textId="77777777" w:rsidR="0094165A" w:rsidRPr="00FD20BA" w:rsidRDefault="0094165A" w:rsidP="00F37C7A">
            <w:pPr>
              <w:autoSpaceDE w:val="0"/>
              <w:autoSpaceDN w:val="0"/>
              <w:adjustRightInd w:val="0"/>
              <w:spacing w:line="252" w:lineRule="auto"/>
              <w:ind w:left="67"/>
              <w:jc w:val="left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Последнее редактирование</w:t>
            </w:r>
          </w:p>
        </w:tc>
        <w:tc>
          <w:tcPr>
            <w:tcW w:w="6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24846" w14:textId="77777777" w:rsidR="0094165A" w:rsidRPr="00FD20BA" w:rsidRDefault="0094165A" w:rsidP="00F37C7A">
            <w:pPr>
              <w:spacing w:line="252" w:lineRule="auto"/>
              <w:rPr>
                <w:rFonts w:ascii="Times New Roman" w:hAnsi="Times New Roman"/>
              </w:rPr>
            </w:pPr>
          </w:p>
        </w:tc>
      </w:tr>
      <w:tr w:rsidR="0094165A" w:rsidRPr="00FD20BA" w14:paraId="6024F765" w14:textId="77777777" w:rsidTr="00A16FA5"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vAlign w:val="center"/>
          </w:tcPr>
          <w:p w14:paraId="196F659B" w14:textId="77777777" w:rsidR="0094165A" w:rsidRPr="00FD20BA" w:rsidRDefault="0094165A" w:rsidP="00F37C7A">
            <w:pPr>
              <w:autoSpaceDE w:val="0"/>
              <w:autoSpaceDN w:val="0"/>
              <w:adjustRightInd w:val="0"/>
              <w:spacing w:line="252" w:lineRule="auto"/>
              <w:ind w:left="67"/>
              <w:jc w:val="left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Количество страниц</w:t>
            </w:r>
          </w:p>
        </w:tc>
        <w:tc>
          <w:tcPr>
            <w:tcW w:w="6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9B0EA" w14:textId="0E2C2211" w:rsidR="0094165A" w:rsidRPr="00D82AD8" w:rsidRDefault="00310019" w:rsidP="007C33A9">
            <w:pPr>
              <w:spacing w:line="252" w:lineRule="auto"/>
              <w:rPr>
                <w:rFonts w:ascii="Times New Roman" w:hAnsi="Times New Roman"/>
                <w:highlight w:val="lightGray"/>
              </w:rPr>
            </w:pPr>
            <w:r>
              <w:rPr>
                <w:rFonts w:ascii="Times New Roman" w:hAnsi="Times New Roman"/>
              </w:rPr>
              <w:t>53</w:t>
            </w:r>
          </w:p>
        </w:tc>
      </w:tr>
      <w:tr w:rsidR="0094165A" w:rsidRPr="00FD20BA" w14:paraId="774D6717" w14:textId="77777777" w:rsidTr="00A16FA5">
        <w:trPr>
          <w:trHeight w:val="376"/>
        </w:trPr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vAlign w:val="center"/>
          </w:tcPr>
          <w:p w14:paraId="0533B73C" w14:textId="77777777" w:rsidR="0094165A" w:rsidRPr="00FD20BA" w:rsidRDefault="0094165A" w:rsidP="00F37C7A">
            <w:pPr>
              <w:autoSpaceDE w:val="0"/>
              <w:autoSpaceDN w:val="0"/>
              <w:adjustRightInd w:val="0"/>
              <w:spacing w:line="252" w:lineRule="auto"/>
              <w:ind w:left="67"/>
              <w:jc w:val="left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Приложения</w:t>
            </w:r>
          </w:p>
        </w:tc>
        <w:tc>
          <w:tcPr>
            <w:tcW w:w="6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92E99" w14:textId="3702812F" w:rsidR="00F618AD" w:rsidRPr="004E7B02" w:rsidRDefault="00F618AD" w:rsidP="0037716F">
            <w:pPr>
              <w:spacing w:line="252" w:lineRule="auto"/>
              <w:ind w:left="67"/>
              <w:rPr>
                <w:rFonts w:ascii="Times New Roman" w:hAnsi="Times New Roman"/>
                <w:color w:val="FF0000"/>
              </w:rPr>
            </w:pPr>
          </w:p>
        </w:tc>
      </w:tr>
    </w:tbl>
    <w:p w14:paraId="6F78D071" w14:textId="77777777" w:rsidR="0094165A" w:rsidRPr="00FD20BA" w:rsidRDefault="0094165A" w:rsidP="0094165A">
      <w:pPr>
        <w:spacing w:line="252" w:lineRule="auto"/>
        <w:ind w:left="1134"/>
        <w:rPr>
          <w:rFonts w:ascii="Times New Roman" w:hAnsi="Times New Roman"/>
          <w:b/>
          <w:sz w:val="28"/>
          <w:szCs w:val="28"/>
        </w:rPr>
      </w:pPr>
    </w:p>
    <w:tbl>
      <w:tblPr>
        <w:tblW w:w="9961" w:type="dxa"/>
        <w:tblInd w:w="-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"/>
        <w:gridCol w:w="1484"/>
        <w:gridCol w:w="4197"/>
        <w:gridCol w:w="1850"/>
        <w:gridCol w:w="1410"/>
      </w:tblGrid>
      <w:tr w:rsidR="0094165A" w:rsidRPr="00FD20BA" w14:paraId="356165ED" w14:textId="77777777" w:rsidTr="00F37C7A">
        <w:trPr>
          <w:trHeight w:val="484"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CFFCC"/>
            <w:vAlign w:val="center"/>
          </w:tcPr>
          <w:p w14:paraId="08E17F42" w14:textId="77777777" w:rsidR="0094165A" w:rsidRPr="00FD20BA" w:rsidRDefault="0094165A" w:rsidP="00F37C7A">
            <w:pPr>
              <w:spacing w:line="252" w:lineRule="auto"/>
              <w:jc w:val="center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Версия</w:t>
            </w:r>
          </w:p>
        </w:tc>
        <w:tc>
          <w:tcPr>
            <w:tcW w:w="148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CFFCC"/>
            <w:vAlign w:val="center"/>
          </w:tcPr>
          <w:p w14:paraId="4DDBB25C" w14:textId="77777777" w:rsidR="0094165A" w:rsidRPr="00FD20BA" w:rsidRDefault="0094165A" w:rsidP="00F37C7A">
            <w:pPr>
              <w:spacing w:line="252" w:lineRule="auto"/>
              <w:jc w:val="center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Дата изменения</w:t>
            </w:r>
          </w:p>
        </w:tc>
        <w:tc>
          <w:tcPr>
            <w:tcW w:w="419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CFFCC"/>
            <w:vAlign w:val="center"/>
          </w:tcPr>
          <w:p w14:paraId="005653C9" w14:textId="77777777" w:rsidR="0094165A" w:rsidRPr="00FD20BA" w:rsidRDefault="0094165A" w:rsidP="00F37C7A">
            <w:pPr>
              <w:spacing w:line="252" w:lineRule="auto"/>
              <w:jc w:val="center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Описание изменения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CFFCC"/>
            <w:vAlign w:val="center"/>
          </w:tcPr>
          <w:p w14:paraId="0AD8E9C4" w14:textId="77777777" w:rsidR="0094165A" w:rsidRPr="00FD20BA" w:rsidRDefault="0094165A" w:rsidP="00F37C7A">
            <w:pPr>
              <w:spacing w:line="252" w:lineRule="auto"/>
              <w:jc w:val="center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Автор изменения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CFFCC"/>
            <w:vAlign w:val="center"/>
          </w:tcPr>
          <w:p w14:paraId="3E8CA9F8" w14:textId="77777777" w:rsidR="0094165A" w:rsidRPr="00FD20BA" w:rsidRDefault="0094165A" w:rsidP="00F37C7A">
            <w:pPr>
              <w:spacing w:line="252" w:lineRule="auto"/>
              <w:jc w:val="center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Подпись</w:t>
            </w:r>
          </w:p>
        </w:tc>
      </w:tr>
      <w:tr w:rsidR="0094165A" w:rsidRPr="00FD20BA" w14:paraId="7D48D07F" w14:textId="77777777" w:rsidTr="00F37C7A">
        <w:tc>
          <w:tcPr>
            <w:tcW w:w="10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49013A7" w14:textId="77777777" w:rsidR="0094165A" w:rsidRPr="00FD20BA" w:rsidRDefault="0094165A" w:rsidP="00F37C7A">
            <w:pPr>
              <w:pStyle w:val="0"/>
              <w:spacing w:line="252" w:lineRule="auto"/>
              <w:jc w:val="center"/>
              <w:rPr>
                <w:b/>
                <w:bCs/>
                <w:sz w:val="20"/>
                <w:lang w:val="ru-RU"/>
              </w:rPr>
            </w:pPr>
            <w:r w:rsidRPr="00FD20BA">
              <w:rPr>
                <w:b/>
                <w:sz w:val="20"/>
                <w:lang w:val="ru-RU"/>
              </w:rPr>
              <w:t>1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64EF6B6" w14:textId="5F7FEE86" w:rsidR="0094165A" w:rsidRPr="0094165A" w:rsidRDefault="004E7B02" w:rsidP="00796701">
            <w:pPr>
              <w:pStyle w:val="0"/>
              <w:spacing w:line="252" w:lineRule="auto"/>
              <w:jc w:val="center"/>
              <w:rPr>
                <w:sz w:val="24"/>
                <w:szCs w:val="24"/>
              </w:rPr>
            </w:pPr>
            <w:r>
              <w:t>1</w:t>
            </w:r>
            <w:r w:rsidR="00796701">
              <w:rPr>
                <w:lang w:val="ru-RU"/>
              </w:rPr>
              <w:t>5</w:t>
            </w:r>
            <w:r w:rsidR="004650E5" w:rsidRPr="004650E5">
              <w:rPr>
                <w:lang w:val="ru-RU"/>
              </w:rPr>
              <w:t>.</w:t>
            </w:r>
            <w:r>
              <w:t>1</w:t>
            </w:r>
            <w:r w:rsidR="00796701">
              <w:rPr>
                <w:lang w:val="ru-RU"/>
              </w:rPr>
              <w:t>2</w:t>
            </w:r>
            <w:r w:rsidR="004650E5" w:rsidRPr="004650E5">
              <w:rPr>
                <w:lang w:val="ru-RU"/>
              </w:rPr>
              <w:t>.2025</w:t>
            </w:r>
          </w:p>
        </w:tc>
        <w:tc>
          <w:tcPr>
            <w:tcW w:w="419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13" w:type="dxa"/>
              <w:left w:w="142" w:type="dxa"/>
              <w:bottom w:w="113" w:type="dxa"/>
              <w:right w:w="142" w:type="dxa"/>
            </w:tcMar>
          </w:tcPr>
          <w:p w14:paraId="2E5B8680" w14:textId="77777777" w:rsidR="0094165A" w:rsidRPr="00FD20BA" w:rsidRDefault="0094165A" w:rsidP="00F37C7A">
            <w:pPr>
              <w:pStyle w:val="0"/>
              <w:spacing w:line="252" w:lineRule="auto"/>
              <w:ind w:left="-102"/>
              <w:jc w:val="left"/>
              <w:rPr>
                <w:sz w:val="24"/>
                <w:szCs w:val="24"/>
                <w:lang w:val="ru-RU"/>
              </w:rPr>
            </w:pPr>
            <w:r w:rsidRPr="00FD20BA">
              <w:rPr>
                <w:sz w:val="24"/>
                <w:szCs w:val="24"/>
                <w:lang w:val="ru-RU"/>
              </w:rPr>
              <w:t>Создание документа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13" w:type="dxa"/>
              <w:left w:w="142" w:type="dxa"/>
              <w:bottom w:w="113" w:type="dxa"/>
              <w:right w:w="142" w:type="dxa"/>
            </w:tcMar>
          </w:tcPr>
          <w:p w14:paraId="0843A2F0" w14:textId="54FBDB74" w:rsidR="0094165A" w:rsidRPr="00FD20BA" w:rsidRDefault="00F962BB" w:rsidP="00F962BB">
            <w:pPr>
              <w:pStyle w:val="0"/>
              <w:spacing w:line="252" w:lineRule="auto"/>
              <w:ind w:left="-102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Головко Г.А.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CE7AC6" w14:textId="77777777" w:rsidR="0094165A" w:rsidRPr="00FD20BA" w:rsidRDefault="0094165A" w:rsidP="00F37C7A">
            <w:pPr>
              <w:spacing w:line="252" w:lineRule="auto"/>
              <w:ind w:left="-102"/>
              <w:rPr>
                <w:rFonts w:ascii="Times New Roman" w:hAnsi="Times New Roman"/>
                <w:szCs w:val="24"/>
              </w:rPr>
            </w:pPr>
          </w:p>
        </w:tc>
      </w:tr>
    </w:tbl>
    <w:p w14:paraId="6D739EC8" w14:textId="77777777" w:rsidR="0094165A" w:rsidRPr="00FD20BA" w:rsidRDefault="0094165A" w:rsidP="0094165A">
      <w:pPr>
        <w:spacing w:line="252" w:lineRule="auto"/>
        <w:ind w:left="1134"/>
        <w:rPr>
          <w:rFonts w:ascii="Times New Roman" w:hAnsi="Times New Roman"/>
          <w:b/>
          <w:sz w:val="28"/>
          <w:szCs w:val="28"/>
        </w:rPr>
      </w:pPr>
    </w:p>
    <w:p w14:paraId="079F483C" w14:textId="644B3CC7" w:rsidR="0094165A" w:rsidRPr="00FD20BA" w:rsidRDefault="0094165A" w:rsidP="0094165A">
      <w:pPr>
        <w:spacing w:line="252" w:lineRule="auto"/>
        <w:ind w:left="1134"/>
        <w:rPr>
          <w:rFonts w:ascii="Times New Roman" w:hAnsi="Times New Roman"/>
          <w:b/>
          <w:sz w:val="28"/>
          <w:szCs w:val="28"/>
        </w:rPr>
        <w:sectPr w:rsidR="0094165A" w:rsidRPr="00FD20BA" w:rsidSect="00F37C7A">
          <w:headerReference w:type="default" r:id="rId14"/>
          <w:footerReference w:type="default" r:id="rId15"/>
          <w:pgSz w:w="12240" w:h="15840"/>
          <w:pgMar w:top="1440" w:right="1608" w:bottom="1260" w:left="1800" w:header="720" w:footer="720" w:gutter="0"/>
          <w:cols w:space="720"/>
          <w:docGrid w:linePitch="360"/>
        </w:sectPr>
      </w:pPr>
    </w:p>
    <w:p w14:paraId="04A2D6BB" w14:textId="77777777" w:rsidR="0094165A" w:rsidRPr="00C26BF2" w:rsidRDefault="0094165A" w:rsidP="0094165A">
      <w:pPr>
        <w:spacing w:line="252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14" w:name="_Toc150078189"/>
      <w:r w:rsidRPr="00C26BF2">
        <w:rPr>
          <w:rFonts w:ascii="Times New Roman" w:hAnsi="Times New Roman"/>
          <w:b/>
          <w:sz w:val="28"/>
          <w:szCs w:val="28"/>
        </w:rP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14"/>
    </w:p>
    <w:p w14:paraId="7614687F" w14:textId="77777777" w:rsidR="0094165A" w:rsidRPr="00C26BF2" w:rsidRDefault="0094165A" w:rsidP="0094165A">
      <w:pPr>
        <w:spacing w:line="252" w:lineRule="auto"/>
        <w:rPr>
          <w:rFonts w:ascii="Times New Roman" w:hAnsi="Times New Roman"/>
          <w:b/>
          <w:sz w:val="28"/>
          <w:szCs w:val="28"/>
        </w:rPr>
      </w:pPr>
    </w:p>
    <w:bookmarkEnd w:id="9"/>
    <w:bookmarkEnd w:id="10"/>
    <w:bookmarkEnd w:id="11"/>
    <w:p w14:paraId="17D57737" w14:textId="18AF47FC" w:rsidR="00310019" w:rsidRDefault="0094165A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r w:rsidRPr="00C26BF2">
        <w:rPr>
          <w:rFonts w:cs="Times New Roman"/>
        </w:rPr>
        <w:fldChar w:fldCharType="begin"/>
      </w:r>
      <w:r w:rsidRPr="00C26BF2">
        <w:rPr>
          <w:rFonts w:cs="Times New Roman"/>
        </w:rPr>
        <w:instrText xml:space="preserve"> TOC \o "1-3" \h \z \u </w:instrText>
      </w:r>
      <w:r w:rsidRPr="00C26BF2">
        <w:rPr>
          <w:rFonts w:cs="Times New Roman"/>
        </w:rPr>
        <w:fldChar w:fldCharType="separate"/>
      </w:r>
      <w:hyperlink w:anchor="_Toc218605538" w:history="1">
        <w:r w:rsidR="00310019" w:rsidRPr="00415193">
          <w:rPr>
            <w:rStyle w:val="af4"/>
          </w:rPr>
          <w:t>Назначение документа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_Toc218605538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4</w:t>
        </w:r>
        <w:r w:rsidR="00310019">
          <w:rPr>
            <w:webHidden/>
          </w:rPr>
          <w:fldChar w:fldCharType="end"/>
        </w:r>
      </w:hyperlink>
    </w:p>
    <w:p w14:paraId="734B4388" w14:textId="2AEFFA52" w:rsidR="00310019" w:rsidRDefault="003F44DF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39" w:history="1">
        <w:r w:rsidR="00310019" w:rsidRPr="00415193">
          <w:rPr>
            <w:rStyle w:val="af4"/>
          </w:rPr>
          <w:t>Глоссарий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_Toc218605539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4</w:t>
        </w:r>
        <w:r w:rsidR="00310019">
          <w:rPr>
            <w:webHidden/>
          </w:rPr>
          <w:fldChar w:fldCharType="end"/>
        </w:r>
      </w:hyperlink>
    </w:p>
    <w:p w14:paraId="296AB9D9" w14:textId="24AD1A4C" w:rsidR="00310019" w:rsidRDefault="003F44DF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0" w:history="1">
        <w:r w:rsidR="00310019" w:rsidRPr="00415193">
          <w:rPr>
            <w:rStyle w:val="af4"/>
          </w:rPr>
          <w:t>1. Общие сведения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_Toc218605540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5</w:t>
        </w:r>
        <w:r w:rsidR="00310019">
          <w:rPr>
            <w:webHidden/>
          </w:rPr>
          <w:fldChar w:fldCharType="end"/>
        </w:r>
      </w:hyperlink>
    </w:p>
    <w:p w14:paraId="7E68783E" w14:textId="6C6C0C2C" w:rsidR="00310019" w:rsidRDefault="003F44DF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1" w:history="1">
        <w:r w:rsidR="00310019" w:rsidRPr="00415193">
          <w:rPr>
            <w:rStyle w:val="af4"/>
          </w:rPr>
          <w:t>2.</w:t>
        </w:r>
        <w:r w:rsidR="00310019" w:rsidRPr="00415193">
          <w:rPr>
            <w:rStyle w:val="af4"/>
            <w:lang w:eastAsia="ru-RU"/>
          </w:rPr>
          <w:t xml:space="preserve"> Объекты мониторинга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_Toc218605541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5</w:t>
        </w:r>
        <w:r w:rsidR="00310019">
          <w:rPr>
            <w:webHidden/>
          </w:rPr>
          <w:fldChar w:fldCharType="end"/>
        </w:r>
      </w:hyperlink>
    </w:p>
    <w:p w14:paraId="08D9EE7E" w14:textId="351DF2CB" w:rsidR="00310019" w:rsidRDefault="003F44DF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2" w:history="1">
        <w:r w:rsidR="00310019" w:rsidRPr="00415193">
          <w:rPr>
            <w:rStyle w:val="af4"/>
            <w:kern w:val="32"/>
            <w:lang w:val="az-Cyrl-AZ"/>
          </w:rPr>
          <w:t>3. Описание текущего процесса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_Toc218605542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6</w:t>
        </w:r>
        <w:r w:rsidR="00310019">
          <w:rPr>
            <w:webHidden/>
          </w:rPr>
          <w:fldChar w:fldCharType="end"/>
        </w:r>
      </w:hyperlink>
    </w:p>
    <w:p w14:paraId="2B9F16F1" w14:textId="2BECF2D7" w:rsidR="00310019" w:rsidRDefault="003F44DF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3" w:history="1">
        <w:r w:rsidR="00310019" w:rsidRPr="00415193">
          <w:rPr>
            <w:rStyle w:val="af4"/>
            <w:lang w:val="en-US"/>
          </w:rPr>
          <w:t>4.</w:t>
        </w:r>
        <w:r w:rsidR="00310019" w:rsidRPr="00415193">
          <w:rPr>
            <w:rStyle w:val="af4"/>
          </w:rPr>
          <w:t xml:space="preserve"> Реализация в </w:t>
        </w:r>
        <w:r w:rsidR="00310019" w:rsidRPr="00415193">
          <w:rPr>
            <w:rStyle w:val="af4"/>
            <w:lang w:val="en-US"/>
          </w:rPr>
          <w:t>RPA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_Toc218605543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16</w:t>
        </w:r>
        <w:r w:rsidR="00310019">
          <w:rPr>
            <w:webHidden/>
          </w:rPr>
          <w:fldChar w:fldCharType="end"/>
        </w:r>
      </w:hyperlink>
    </w:p>
    <w:p w14:paraId="113FD3C0" w14:textId="6518FBE0" w:rsidR="00310019" w:rsidRDefault="003F44DF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4" w:history="1">
        <w:r w:rsidR="00310019" w:rsidRPr="00415193">
          <w:rPr>
            <w:rStyle w:val="af4"/>
          </w:rPr>
          <w:t>5. Реализация в КХД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_Toc218605544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18</w:t>
        </w:r>
        <w:r w:rsidR="00310019">
          <w:rPr>
            <w:webHidden/>
          </w:rPr>
          <w:fldChar w:fldCharType="end"/>
        </w:r>
      </w:hyperlink>
    </w:p>
    <w:p w14:paraId="58AB2911" w14:textId="52DA47E0" w:rsidR="00310019" w:rsidRDefault="003F44DF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5" w:history="1">
        <w:r w:rsidR="00310019" w:rsidRPr="00415193">
          <w:rPr>
            <w:rStyle w:val="af4"/>
            <w:lang w:eastAsia="ru-RU"/>
          </w:rPr>
          <w:t>6. Полномочия на отчетность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_Toc218605545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22</w:t>
        </w:r>
        <w:r w:rsidR="00310019">
          <w:rPr>
            <w:webHidden/>
          </w:rPr>
          <w:fldChar w:fldCharType="end"/>
        </w:r>
      </w:hyperlink>
    </w:p>
    <w:p w14:paraId="3953537C" w14:textId="4143976B" w:rsidR="00310019" w:rsidRDefault="003F44DF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6" w:history="1">
        <w:r w:rsidR="00310019" w:rsidRPr="00415193">
          <w:rPr>
            <w:rStyle w:val="af4"/>
          </w:rPr>
          <w:t>7. Мониторинг и поддержка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_Toc218605546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22</w:t>
        </w:r>
        <w:r w:rsidR="00310019">
          <w:rPr>
            <w:webHidden/>
          </w:rPr>
          <w:fldChar w:fldCharType="end"/>
        </w:r>
      </w:hyperlink>
    </w:p>
    <w:p w14:paraId="4CB67B83" w14:textId="3671A69D" w:rsidR="00310019" w:rsidRDefault="003F44DF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7" w:history="1">
        <w:r w:rsidR="00310019" w:rsidRPr="00415193">
          <w:rPr>
            <w:rStyle w:val="af4"/>
          </w:rPr>
          <w:t>Приложение 1  Беларусбанк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_Toc218605547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23</w:t>
        </w:r>
        <w:r w:rsidR="00310019">
          <w:rPr>
            <w:webHidden/>
          </w:rPr>
          <w:fldChar w:fldCharType="end"/>
        </w:r>
      </w:hyperlink>
    </w:p>
    <w:p w14:paraId="0FAD24AA" w14:textId="2DB106F4" w:rsidR="00310019" w:rsidRDefault="003F44DF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8" w:history="1">
        <w:r w:rsidR="00310019" w:rsidRPr="00415193">
          <w:rPr>
            <w:rStyle w:val="af4"/>
          </w:rPr>
          <w:t>Приложение 2  Белагропромбанк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_Toc218605548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28</w:t>
        </w:r>
        <w:r w:rsidR="00310019">
          <w:rPr>
            <w:webHidden/>
          </w:rPr>
          <w:fldChar w:fldCharType="end"/>
        </w:r>
      </w:hyperlink>
    </w:p>
    <w:p w14:paraId="00643998" w14:textId="3AA81B73" w:rsidR="00310019" w:rsidRDefault="003F44DF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9" w:history="1">
        <w:r w:rsidR="00310019" w:rsidRPr="00415193">
          <w:rPr>
            <w:rStyle w:val="af4"/>
          </w:rPr>
          <w:t>Приложение 3  Белинвестбанк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_Toc218605549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34</w:t>
        </w:r>
        <w:r w:rsidR="00310019">
          <w:rPr>
            <w:webHidden/>
          </w:rPr>
          <w:fldChar w:fldCharType="end"/>
        </w:r>
      </w:hyperlink>
    </w:p>
    <w:p w14:paraId="200239AA" w14:textId="53DD2876" w:rsidR="00310019" w:rsidRDefault="003F44DF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50" w:history="1">
        <w:r w:rsidR="00310019" w:rsidRPr="00415193">
          <w:rPr>
            <w:rStyle w:val="af4"/>
          </w:rPr>
          <w:t>Приложение 4   Паритетбанк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_Toc218605550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37</w:t>
        </w:r>
        <w:r w:rsidR="00310019">
          <w:rPr>
            <w:webHidden/>
          </w:rPr>
          <w:fldChar w:fldCharType="end"/>
        </w:r>
      </w:hyperlink>
    </w:p>
    <w:p w14:paraId="106AE024" w14:textId="072DC5BF" w:rsidR="00310019" w:rsidRDefault="003F44DF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51" w:history="1">
        <w:r w:rsidR="00310019" w:rsidRPr="00415193">
          <w:rPr>
            <w:rStyle w:val="af4"/>
          </w:rPr>
          <w:t>Приложение 5   Белгазпромбанк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_Toc218605551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45</w:t>
        </w:r>
        <w:r w:rsidR="00310019">
          <w:rPr>
            <w:webHidden/>
          </w:rPr>
          <w:fldChar w:fldCharType="end"/>
        </w:r>
      </w:hyperlink>
    </w:p>
    <w:p w14:paraId="6F257B79" w14:textId="3BDCBBDF" w:rsidR="00310019" w:rsidRDefault="003F44DF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52" w:history="1">
        <w:r w:rsidR="00310019" w:rsidRPr="00415193">
          <w:rPr>
            <w:rStyle w:val="af4"/>
          </w:rPr>
          <w:t>Приложение 6   Технобанк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_Toc218605552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47</w:t>
        </w:r>
        <w:r w:rsidR="00310019">
          <w:rPr>
            <w:webHidden/>
          </w:rPr>
          <w:fldChar w:fldCharType="end"/>
        </w:r>
      </w:hyperlink>
    </w:p>
    <w:p w14:paraId="0BFECC38" w14:textId="602CF5EC" w:rsidR="00310019" w:rsidRDefault="003F44DF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53" w:history="1">
        <w:r w:rsidR="00310019" w:rsidRPr="00415193">
          <w:rPr>
            <w:rStyle w:val="af4"/>
          </w:rPr>
          <w:t>Приложение 7   Отчет</w:t>
        </w:r>
        <w:r w:rsidR="00310019">
          <w:rPr>
            <w:webHidden/>
          </w:rPr>
          <w:tab/>
        </w:r>
        <w:r w:rsidR="00310019">
          <w:rPr>
            <w:webHidden/>
          </w:rPr>
          <w:fldChar w:fldCharType="begin"/>
        </w:r>
        <w:r w:rsidR="00310019">
          <w:rPr>
            <w:webHidden/>
          </w:rPr>
          <w:instrText xml:space="preserve"> PAGEREF _Toc218605553 \h </w:instrText>
        </w:r>
        <w:r w:rsidR="00310019">
          <w:rPr>
            <w:webHidden/>
          </w:rPr>
        </w:r>
        <w:r w:rsidR="00310019">
          <w:rPr>
            <w:webHidden/>
          </w:rPr>
          <w:fldChar w:fldCharType="separate"/>
        </w:r>
        <w:r w:rsidR="00310019">
          <w:rPr>
            <w:webHidden/>
          </w:rPr>
          <w:t>49</w:t>
        </w:r>
        <w:r w:rsidR="00310019">
          <w:rPr>
            <w:webHidden/>
          </w:rPr>
          <w:fldChar w:fldCharType="end"/>
        </w:r>
      </w:hyperlink>
    </w:p>
    <w:p w14:paraId="3B0993D9" w14:textId="00AA1432" w:rsidR="0094165A" w:rsidRPr="00C26BF2" w:rsidRDefault="0094165A" w:rsidP="0094165A">
      <w:pPr>
        <w:spacing w:line="252" w:lineRule="auto"/>
        <w:rPr>
          <w:rFonts w:ascii="Times New Roman" w:hAnsi="Times New Roman"/>
          <w:lang w:val="en-US"/>
        </w:rPr>
      </w:pPr>
      <w:r w:rsidRPr="00C26BF2">
        <w:rPr>
          <w:rFonts w:ascii="Times New Roman" w:hAnsi="Times New Roman"/>
          <w:b/>
          <w:bCs/>
        </w:rPr>
        <w:fldChar w:fldCharType="end"/>
      </w:r>
    </w:p>
    <w:p w14:paraId="7979B542" w14:textId="77777777" w:rsidR="0094165A" w:rsidRPr="00B75E7B" w:rsidRDefault="0094165A" w:rsidP="00EB7727">
      <w:pPr>
        <w:pStyle w:val="1"/>
        <w:numPr>
          <w:ilvl w:val="0"/>
          <w:numId w:val="0"/>
        </w:numPr>
        <w:spacing w:line="252" w:lineRule="auto"/>
        <w:ind w:firstLine="567"/>
        <w:contextualSpacing/>
        <w:rPr>
          <w:rFonts w:ascii="Times New Roman" w:hAnsi="Times New Roman"/>
          <w:szCs w:val="28"/>
        </w:rPr>
      </w:pPr>
      <w:r w:rsidRPr="00C26BF2">
        <w:rPr>
          <w:rFonts w:ascii="Times New Roman" w:hAnsi="Times New Roman"/>
        </w:rPr>
        <w:br w:type="page"/>
      </w:r>
      <w:bookmarkStart w:id="15" w:name="_Toc150078191"/>
      <w:bookmarkStart w:id="16" w:name="_Toc175131235"/>
      <w:bookmarkStart w:id="17" w:name="_Toc175133320"/>
      <w:bookmarkStart w:id="18" w:name="_Toc175133955"/>
      <w:bookmarkStart w:id="19" w:name="_Toc175140514"/>
      <w:bookmarkStart w:id="20" w:name="_Toc175140637"/>
      <w:bookmarkStart w:id="21" w:name="_Toc175141428"/>
      <w:bookmarkStart w:id="22" w:name="_Toc182234585"/>
      <w:bookmarkStart w:id="23" w:name="_Toc207980334"/>
      <w:bookmarkStart w:id="24" w:name="_Toc218605538"/>
      <w:r w:rsidRPr="00C26BF2">
        <w:rPr>
          <w:rFonts w:ascii="Times New Roman" w:hAnsi="Times New Roman"/>
          <w:szCs w:val="28"/>
        </w:rPr>
        <w:lastRenderedPageBreak/>
        <w:t>Назначение документа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4D2BA57A" w14:textId="77777777" w:rsidR="0094165A" w:rsidRPr="00C26BF2" w:rsidRDefault="0094165A" w:rsidP="00EB7727">
      <w:pPr>
        <w:spacing w:line="252" w:lineRule="auto"/>
        <w:ind w:firstLine="567"/>
        <w:contextualSpacing/>
        <w:rPr>
          <w:rFonts w:ascii="Times New Roman" w:hAnsi="Times New Roman"/>
          <w:sz w:val="28"/>
          <w:szCs w:val="28"/>
        </w:rPr>
      </w:pPr>
    </w:p>
    <w:p w14:paraId="7DCA9D10" w14:textId="77777777" w:rsidR="002A2455" w:rsidRDefault="002A2455" w:rsidP="002A2455">
      <w:pPr>
        <w:spacing w:line="252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Настоящий документ определяет:</w:t>
      </w:r>
    </w:p>
    <w:p w14:paraId="624D2C91" w14:textId="1F7E185B" w:rsidR="00656365" w:rsidRDefault="00656365" w:rsidP="008C1D5D">
      <w:pPr>
        <w:pStyle w:val="afd"/>
        <w:numPr>
          <w:ilvl w:val="0"/>
          <w:numId w:val="8"/>
        </w:numPr>
        <w:suppressAutoHyphens/>
        <w:spacing w:line="252" w:lineRule="auto"/>
        <w:ind w:left="1281" w:hanging="357"/>
        <w:jc w:val="both"/>
        <w:rPr>
          <w:rFonts w:ascii="Times New Roman" w:hAnsi="Times New Roman"/>
          <w:bCs/>
          <w:lang w:val="az-Cyrl-AZ"/>
        </w:rPr>
      </w:pPr>
      <w:r>
        <w:rPr>
          <w:rFonts w:ascii="Times New Roman" w:hAnsi="Times New Roman"/>
          <w:bCs/>
        </w:rPr>
        <w:t xml:space="preserve">основные </w:t>
      </w:r>
      <w:r>
        <w:rPr>
          <w:rFonts w:ascii="Times New Roman" w:hAnsi="Times New Roman"/>
          <w:bCs/>
          <w:lang w:val="az-Cyrl-AZ"/>
        </w:rPr>
        <w:t xml:space="preserve">понятия и термины, применяемые к процессу мониторинга </w:t>
      </w:r>
      <w:r w:rsidR="00180BAD">
        <w:rPr>
          <w:rFonts w:ascii="Times New Roman" w:hAnsi="Times New Roman" w:cs="Times New Roman"/>
          <w:color w:val="000000"/>
        </w:rPr>
        <w:t>процентных ставок по</w:t>
      </w:r>
      <w:r w:rsidR="00180BAD" w:rsidRPr="00215A5B">
        <w:rPr>
          <w:rFonts w:ascii="Times New Roman" w:hAnsi="Times New Roman" w:cs="Times New Roman"/>
          <w:color w:val="000000"/>
        </w:rPr>
        <w:t xml:space="preserve"> </w:t>
      </w:r>
      <w:r w:rsidR="00180BAD">
        <w:rPr>
          <w:rFonts w:ascii="Times New Roman" w:hAnsi="Times New Roman" w:cs="Times New Roman"/>
          <w:color w:val="000000"/>
        </w:rPr>
        <w:t>срочным вкладам (депозитам</w:t>
      </w:r>
      <w:r w:rsidR="00215A5B" w:rsidRPr="00215A5B">
        <w:rPr>
          <w:rFonts w:ascii="Times New Roman" w:hAnsi="Times New Roman" w:cs="Times New Roman"/>
          <w:color w:val="000000"/>
        </w:rPr>
        <w:t>)</w:t>
      </w:r>
      <w:r w:rsidR="00215A5B">
        <w:rPr>
          <w:rFonts w:ascii="Times New Roman" w:hAnsi="Times New Roman" w:cs="Times New Roman"/>
          <w:color w:val="000000"/>
        </w:rPr>
        <w:t xml:space="preserve"> юридических лиц </w:t>
      </w:r>
      <w:r w:rsidR="00215A5B" w:rsidRPr="00215A5B">
        <w:rPr>
          <w:rFonts w:ascii="Times New Roman" w:hAnsi="Times New Roman" w:cs="Times New Roman"/>
          <w:color w:val="000000"/>
        </w:rPr>
        <w:t>в банках РБ</w:t>
      </w:r>
      <w:r>
        <w:rPr>
          <w:rFonts w:ascii="Times New Roman" w:hAnsi="Times New Roman"/>
          <w:bCs/>
          <w:lang w:val="az-Cyrl-AZ"/>
        </w:rPr>
        <w:t>;</w:t>
      </w:r>
    </w:p>
    <w:p w14:paraId="45B3AE90" w14:textId="67FBFF56" w:rsidR="00656365" w:rsidRPr="002558FD" w:rsidRDefault="00656365" w:rsidP="008C1D5D">
      <w:pPr>
        <w:pStyle w:val="afd"/>
        <w:numPr>
          <w:ilvl w:val="0"/>
          <w:numId w:val="8"/>
        </w:numPr>
        <w:suppressAutoHyphens/>
        <w:spacing w:line="252" w:lineRule="auto"/>
        <w:ind w:left="1281" w:hanging="357"/>
        <w:jc w:val="both"/>
        <w:rPr>
          <w:rFonts w:ascii="Times New Roman" w:hAnsi="Times New Roman"/>
          <w:bCs/>
          <w:sz w:val="24"/>
          <w:lang w:val="az-Cyrl-AZ"/>
        </w:rPr>
      </w:pPr>
      <w:r>
        <w:rPr>
          <w:rFonts w:ascii="Times New Roman" w:hAnsi="Times New Roman"/>
          <w:bCs/>
          <w:lang w:val="az-Cyrl-AZ"/>
        </w:rPr>
        <w:t>структуру и объекты данных,</w:t>
      </w:r>
      <w:r w:rsidR="00F3244C">
        <w:rPr>
          <w:rFonts w:ascii="Times New Roman" w:hAnsi="Times New Roman"/>
          <w:bCs/>
          <w:lang w:val="az-Cyrl-AZ"/>
        </w:rPr>
        <w:t xml:space="preserve"> задействованные в процессе мониторинга</w:t>
      </w:r>
      <w:r>
        <w:rPr>
          <w:rFonts w:ascii="Times New Roman" w:hAnsi="Times New Roman"/>
          <w:bCs/>
          <w:szCs w:val="32"/>
        </w:rPr>
        <w:t>;</w:t>
      </w:r>
    </w:p>
    <w:p w14:paraId="1751928A" w14:textId="10F8EF51" w:rsidR="002A2455" w:rsidRPr="00E92B47" w:rsidRDefault="002A2455" w:rsidP="008C1D5D">
      <w:pPr>
        <w:pStyle w:val="afd"/>
        <w:numPr>
          <w:ilvl w:val="0"/>
          <w:numId w:val="8"/>
        </w:numPr>
        <w:suppressAutoHyphens/>
        <w:spacing w:line="252" w:lineRule="auto"/>
        <w:ind w:left="1281" w:hanging="357"/>
        <w:jc w:val="both"/>
        <w:rPr>
          <w:rFonts w:ascii="Times New Roman" w:hAnsi="Times New Roman"/>
          <w:bCs/>
          <w:sz w:val="24"/>
          <w:lang w:val="az-Cyrl-AZ"/>
        </w:rPr>
      </w:pPr>
      <w:r>
        <w:rPr>
          <w:rFonts w:ascii="Times New Roman" w:hAnsi="Times New Roman"/>
          <w:bCs/>
          <w:szCs w:val="32"/>
        </w:rPr>
        <w:t xml:space="preserve">последовательность и правила сбора, обработки и анализа данных с использованием </w:t>
      </w:r>
      <w:r>
        <w:rPr>
          <w:rFonts w:ascii="Times New Roman" w:hAnsi="Times New Roman"/>
          <w:bCs/>
          <w:szCs w:val="32"/>
          <w:lang w:val="en-US"/>
        </w:rPr>
        <w:t>RPA</w:t>
      </w:r>
      <w:r w:rsidRPr="00E92B47">
        <w:rPr>
          <w:rFonts w:ascii="Times New Roman" w:hAnsi="Times New Roman"/>
          <w:bCs/>
          <w:szCs w:val="32"/>
        </w:rPr>
        <w:t>-</w:t>
      </w:r>
      <w:r>
        <w:rPr>
          <w:rFonts w:ascii="Times New Roman" w:hAnsi="Times New Roman"/>
          <w:bCs/>
          <w:szCs w:val="32"/>
        </w:rPr>
        <w:t>робот</w:t>
      </w:r>
      <w:r w:rsidR="008C1D5D">
        <w:rPr>
          <w:rFonts w:ascii="Times New Roman" w:hAnsi="Times New Roman"/>
          <w:bCs/>
          <w:szCs w:val="32"/>
        </w:rPr>
        <w:t>ов</w:t>
      </w:r>
      <w:r>
        <w:rPr>
          <w:rFonts w:ascii="Times New Roman" w:hAnsi="Times New Roman"/>
          <w:bCs/>
          <w:szCs w:val="32"/>
        </w:rPr>
        <w:t xml:space="preserve"> и корпоративно</w:t>
      </w:r>
      <w:r w:rsidR="008C1D5D">
        <w:rPr>
          <w:rFonts w:ascii="Times New Roman" w:hAnsi="Times New Roman"/>
          <w:bCs/>
          <w:szCs w:val="32"/>
        </w:rPr>
        <w:t>го хранилища данных;</w:t>
      </w:r>
    </w:p>
    <w:p w14:paraId="2F6F78F2" w14:textId="518BBDE1" w:rsidR="002A2455" w:rsidRPr="002558FD" w:rsidRDefault="0032393C" w:rsidP="008C1D5D">
      <w:pPr>
        <w:pStyle w:val="afd"/>
        <w:numPr>
          <w:ilvl w:val="0"/>
          <w:numId w:val="8"/>
        </w:numPr>
        <w:suppressAutoHyphens/>
        <w:spacing w:line="252" w:lineRule="auto"/>
        <w:ind w:left="1281" w:hanging="357"/>
        <w:jc w:val="both"/>
        <w:rPr>
          <w:rFonts w:ascii="Times New Roman" w:hAnsi="Times New Roman"/>
          <w:bCs/>
          <w:sz w:val="24"/>
          <w:lang w:val="az-Cyrl-AZ"/>
        </w:rPr>
      </w:pPr>
      <w:r>
        <w:rPr>
          <w:rFonts w:ascii="Times New Roman" w:hAnsi="Times New Roman"/>
          <w:bCs/>
          <w:szCs w:val="32"/>
        </w:rPr>
        <w:t>о</w:t>
      </w:r>
      <w:r w:rsidR="002A2455">
        <w:rPr>
          <w:rFonts w:ascii="Times New Roman" w:hAnsi="Times New Roman"/>
          <w:bCs/>
          <w:szCs w:val="32"/>
        </w:rPr>
        <w:t>писание форматов выходных данных и регламент формирования отчетов</w:t>
      </w:r>
      <w:r w:rsidR="008C1D5D">
        <w:rPr>
          <w:rFonts w:ascii="Times New Roman" w:hAnsi="Times New Roman"/>
          <w:bCs/>
          <w:szCs w:val="32"/>
        </w:rPr>
        <w:t>.</w:t>
      </w:r>
    </w:p>
    <w:p w14:paraId="39751033" w14:textId="0ECBD316" w:rsidR="0094165A" w:rsidRDefault="0094165A" w:rsidP="00EB7727">
      <w:pPr>
        <w:pStyle w:val="1"/>
        <w:numPr>
          <w:ilvl w:val="0"/>
          <w:numId w:val="0"/>
        </w:numPr>
        <w:spacing w:line="252" w:lineRule="auto"/>
        <w:contextualSpacing/>
        <w:rPr>
          <w:rFonts w:ascii="Times New Roman" w:hAnsi="Times New Roman"/>
        </w:rPr>
      </w:pPr>
      <w:bookmarkStart w:id="25" w:name="_Toc175131237"/>
      <w:bookmarkStart w:id="26" w:name="_Toc175133322"/>
      <w:bookmarkStart w:id="27" w:name="_Toc175133957"/>
      <w:bookmarkStart w:id="28" w:name="_Toc175140516"/>
      <w:bookmarkStart w:id="29" w:name="_Toc175140639"/>
      <w:bookmarkStart w:id="30" w:name="_Toc175141430"/>
      <w:bookmarkStart w:id="31" w:name="_Toc182234587"/>
      <w:r w:rsidRPr="00C26BF2">
        <w:rPr>
          <w:rFonts w:ascii="Times New Roman" w:hAnsi="Times New Roman"/>
        </w:rPr>
        <w:tab/>
      </w:r>
      <w:bookmarkStart w:id="32" w:name="_Toc207980335"/>
      <w:bookmarkStart w:id="33" w:name="_Toc218605539"/>
      <w:r w:rsidRPr="00C26BF2">
        <w:rPr>
          <w:rFonts w:ascii="Times New Roman" w:hAnsi="Times New Roman"/>
        </w:rPr>
        <w:t>Глоссарий</w:t>
      </w:r>
      <w:bookmarkEnd w:id="32"/>
      <w:bookmarkEnd w:id="33"/>
    </w:p>
    <w:p w14:paraId="3C6DA0B3" w14:textId="4A676ED7" w:rsidR="0030203A" w:rsidRDefault="0030203A" w:rsidP="0030203A"/>
    <w:p w14:paraId="03DC54E9" w14:textId="35087099" w:rsidR="0030203A" w:rsidRDefault="0030203A" w:rsidP="0030203A">
      <w:pPr>
        <w:suppressAutoHyphens/>
        <w:ind w:firstLine="709"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Парсинг</w:t>
      </w:r>
      <w:proofErr w:type="spellEnd"/>
      <w:r w:rsidRPr="00A529C0">
        <w:rPr>
          <w:rFonts w:ascii="Times New Roman" w:hAnsi="Times New Roman"/>
          <w:sz w:val="28"/>
          <w:szCs w:val="28"/>
        </w:rPr>
        <w:t xml:space="preserve"> </w:t>
      </w:r>
      <w:r w:rsidRPr="00A529C0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1123EE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автоматизированный сбор и систематизация информации из открытых источников с 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использованием платформы </w:t>
      </w:r>
      <w:r>
        <w:rPr>
          <w:rFonts w:ascii="Times New Roman" w:eastAsia="Arial Unicode MS" w:hAnsi="Times New Roman"/>
          <w:color w:val="000000"/>
          <w:sz w:val="28"/>
          <w:szCs w:val="28"/>
          <w:lang w:val="en-US" w:eastAsia="ru-RU"/>
        </w:rPr>
        <w:t>Sherpa</w:t>
      </w:r>
      <w:r w:rsidRPr="00341F8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Arial Unicode MS" w:hAnsi="Times New Roman"/>
          <w:color w:val="000000"/>
          <w:sz w:val="28"/>
          <w:szCs w:val="28"/>
          <w:lang w:val="en-US" w:eastAsia="ru-RU"/>
        </w:rPr>
        <w:t>RPA</w:t>
      </w:r>
      <w:r w:rsidRPr="001123EE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.</w:t>
      </w:r>
    </w:p>
    <w:p w14:paraId="554F516A" w14:textId="6A8857F6" w:rsidR="007E2F75" w:rsidRDefault="007E2F75" w:rsidP="007E2F75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sz w:val="28"/>
          <w:szCs w:val="28"/>
          <w:lang w:eastAsia="ru-RU"/>
        </w:rPr>
      </w:pPr>
      <w:r w:rsidRPr="007E2F75">
        <w:rPr>
          <w:rFonts w:ascii="Times New Roman" w:eastAsia="Arial Unicode MS" w:hAnsi="Times New Roman"/>
          <w:b/>
          <w:sz w:val="28"/>
          <w:szCs w:val="28"/>
          <w:lang w:eastAsia="ru-RU"/>
        </w:rPr>
        <w:t xml:space="preserve">Мониторинг </w:t>
      </w:r>
      <w:r w:rsidRPr="007E2F75">
        <w:rPr>
          <w:rFonts w:ascii="Times New Roman" w:hAnsi="Times New Roman"/>
          <w:b/>
          <w:color w:val="000000"/>
          <w:sz w:val="28"/>
          <w:szCs w:val="28"/>
        </w:rPr>
        <w:t>вкладов (депозитов)</w:t>
      </w:r>
      <w:r w:rsidRPr="007E2F75">
        <w:rPr>
          <w:rFonts w:ascii="Times New Roman" w:eastAsia="Arial Unicode MS" w:hAnsi="Times New Roman"/>
          <w:sz w:val="28"/>
          <w:szCs w:val="28"/>
          <w:lang w:eastAsia="ru-RU"/>
        </w:rPr>
        <w:t xml:space="preserve"> –</w:t>
      </w:r>
      <w:r w:rsidRPr="007E2F75">
        <w:rPr>
          <w:rFonts w:ascii="Times New Roman" w:eastAsia="Arial Unicode MS" w:hAnsi="Times New Roman"/>
          <w:b/>
          <w:sz w:val="28"/>
          <w:szCs w:val="28"/>
          <w:lang w:eastAsia="ru-RU"/>
        </w:rPr>
        <w:t xml:space="preserve"> </w:t>
      </w:r>
      <w:r w:rsidRPr="007E2F75">
        <w:rPr>
          <w:rFonts w:ascii="Times New Roman" w:eastAsia="Arial Unicode MS" w:hAnsi="Times New Roman"/>
          <w:sz w:val="28"/>
          <w:szCs w:val="28"/>
          <w:lang w:eastAsia="ru-RU"/>
        </w:rPr>
        <w:t xml:space="preserve">процесс </w:t>
      </w:r>
      <w:r w:rsidRPr="000506B0">
        <w:rPr>
          <w:rFonts w:ascii="Times New Roman" w:eastAsia="Arial Unicode MS" w:hAnsi="Times New Roman"/>
          <w:sz w:val="28"/>
          <w:szCs w:val="28"/>
          <w:lang w:eastAsia="ru-RU"/>
        </w:rPr>
        <w:t>автоматического отслеживания и сбора информации</w:t>
      </w:r>
      <w:r>
        <w:rPr>
          <w:rFonts w:ascii="Times New Roman" w:eastAsia="Arial Unicode MS" w:hAnsi="Times New Roman"/>
          <w:sz w:val="28"/>
          <w:szCs w:val="28"/>
          <w:lang w:eastAsia="ru-RU"/>
        </w:rPr>
        <w:t xml:space="preserve"> о </w:t>
      </w:r>
      <w:r w:rsidR="00D552D5" w:rsidRPr="00D552D5">
        <w:rPr>
          <w:rFonts w:ascii="Times New Roman" w:hAnsi="Times New Roman"/>
          <w:color w:val="000000"/>
          <w:sz w:val="28"/>
          <w:szCs w:val="28"/>
        </w:rPr>
        <w:t>вклад</w:t>
      </w:r>
      <w:r w:rsidR="00D552D5">
        <w:rPr>
          <w:rFonts w:ascii="Times New Roman" w:hAnsi="Times New Roman"/>
          <w:color w:val="000000"/>
          <w:sz w:val="28"/>
          <w:szCs w:val="28"/>
        </w:rPr>
        <w:t>ах</w:t>
      </w:r>
      <w:r w:rsidR="00D552D5" w:rsidRPr="00D552D5">
        <w:rPr>
          <w:rFonts w:ascii="Times New Roman" w:hAnsi="Times New Roman"/>
          <w:color w:val="000000"/>
          <w:sz w:val="28"/>
          <w:szCs w:val="28"/>
        </w:rPr>
        <w:t xml:space="preserve"> (депозит</w:t>
      </w:r>
      <w:r w:rsidR="00D552D5">
        <w:rPr>
          <w:rFonts w:ascii="Times New Roman" w:hAnsi="Times New Roman"/>
          <w:color w:val="000000"/>
          <w:sz w:val="28"/>
          <w:szCs w:val="28"/>
        </w:rPr>
        <w:t>ах</w:t>
      </w:r>
      <w:r w:rsidR="00D552D5" w:rsidRPr="00D552D5">
        <w:rPr>
          <w:rFonts w:ascii="Times New Roman" w:hAnsi="Times New Roman"/>
          <w:color w:val="000000"/>
          <w:sz w:val="28"/>
          <w:szCs w:val="28"/>
        </w:rPr>
        <w:t>)</w:t>
      </w:r>
      <w:r w:rsidR="00D552D5">
        <w:rPr>
          <w:rFonts w:ascii="Times New Roman" w:hAnsi="Times New Roman"/>
          <w:color w:val="000000"/>
          <w:sz w:val="28"/>
          <w:szCs w:val="28"/>
        </w:rPr>
        <w:t xml:space="preserve"> в банках Республики Беларусь</w:t>
      </w:r>
      <w:r w:rsidR="00D552D5" w:rsidRPr="00D552D5">
        <w:rPr>
          <w:rFonts w:ascii="Times New Roman" w:eastAsia="Arial Unicode MS" w:hAnsi="Times New Roman"/>
          <w:sz w:val="28"/>
          <w:szCs w:val="28"/>
          <w:lang w:eastAsia="ru-RU"/>
        </w:rPr>
        <w:t xml:space="preserve"> </w:t>
      </w:r>
      <w:r w:rsidR="0032393C">
        <w:rPr>
          <w:rFonts w:ascii="Times New Roman" w:eastAsia="Arial Unicode MS" w:hAnsi="Times New Roman"/>
          <w:sz w:val="28"/>
          <w:szCs w:val="28"/>
          <w:lang w:eastAsia="ru-RU"/>
        </w:rPr>
        <w:t>из разных источников информации</w:t>
      </w:r>
      <w:r>
        <w:rPr>
          <w:rFonts w:ascii="Times New Roman" w:eastAsia="Arial Unicode MS" w:hAnsi="Times New Roman"/>
          <w:sz w:val="28"/>
          <w:szCs w:val="28"/>
          <w:lang w:eastAsia="ru-RU"/>
        </w:rPr>
        <w:t>.</w:t>
      </w:r>
      <w:r w:rsidRPr="000506B0">
        <w:rPr>
          <w:rFonts w:ascii="Times New Roman" w:eastAsia="Arial Unicode MS" w:hAnsi="Times New Roman"/>
          <w:sz w:val="28"/>
          <w:szCs w:val="28"/>
          <w:lang w:eastAsia="ru-RU"/>
        </w:rPr>
        <w:t xml:space="preserve"> </w:t>
      </w:r>
    </w:p>
    <w:p w14:paraId="68896B50" w14:textId="77777777" w:rsidR="0030203A" w:rsidRPr="002B431D" w:rsidRDefault="0030203A" w:rsidP="0030203A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2B431D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Источник информации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 w:rsidRPr="004D196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веб-страница или база данных, из которых собираются данные для анализа.</w:t>
      </w:r>
    </w:p>
    <w:p w14:paraId="7AE6D884" w14:textId="77777777" w:rsidR="0030203A" w:rsidRDefault="0030203A" w:rsidP="0030203A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086538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Веб-страница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1123EE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086538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отдельный документ или ресурс в интернете, содерж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а</w:t>
      </w:r>
      <w:r w:rsidRPr="00086538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щий информацию, подлежащую мониторингу.</w:t>
      </w:r>
    </w:p>
    <w:p w14:paraId="050D34D8" w14:textId="77777777" w:rsidR="0030203A" w:rsidRPr="00086538" w:rsidRDefault="0030203A" w:rsidP="0030203A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1123EE">
        <w:rPr>
          <w:rFonts w:ascii="Times New Roman" w:eastAsia="Arial Unicode MS" w:hAnsi="Times New Roman"/>
          <w:b/>
          <w:sz w:val="28"/>
          <w:szCs w:val="28"/>
        </w:rPr>
        <w:t xml:space="preserve"> </w:t>
      </w:r>
      <w:r>
        <w:rPr>
          <w:rFonts w:ascii="Times New Roman" w:eastAsia="Arial Unicode MS" w:hAnsi="Times New Roman"/>
          <w:b/>
          <w:sz w:val="28"/>
          <w:szCs w:val="28"/>
          <w:lang w:val="en-US"/>
        </w:rPr>
        <w:t>RPA</w:t>
      </w:r>
      <w:r w:rsidRPr="00E92B47">
        <w:rPr>
          <w:rFonts w:ascii="Times New Roman" w:eastAsia="Arial Unicode MS" w:hAnsi="Times New Roman"/>
          <w:b/>
          <w:sz w:val="28"/>
          <w:szCs w:val="28"/>
        </w:rPr>
        <w:t>-</w:t>
      </w:r>
      <w:r>
        <w:rPr>
          <w:rFonts w:ascii="Times New Roman" w:eastAsia="Arial Unicode MS" w:hAnsi="Times New Roman"/>
          <w:b/>
          <w:sz w:val="28"/>
          <w:szCs w:val="28"/>
        </w:rPr>
        <w:t xml:space="preserve">робот </w:t>
      </w:r>
      <w:r w:rsidRPr="001123EE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E92B47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програ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ммный робот, автоматизирующий выполнение повторяющихся задач, таких как сбор и обработка данных с веб-ресурсов.</w:t>
      </w:r>
    </w:p>
    <w:p w14:paraId="66B103BB" w14:textId="77777777" w:rsidR="0030203A" w:rsidRDefault="0030203A" w:rsidP="0030203A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Корпоративное хранилище данных (КХД) </w:t>
      </w:r>
      <w:r w:rsidRPr="00A529C0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086538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централизованная база данных, предназначенная для хранения, агрегации и анализа собранной информации.</w:t>
      </w:r>
    </w:p>
    <w:p w14:paraId="2FE8FECB" w14:textId="77777777" w:rsidR="0030203A" w:rsidRPr="00086538" w:rsidRDefault="0030203A" w:rsidP="0030203A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2B431D">
        <w:rPr>
          <w:rFonts w:ascii="Times New Roman" w:eastAsia="Arial Unicode MS" w:hAnsi="Times New Roman"/>
          <w:b/>
          <w:color w:val="000000"/>
          <w:sz w:val="28"/>
          <w:szCs w:val="28"/>
          <w:lang w:val="en-US" w:eastAsia="ru-RU"/>
        </w:rPr>
        <w:t>Report</w:t>
      </w:r>
      <w:r w:rsidRPr="002B431D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2B431D">
        <w:rPr>
          <w:rFonts w:ascii="Times New Roman" w:eastAsia="Arial Unicode MS" w:hAnsi="Times New Roman"/>
          <w:b/>
          <w:color w:val="000000"/>
          <w:sz w:val="28"/>
          <w:szCs w:val="28"/>
          <w:lang w:val="en-US" w:eastAsia="ru-RU"/>
        </w:rPr>
        <w:t>Server</w:t>
      </w:r>
      <w:r w:rsidRPr="002B431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 w:rsidRPr="004D196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–</w:t>
      </w:r>
      <w:r w:rsidRPr="002B431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серверное решение для хранения, управления и публикации статических отчётов.</w:t>
      </w:r>
    </w:p>
    <w:p w14:paraId="18836DC4" w14:textId="77777777" w:rsidR="0030203A" w:rsidRDefault="0030203A" w:rsidP="0030203A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b/>
          <w:sz w:val="28"/>
          <w:szCs w:val="28"/>
        </w:rPr>
        <w:t xml:space="preserve">Агрегация данных </w:t>
      </w:r>
      <w:r w:rsidRPr="00A529C0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086538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процесс объединения и обобщения данных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для получения сводной информации.</w:t>
      </w:r>
    </w:p>
    <w:p w14:paraId="0516BEA4" w14:textId="77777777" w:rsidR="0030203A" w:rsidRDefault="0030203A" w:rsidP="0030203A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2B431D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Анализ данных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softHyphen/>
      </w:r>
      <w:r w:rsidRPr="00A529C0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2B431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применение методов и алгоритмов для выявления закономерностей, трендов и отклонений в собранной информации.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</w:p>
    <w:p w14:paraId="549C432A" w14:textId="77777777" w:rsidR="0030203A" w:rsidRDefault="0030203A" w:rsidP="0030203A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4D1966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Регламент формирования отчёта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 w:rsidRPr="004D196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установленное расписание и правила автоматического создания отчётов.</w:t>
      </w:r>
    </w:p>
    <w:p w14:paraId="09C974D5" w14:textId="77777777" w:rsidR="0030203A" w:rsidRDefault="0030203A" w:rsidP="0030203A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2B431D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Выходная форма файла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 w:rsidRPr="004D196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итоговый документ, содержащий структурированную и обработанную информацию по результатам мониторинга.</w:t>
      </w:r>
    </w:p>
    <w:p w14:paraId="61B96B09" w14:textId="04BA32DF" w:rsidR="0094165A" w:rsidRDefault="0094165A" w:rsidP="00EB7727">
      <w:pPr>
        <w:pStyle w:val="1"/>
        <w:spacing w:line="252" w:lineRule="auto"/>
        <w:ind w:left="0" w:firstLine="709"/>
        <w:contextualSpacing/>
        <w:rPr>
          <w:rFonts w:ascii="Times New Roman" w:hAnsi="Times New Roman"/>
        </w:rPr>
      </w:pPr>
      <w:bookmarkStart w:id="34" w:name="_Toc207980336"/>
      <w:bookmarkStart w:id="35" w:name="_Toc218605540"/>
      <w:r w:rsidRPr="00C26BF2">
        <w:rPr>
          <w:rFonts w:ascii="Times New Roman" w:hAnsi="Times New Roman"/>
        </w:rPr>
        <w:lastRenderedPageBreak/>
        <w:t>Общие сведения</w:t>
      </w:r>
      <w:bookmarkEnd w:id="34"/>
      <w:bookmarkEnd w:id="35"/>
    </w:p>
    <w:p w14:paraId="763E384D" w14:textId="77777777" w:rsidR="007E2F42" w:rsidRPr="007E2F42" w:rsidRDefault="007E2F42" w:rsidP="007E2F42"/>
    <w:p w14:paraId="1742AAF0" w14:textId="66E179D6" w:rsidR="009C5892" w:rsidRDefault="009C5892" w:rsidP="00842850">
      <w:pPr>
        <w:suppressAutoHyphens/>
        <w:spacing w:line="252" w:lineRule="auto"/>
        <w:ind w:firstLine="709"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bookmarkStart w:id="36" w:name="_Toc182234588"/>
      <w:bookmarkStart w:id="37" w:name="_Toc175131238"/>
      <w:bookmarkStart w:id="38" w:name="_Toc175133323"/>
      <w:bookmarkStart w:id="39" w:name="_Toc175133958"/>
      <w:bookmarkStart w:id="40" w:name="_Toc175140517"/>
      <w:bookmarkStart w:id="41" w:name="_Toc175140640"/>
      <w:bookmarkStart w:id="42" w:name="_Toc175141431"/>
      <w:bookmarkEnd w:id="25"/>
      <w:bookmarkEnd w:id="26"/>
      <w:bookmarkEnd w:id="27"/>
      <w:bookmarkEnd w:id="28"/>
      <w:bookmarkEnd w:id="29"/>
      <w:bookmarkEnd w:id="30"/>
      <w:bookmarkEnd w:id="31"/>
      <w:r w:rsidRPr="00B96540">
        <w:rPr>
          <w:rFonts w:ascii="Times New Roman" w:eastAsia="Arial Unicode MS" w:hAnsi="Times New Roman"/>
          <w:b/>
          <w:sz w:val="28"/>
          <w:szCs w:val="28"/>
        </w:rPr>
        <w:t>О</w:t>
      </w:r>
      <w:r>
        <w:rPr>
          <w:rFonts w:ascii="Times New Roman" w:eastAsia="Arial Unicode MS" w:hAnsi="Times New Roman"/>
          <w:b/>
          <w:sz w:val="28"/>
          <w:szCs w:val="28"/>
        </w:rPr>
        <w:t xml:space="preserve">сновная цель процесса мониторинга </w:t>
      </w:r>
      <w:r w:rsidRPr="004D196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создание автоматизированной системы мониторинга</w:t>
      </w:r>
      <w:r w:rsidR="0032393C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данных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, получаемых из различных источников, с целью повышения эффективности бизнес-процессов и оперативного принятия решений.</w:t>
      </w:r>
    </w:p>
    <w:p w14:paraId="73A46CE3" w14:textId="2ECF1F94" w:rsidR="009C5892" w:rsidRDefault="009C5892" w:rsidP="00842850">
      <w:pPr>
        <w:suppressAutoHyphens/>
        <w:spacing w:line="252" w:lineRule="auto"/>
        <w:ind w:firstLine="709"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Данное решение направлено на автоматизацию сбора и обработки </w:t>
      </w:r>
      <w:r w:rsidRPr="00E638B5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информации </w:t>
      </w:r>
      <w:r w:rsidR="00180BAD">
        <w:rPr>
          <w:rFonts w:ascii="Times New Roman" w:eastAsia="Arial Unicode MS" w:hAnsi="Times New Roman"/>
          <w:bCs/>
          <w:color w:val="000000"/>
          <w:sz w:val="28"/>
          <w:szCs w:val="28"/>
          <w:lang w:val="az-Cyrl-AZ" w:eastAsia="ru-RU"/>
        </w:rPr>
        <w:t xml:space="preserve">о </w:t>
      </w:r>
      <w:r w:rsidR="00180BAD"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процентных</w:t>
      </w:r>
      <w:r w:rsid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ставках</w:t>
      </w:r>
      <w:r w:rsidR="00180BAD"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по срочным </w:t>
      </w:r>
      <w:r w:rsid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банковским </w:t>
      </w:r>
      <w:r w:rsidR="00180BAD"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вкладам (депозитам) юридических лиц в банках РБ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. В результате внедрения системы планируется сократить время на получение актуальных данных, минимизировать человеческий фактор.</w:t>
      </w:r>
    </w:p>
    <w:p w14:paraId="3EE04424" w14:textId="77777777" w:rsidR="007E2F42" w:rsidRPr="000951C7" w:rsidRDefault="007E2F42" w:rsidP="007E2F42">
      <w:pPr>
        <w:suppressAutoHyphens/>
        <w:spacing w:line="252" w:lineRule="auto"/>
        <w:ind w:firstLine="709"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Определение основных терминов и понятий, используемых в техническом задании, обеспечивает единое понимание всех участников процесса. Архитектура решения включает компоненты </w:t>
      </w:r>
      <w:r>
        <w:rPr>
          <w:rFonts w:ascii="Times New Roman" w:eastAsia="Arial Unicode MS" w:hAnsi="Times New Roman"/>
          <w:color w:val="000000"/>
          <w:sz w:val="28"/>
          <w:szCs w:val="28"/>
          <w:lang w:val="en-US" w:eastAsia="ru-RU"/>
        </w:rPr>
        <w:t>RPA</w:t>
      </w:r>
      <w:r w:rsidRPr="000951C7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робота, корпоративного хранилища данных (КХД), а также инструменты визуализации и отчётности.  </w:t>
      </w:r>
    </w:p>
    <w:p w14:paraId="2DF68400" w14:textId="77777777" w:rsidR="0094165A" w:rsidRPr="00C26BF2" w:rsidRDefault="0094165A" w:rsidP="00EB7727">
      <w:pPr>
        <w:spacing w:line="252" w:lineRule="auto"/>
        <w:ind w:firstLine="709"/>
        <w:contextualSpacing/>
        <w:rPr>
          <w:rFonts w:ascii="Times New Roman" w:hAnsi="Times New Roman"/>
          <w:bCs/>
          <w:kern w:val="32"/>
          <w:sz w:val="28"/>
          <w:szCs w:val="28"/>
        </w:rPr>
      </w:pPr>
    </w:p>
    <w:p w14:paraId="4449A4E2" w14:textId="77777777" w:rsidR="00100B6D" w:rsidRDefault="00100B6D" w:rsidP="00100B6D">
      <w:pPr>
        <w:pStyle w:val="1"/>
        <w:ind w:left="567"/>
        <w:rPr>
          <w:rFonts w:ascii="Times New Roman" w:hAnsi="Times New Roman"/>
        </w:rPr>
      </w:pPr>
      <w:bookmarkStart w:id="43" w:name="_Toc212820631"/>
      <w:bookmarkStart w:id="44" w:name="_Toc218605541"/>
      <w:bookmarkStart w:id="45" w:name="_Toc207980337"/>
      <w:r>
        <w:rPr>
          <w:rFonts w:ascii="Times New Roman" w:hAnsi="Times New Roman"/>
          <w:bCs/>
          <w:szCs w:val="28"/>
          <w:lang w:eastAsia="ru-RU"/>
        </w:rPr>
        <w:t>Объекты мониторинга</w:t>
      </w:r>
      <w:bookmarkEnd w:id="43"/>
      <w:bookmarkEnd w:id="44"/>
    </w:p>
    <w:p w14:paraId="58474BB7" w14:textId="4A0340A1" w:rsidR="00100B6D" w:rsidRDefault="00100B6D" w:rsidP="00100B6D">
      <w:pPr>
        <w:suppressAutoHyphens/>
        <w:spacing w:before="100" w:beforeAutospacing="1" w:after="100" w:afterAutospacing="1" w:line="252" w:lineRule="auto"/>
        <w:ind w:firstLine="709"/>
        <w:contextualSpacing/>
        <w:rPr>
          <w:rFonts w:ascii="Times New Roman" w:hAnsi="Times New Roman"/>
          <w:sz w:val="28"/>
          <w:szCs w:val="28"/>
          <w:lang w:eastAsia="ru-RU"/>
        </w:rPr>
      </w:pPr>
      <w:r w:rsidRPr="00100B6D">
        <w:rPr>
          <w:rFonts w:ascii="Times New Roman" w:hAnsi="Times New Roman"/>
          <w:sz w:val="28"/>
          <w:szCs w:val="28"/>
          <w:lang w:eastAsia="ru-RU"/>
        </w:rPr>
        <w:t xml:space="preserve">При мониторинге </w:t>
      </w:r>
      <w:r w:rsidR="00180BAD" w:rsidRPr="00180BAD">
        <w:rPr>
          <w:rFonts w:ascii="Times New Roman" w:hAnsi="Times New Roman"/>
          <w:color w:val="000000"/>
          <w:sz w:val="28"/>
          <w:szCs w:val="28"/>
        </w:rPr>
        <w:t xml:space="preserve">процентных ставок по срочным </w:t>
      </w:r>
      <w:r w:rsidR="00180BAD">
        <w:rPr>
          <w:rFonts w:ascii="Times New Roman" w:hAnsi="Times New Roman"/>
          <w:color w:val="000000"/>
          <w:sz w:val="28"/>
          <w:szCs w:val="28"/>
        </w:rPr>
        <w:t xml:space="preserve">банковским </w:t>
      </w:r>
      <w:r w:rsidR="00E62C6B">
        <w:rPr>
          <w:rFonts w:ascii="Times New Roman" w:hAnsi="Times New Roman"/>
          <w:color w:val="000000"/>
          <w:sz w:val="28"/>
          <w:szCs w:val="28"/>
        </w:rPr>
        <w:t xml:space="preserve">вкладам (депозитам) </w:t>
      </w:r>
      <w:r w:rsidR="00180BAD" w:rsidRPr="00180BAD">
        <w:rPr>
          <w:rFonts w:ascii="Times New Roman" w:hAnsi="Times New Roman"/>
          <w:color w:val="000000"/>
          <w:sz w:val="28"/>
          <w:szCs w:val="28"/>
        </w:rPr>
        <w:t>юридических лиц в банках РБ</w:t>
      </w:r>
      <w:r w:rsidRPr="0062044D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используется следующий</w:t>
      </w:r>
      <w:r w:rsidRPr="0062044D">
        <w:rPr>
          <w:rFonts w:ascii="Times New Roman" w:hAnsi="Times New Roman"/>
          <w:sz w:val="28"/>
          <w:szCs w:val="28"/>
          <w:lang w:eastAsia="ru-RU"/>
        </w:rPr>
        <w:t xml:space="preserve"> перечень </w:t>
      </w:r>
      <w:r w:rsidRPr="005C6905">
        <w:rPr>
          <w:rFonts w:ascii="Times New Roman" w:hAnsi="Times New Roman"/>
          <w:sz w:val="28"/>
          <w:szCs w:val="28"/>
          <w:lang w:eastAsia="ru-RU"/>
        </w:rPr>
        <w:t>сайтов с указанием ссылок.</w:t>
      </w:r>
    </w:p>
    <w:p w14:paraId="6145F191" w14:textId="77777777" w:rsidR="00FE54F7" w:rsidRDefault="00FE54F7" w:rsidP="00100B6D">
      <w:pPr>
        <w:suppressAutoHyphens/>
        <w:spacing w:before="100" w:beforeAutospacing="1" w:after="100" w:afterAutospacing="1" w:line="252" w:lineRule="auto"/>
        <w:ind w:firstLine="709"/>
        <w:contextualSpacing/>
        <w:rPr>
          <w:rFonts w:ascii="Times New Roman" w:hAnsi="Times New Roman"/>
          <w:sz w:val="28"/>
          <w:szCs w:val="28"/>
          <w:lang w:eastAsia="ru-RU"/>
        </w:rPr>
      </w:pPr>
    </w:p>
    <w:tbl>
      <w:tblPr>
        <w:tblStyle w:val="aff7"/>
        <w:tblW w:w="10838" w:type="dxa"/>
        <w:tblInd w:w="-572" w:type="dxa"/>
        <w:tblLook w:val="04A0" w:firstRow="1" w:lastRow="0" w:firstColumn="1" w:lastColumn="0" w:noHBand="0" w:noVBand="1"/>
      </w:tblPr>
      <w:tblGrid>
        <w:gridCol w:w="458"/>
        <w:gridCol w:w="5223"/>
        <w:gridCol w:w="749"/>
        <w:gridCol w:w="1111"/>
        <w:gridCol w:w="1019"/>
        <w:gridCol w:w="2278"/>
      </w:tblGrid>
      <w:tr w:rsidR="00FF7A7B" w14:paraId="4C125EDA" w14:textId="77777777" w:rsidTr="00180BAD">
        <w:tc>
          <w:tcPr>
            <w:tcW w:w="458" w:type="dxa"/>
            <w:vAlign w:val="center"/>
          </w:tcPr>
          <w:p w14:paraId="1D919651" w14:textId="65CCD5D6" w:rsidR="00FF7A7B" w:rsidRPr="00F7231E" w:rsidRDefault="00FF7A7B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Cs w:val="24"/>
                <w:lang w:eastAsia="ru-RU"/>
              </w:rPr>
            </w:pPr>
            <w:r w:rsidRPr="00F7231E">
              <w:rPr>
                <w:rFonts w:ascii="Times New Roman" w:hAnsi="Times New Roman"/>
                <w:b/>
                <w:szCs w:val="24"/>
              </w:rPr>
              <w:t>№</w:t>
            </w:r>
          </w:p>
        </w:tc>
        <w:tc>
          <w:tcPr>
            <w:tcW w:w="5354" w:type="dxa"/>
            <w:vAlign w:val="center"/>
          </w:tcPr>
          <w:p w14:paraId="78D14F45" w14:textId="6217B5CC" w:rsidR="00FF7A7B" w:rsidRPr="00F7231E" w:rsidRDefault="00FF7A7B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Cs w:val="24"/>
                <w:lang w:eastAsia="ru-RU"/>
              </w:rPr>
            </w:pPr>
            <w:r w:rsidRPr="00F7231E">
              <w:rPr>
                <w:rFonts w:ascii="Times New Roman" w:hAnsi="Times New Roman"/>
                <w:b/>
                <w:szCs w:val="24"/>
              </w:rPr>
              <w:t>Наименование Системы/Приложения/Ресурса</w:t>
            </w:r>
          </w:p>
        </w:tc>
        <w:tc>
          <w:tcPr>
            <w:tcW w:w="749" w:type="dxa"/>
            <w:vAlign w:val="center"/>
          </w:tcPr>
          <w:p w14:paraId="0D44341E" w14:textId="5BACC621" w:rsidR="00FF7A7B" w:rsidRPr="00F7231E" w:rsidRDefault="00FF7A7B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Cs w:val="24"/>
                <w:lang w:eastAsia="ru-RU"/>
              </w:rPr>
            </w:pPr>
            <w:r w:rsidRPr="00F7231E">
              <w:rPr>
                <w:rFonts w:ascii="Times New Roman" w:hAnsi="Times New Roman"/>
                <w:b/>
                <w:szCs w:val="24"/>
              </w:rPr>
              <w:t xml:space="preserve">Тип </w:t>
            </w:r>
          </w:p>
        </w:tc>
        <w:tc>
          <w:tcPr>
            <w:tcW w:w="1111" w:type="dxa"/>
            <w:vAlign w:val="center"/>
          </w:tcPr>
          <w:p w14:paraId="4C8448D5" w14:textId="5FFE1A89" w:rsidR="00590D53" w:rsidRDefault="00F7231E" w:rsidP="00590D53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F7231E">
              <w:rPr>
                <w:rFonts w:ascii="Times New Roman" w:hAnsi="Times New Roman"/>
                <w:b/>
                <w:szCs w:val="24"/>
              </w:rPr>
              <w:t>Необхо</w:t>
            </w:r>
            <w:proofErr w:type="spellEnd"/>
            <w:r w:rsidR="00590D53">
              <w:rPr>
                <w:rFonts w:ascii="Times New Roman" w:hAnsi="Times New Roman"/>
                <w:b/>
                <w:szCs w:val="24"/>
              </w:rPr>
              <w:t>-</w:t>
            </w:r>
          </w:p>
          <w:p w14:paraId="5289CF42" w14:textId="437B126F" w:rsidR="00FF7A7B" w:rsidRPr="00F7231E" w:rsidRDefault="00F7231E" w:rsidP="00590D53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Cs w:val="24"/>
                <w:lang w:eastAsia="ru-RU"/>
              </w:rPr>
            </w:pPr>
            <w:proofErr w:type="spellStart"/>
            <w:r w:rsidRPr="00F7231E">
              <w:rPr>
                <w:rFonts w:ascii="Times New Roman" w:hAnsi="Times New Roman"/>
                <w:b/>
                <w:szCs w:val="24"/>
              </w:rPr>
              <w:t>димость</w:t>
            </w:r>
            <w:proofErr w:type="spellEnd"/>
            <w:r w:rsidRPr="00F7231E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F7231E">
              <w:rPr>
                <w:rFonts w:ascii="Times New Roman" w:hAnsi="Times New Roman"/>
                <w:b/>
                <w:szCs w:val="24"/>
              </w:rPr>
              <w:t>автори</w:t>
            </w:r>
            <w:r w:rsidR="00590D53">
              <w:rPr>
                <w:rFonts w:ascii="Times New Roman" w:hAnsi="Times New Roman"/>
                <w:b/>
                <w:szCs w:val="24"/>
              </w:rPr>
              <w:t>-</w:t>
            </w:r>
            <w:r w:rsidRPr="00F7231E">
              <w:rPr>
                <w:rFonts w:ascii="Times New Roman" w:hAnsi="Times New Roman"/>
                <w:b/>
                <w:szCs w:val="24"/>
              </w:rPr>
              <w:t>зации</w:t>
            </w:r>
            <w:proofErr w:type="spellEnd"/>
            <w:r w:rsidRPr="00F7231E">
              <w:rPr>
                <w:rFonts w:ascii="Times New Roman" w:hAnsi="Times New Roman"/>
                <w:b/>
                <w:szCs w:val="24"/>
              </w:rPr>
              <w:t xml:space="preserve"> </w:t>
            </w:r>
            <w:r w:rsidRPr="00590D53">
              <w:rPr>
                <w:rFonts w:ascii="Times New Roman" w:hAnsi="Times New Roman"/>
                <w:i/>
                <w:sz w:val="22"/>
                <w:szCs w:val="22"/>
              </w:rPr>
              <w:t>(Да/Нет)</w:t>
            </w:r>
          </w:p>
        </w:tc>
        <w:tc>
          <w:tcPr>
            <w:tcW w:w="833" w:type="dxa"/>
            <w:vAlign w:val="center"/>
          </w:tcPr>
          <w:p w14:paraId="0BE10919" w14:textId="3BE4A17A" w:rsidR="00FF7A7B" w:rsidRPr="00F7231E" w:rsidRDefault="00FF7A7B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Cs w:val="24"/>
                <w:lang w:eastAsia="ru-RU"/>
              </w:rPr>
            </w:pPr>
            <w:r w:rsidRPr="00F7231E">
              <w:rPr>
                <w:rFonts w:ascii="Times New Roman" w:hAnsi="Times New Roman"/>
                <w:b/>
                <w:szCs w:val="24"/>
              </w:rPr>
              <w:t>Страна</w:t>
            </w:r>
          </w:p>
        </w:tc>
        <w:tc>
          <w:tcPr>
            <w:tcW w:w="2333" w:type="dxa"/>
            <w:vAlign w:val="center"/>
          </w:tcPr>
          <w:p w14:paraId="19C1BC7D" w14:textId="1B6716B6" w:rsidR="00FF7A7B" w:rsidRPr="00F7231E" w:rsidRDefault="00FF7A7B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Cs w:val="24"/>
                <w:lang w:eastAsia="ru-RU"/>
              </w:rPr>
            </w:pPr>
            <w:r w:rsidRPr="00F7231E">
              <w:rPr>
                <w:rFonts w:ascii="Times New Roman" w:hAnsi="Times New Roman"/>
                <w:b/>
                <w:szCs w:val="24"/>
              </w:rPr>
              <w:t>Компания</w:t>
            </w:r>
          </w:p>
        </w:tc>
      </w:tr>
      <w:tr w:rsidR="00FF7A7B" w14:paraId="708D4868" w14:textId="77777777" w:rsidTr="00180BAD">
        <w:tc>
          <w:tcPr>
            <w:tcW w:w="458" w:type="dxa"/>
            <w:vAlign w:val="center"/>
          </w:tcPr>
          <w:p w14:paraId="40D4EA47" w14:textId="7E345DA9" w:rsidR="00FF7A7B" w:rsidRDefault="00FF7A7B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91FB7">
              <w:rPr>
                <w:rFonts w:ascii="Times New Roman" w:hAnsi="Times New Roman"/>
                <w:szCs w:val="24"/>
                <w:lang w:val="en-US"/>
              </w:rPr>
              <w:t>1</w:t>
            </w:r>
          </w:p>
        </w:tc>
        <w:tc>
          <w:tcPr>
            <w:tcW w:w="5354" w:type="dxa"/>
            <w:vAlign w:val="center"/>
          </w:tcPr>
          <w:p w14:paraId="2AD64B09" w14:textId="1EB42EBE" w:rsidR="00FF7A7B" w:rsidRDefault="00FF7A7B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4259B1">
              <w:rPr>
                <w:rFonts w:ascii="Times New Roman" w:hAnsi="Times New Roman"/>
                <w:szCs w:val="24"/>
              </w:rPr>
              <w:t>https://belarusbank.by/ru/33270/1686</w:t>
            </w:r>
          </w:p>
        </w:tc>
        <w:tc>
          <w:tcPr>
            <w:tcW w:w="749" w:type="dxa"/>
            <w:vAlign w:val="center"/>
          </w:tcPr>
          <w:p w14:paraId="117492FF" w14:textId="0E39BCD4" w:rsidR="00FF7A7B" w:rsidRDefault="00FF7A7B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4259B1">
              <w:rPr>
                <w:rFonts w:ascii="Times New Roman" w:hAnsi="Times New Roman"/>
                <w:szCs w:val="24"/>
                <w:lang w:val="en-US"/>
              </w:rPr>
              <w:t>Web-</w:t>
            </w:r>
            <w:r w:rsidRPr="004259B1">
              <w:rPr>
                <w:rFonts w:ascii="Times New Roman" w:hAnsi="Times New Roman"/>
                <w:szCs w:val="24"/>
              </w:rPr>
              <w:t>сайт</w:t>
            </w:r>
          </w:p>
        </w:tc>
        <w:tc>
          <w:tcPr>
            <w:tcW w:w="1111" w:type="dxa"/>
            <w:vAlign w:val="center"/>
          </w:tcPr>
          <w:p w14:paraId="0D48F28D" w14:textId="4D1389BB" w:rsidR="00FF7A7B" w:rsidRDefault="00FF7A7B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Cs w:val="24"/>
              </w:rPr>
              <w:t>Нет</w:t>
            </w:r>
          </w:p>
        </w:tc>
        <w:tc>
          <w:tcPr>
            <w:tcW w:w="833" w:type="dxa"/>
            <w:vAlign w:val="center"/>
          </w:tcPr>
          <w:p w14:paraId="428DB961" w14:textId="01979E8F" w:rsidR="00FF7A7B" w:rsidRDefault="00FF7A7B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Cs w:val="24"/>
              </w:rPr>
              <w:t>РБ</w:t>
            </w:r>
          </w:p>
        </w:tc>
        <w:tc>
          <w:tcPr>
            <w:tcW w:w="2333" w:type="dxa"/>
            <w:vAlign w:val="center"/>
          </w:tcPr>
          <w:p w14:paraId="292BF638" w14:textId="22952D34" w:rsidR="00FF7A7B" w:rsidRDefault="00180BAD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Cs w:val="24"/>
              </w:rPr>
              <w:t xml:space="preserve">ОАО «АСБ </w:t>
            </w:r>
            <w:proofErr w:type="spellStart"/>
            <w:r w:rsidR="00FF7A7B">
              <w:rPr>
                <w:rFonts w:ascii="Times New Roman" w:hAnsi="Times New Roman"/>
                <w:szCs w:val="24"/>
              </w:rPr>
              <w:t>Беларусбанк</w:t>
            </w:r>
            <w:proofErr w:type="spellEnd"/>
            <w:r>
              <w:rPr>
                <w:rFonts w:ascii="Times New Roman" w:hAnsi="Times New Roman"/>
                <w:szCs w:val="24"/>
              </w:rPr>
              <w:t>»</w:t>
            </w:r>
          </w:p>
        </w:tc>
      </w:tr>
      <w:tr w:rsidR="00FF7A7B" w14:paraId="11D5D2C9" w14:textId="77777777" w:rsidTr="00180BAD">
        <w:tc>
          <w:tcPr>
            <w:tcW w:w="458" w:type="dxa"/>
            <w:vAlign w:val="center"/>
          </w:tcPr>
          <w:p w14:paraId="1EA4AA74" w14:textId="39FA2451" w:rsidR="00FF7A7B" w:rsidRDefault="00FF7A7B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91FB7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5354" w:type="dxa"/>
            <w:vAlign w:val="center"/>
          </w:tcPr>
          <w:p w14:paraId="15A616DE" w14:textId="2CF66847" w:rsidR="00FF7A7B" w:rsidRDefault="003F44DF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hyperlink r:id="rId16" w:history="1">
              <w:r w:rsidR="003017BA" w:rsidRPr="003017BA">
                <w:rPr>
                  <w:rStyle w:val="af4"/>
                  <w:rFonts w:ascii="Times New Roman" w:hAnsi="Times New Roman"/>
                  <w:color w:val="auto"/>
                  <w:szCs w:val="24"/>
                </w:rPr>
                <w:t>https://www.belapb.by/malomu-i-srednemu-</w:t>
              </w:r>
            </w:hyperlink>
            <w:r w:rsidR="003017BA" w:rsidRPr="003017BA">
              <w:rPr>
                <w:rFonts w:ascii="Times New Roman" w:hAnsi="Times New Roman"/>
                <w:szCs w:val="24"/>
              </w:rPr>
              <w:t>biznesu/razmeshchenie-sredstv/depozity/</w:t>
            </w:r>
          </w:p>
        </w:tc>
        <w:tc>
          <w:tcPr>
            <w:tcW w:w="749" w:type="dxa"/>
            <w:vAlign w:val="center"/>
          </w:tcPr>
          <w:p w14:paraId="3C551CF3" w14:textId="580DC683" w:rsidR="00FF7A7B" w:rsidRDefault="00FF7A7B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C0B72">
              <w:rPr>
                <w:rFonts w:ascii="Times New Roman" w:hAnsi="Times New Roman"/>
                <w:szCs w:val="24"/>
                <w:lang w:val="en-US"/>
              </w:rPr>
              <w:t>Web-</w:t>
            </w:r>
            <w:r w:rsidRPr="009C0B72">
              <w:rPr>
                <w:rFonts w:ascii="Times New Roman" w:hAnsi="Times New Roman"/>
                <w:szCs w:val="24"/>
              </w:rPr>
              <w:t>сайт</w:t>
            </w:r>
          </w:p>
        </w:tc>
        <w:tc>
          <w:tcPr>
            <w:tcW w:w="1111" w:type="dxa"/>
            <w:vAlign w:val="center"/>
          </w:tcPr>
          <w:p w14:paraId="6DEF102D" w14:textId="30AA7C56" w:rsidR="00FF7A7B" w:rsidRDefault="00FF7A7B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C0B72">
              <w:rPr>
                <w:rFonts w:ascii="Times New Roman" w:hAnsi="Times New Roman"/>
                <w:szCs w:val="24"/>
              </w:rPr>
              <w:t>Нет</w:t>
            </w:r>
          </w:p>
        </w:tc>
        <w:tc>
          <w:tcPr>
            <w:tcW w:w="833" w:type="dxa"/>
            <w:vAlign w:val="center"/>
          </w:tcPr>
          <w:p w14:paraId="074C8EB4" w14:textId="1770C56A" w:rsidR="00FF7A7B" w:rsidRDefault="00FF7A7B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Cs w:val="24"/>
              </w:rPr>
              <w:t>РБ</w:t>
            </w:r>
          </w:p>
        </w:tc>
        <w:tc>
          <w:tcPr>
            <w:tcW w:w="2333" w:type="dxa"/>
            <w:vAlign w:val="center"/>
          </w:tcPr>
          <w:p w14:paraId="6864284D" w14:textId="2FB6FDEF" w:rsidR="00FF7A7B" w:rsidRDefault="00180BAD" w:rsidP="00FF7A7B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Cs w:val="24"/>
              </w:rPr>
              <w:t>ОАО «</w:t>
            </w:r>
            <w:proofErr w:type="spellStart"/>
            <w:r w:rsidR="00FF7A7B">
              <w:rPr>
                <w:rFonts w:ascii="Times New Roman" w:hAnsi="Times New Roman"/>
                <w:szCs w:val="24"/>
              </w:rPr>
              <w:t>Белагропромбанк</w:t>
            </w:r>
            <w:proofErr w:type="spellEnd"/>
            <w:r>
              <w:rPr>
                <w:rFonts w:ascii="Times New Roman" w:hAnsi="Times New Roman"/>
                <w:szCs w:val="24"/>
              </w:rPr>
              <w:t>»</w:t>
            </w:r>
          </w:p>
        </w:tc>
      </w:tr>
      <w:tr w:rsidR="003017BA" w14:paraId="6B6EEE98" w14:textId="77777777" w:rsidTr="00180BAD">
        <w:tc>
          <w:tcPr>
            <w:tcW w:w="458" w:type="dxa"/>
            <w:vAlign w:val="center"/>
          </w:tcPr>
          <w:p w14:paraId="67A1A487" w14:textId="4C4FFE15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91FB7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5354" w:type="dxa"/>
            <w:vAlign w:val="center"/>
          </w:tcPr>
          <w:p w14:paraId="631BBF66" w14:textId="3D7A9B34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4E519F">
              <w:rPr>
                <w:rFonts w:ascii="Times New Roman" w:hAnsi="Times New Roman"/>
              </w:rPr>
              <w:t>https://www.belinvestbank.by/business/deposits</w:t>
            </w:r>
          </w:p>
        </w:tc>
        <w:tc>
          <w:tcPr>
            <w:tcW w:w="749" w:type="dxa"/>
            <w:vAlign w:val="center"/>
          </w:tcPr>
          <w:p w14:paraId="65E6F10D" w14:textId="238583F5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C0B72">
              <w:rPr>
                <w:rFonts w:ascii="Times New Roman" w:hAnsi="Times New Roman"/>
                <w:szCs w:val="24"/>
                <w:lang w:val="en-US"/>
              </w:rPr>
              <w:t>Web-</w:t>
            </w:r>
            <w:r w:rsidRPr="009C0B72">
              <w:rPr>
                <w:rFonts w:ascii="Times New Roman" w:hAnsi="Times New Roman"/>
                <w:szCs w:val="24"/>
              </w:rPr>
              <w:t>сайт</w:t>
            </w:r>
          </w:p>
        </w:tc>
        <w:tc>
          <w:tcPr>
            <w:tcW w:w="1111" w:type="dxa"/>
            <w:vAlign w:val="center"/>
          </w:tcPr>
          <w:p w14:paraId="0EF1463C" w14:textId="5C522E23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C0B72">
              <w:rPr>
                <w:rFonts w:ascii="Times New Roman" w:hAnsi="Times New Roman"/>
                <w:szCs w:val="24"/>
              </w:rPr>
              <w:t>Нет</w:t>
            </w:r>
          </w:p>
        </w:tc>
        <w:tc>
          <w:tcPr>
            <w:tcW w:w="833" w:type="dxa"/>
            <w:vAlign w:val="center"/>
          </w:tcPr>
          <w:p w14:paraId="592036A6" w14:textId="57C0E6DE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Cs w:val="24"/>
              </w:rPr>
              <w:t>РБ</w:t>
            </w:r>
          </w:p>
        </w:tc>
        <w:tc>
          <w:tcPr>
            <w:tcW w:w="2333" w:type="dxa"/>
            <w:vAlign w:val="center"/>
          </w:tcPr>
          <w:p w14:paraId="530A8F0B" w14:textId="3774AB81" w:rsidR="003017BA" w:rsidRDefault="00180BAD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Cs w:val="24"/>
              </w:rPr>
              <w:t>ОАО «</w:t>
            </w:r>
            <w:proofErr w:type="spellStart"/>
            <w:r w:rsidR="003017BA">
              <w:rPr>
                <w:rFonts w:ascii="Times New Roman" w:hAnsi="Times New Roman"/>
                <w:szCs w:val="24"/>
              </w:rPr>
              <w:t>Белинвестбанк</w:t>
            </w:r>
            <w:proofErr w:type="spellEnd"/>
            <w:r>
              <w:rPr>
                <w:rFonts w:ascii="Times New Roman" w:hAnsi="Times New Roman"/>
                <w:szCs w:val="24"/>
              </w:rPr>
              <w:t>»</w:t>
            </w:r>
          </w:p>
        </w:tc>
      </w:tr>
      <w:tr w:rsidR="003017BA" w14:paraId="615F77D4" w14:textId="77777777" w:rsidTr="00180BAD">
        <w:tc>
          <w:tcPr>
            <w:tcW w:w="458" w:type="dxa"/>
            <w:vAlign w:val="center"/>
          </w:tcPr>
          <w:p w14:paraId="721F95A1" w14:textId="33D3507C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91FB7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5354" w:type="dxa"/>
            <w:vAlign w:val="center"/>
          </w:tcPr>
          <w:p w14:paraId="16DFDC4B" w14:textId="23A0E62B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303E37">
              <w:rPr>
                <w:rFonts w:ascii="Times New Roman" w:hAnsi="Times New Roman"/>
              </w:rPr>
              <w:t>https://www.paritetbank.by/business/deposit/</w:t>
            </w:r>
          </w:p>
        </w:tc>
        <w:tc>
          <w:tcPr>
            <w:tcW w:w="749" w:type="dxa"/>
            <w:vAlign w:val="center"/>
          </w:tcPr>
          <w:p w14:paraId="739A7484" w14:textId="542404DA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C0B72">
              <w:rPr>
                <w:rFonts w:ascii="Times New Roman" w:hAnsi="Times New Roman"/>
                <w:szCs w:val="24"/>
                <w:lang w:val="en-US"/>
              </w:rPr>
              <w:t>Web-</w:t>
            </w:r>
            <w:r w:rsidRPr="009C0B72">
              <w:rPr>
                <w:rFonts w:ascii="Times New Roman" w:hAnsi="Times New Roman"/>
                <w:szCs w:val="24"/>
              </w:rPr>
              <w:t>сайт</w:t>
            </w:r>
          </w:p>
        </w:tc>
        <w:tc>
          <w:tcPr>
            <w:tcW w:w="1111" w:type="dxa"/>
            <w:vAlign w:val="center"/>
          </w:tcPr>
          <w:p w14:paraId="202ED6B9" w14:textId="1E65B542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C0B72">
              <w:rPr>
                <w:rFonts w:ascii="Times New Roman" w:hAnsi="Times New Roman"/>
                <w:szCs w:val="24"/>
              </w:rPr>
              <w:t>Нет</w:t>
            </w:r>
          </w:p>
        </w:tc>
        <w:tc>
          <w:tcPr>
            <w:tcW w:w="833" w:type="dxa"/>
            <w:vAlign w:val="center"/>
          </w:tcPr>
          <w:p w14:paraId="3FF0473B" w14:textId="3EE759F4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Cs w:val="24"/>
              </w:rPr>
              <w:t>РБ</w:t>
            </w:r>
          </w:p>
        </w:tc>
        <w:tc>
          <w:tcPr>
            <w:tcW w:w="2333" w:type="dxa"/>
            <w:vAlign w:val="center"/>
          </w:tcPr>
          <w:p w14:paraId="46564B58" w14:textId="4ABF7A08" w:rsidR="003017BA" w:rsidRDefault="00180BAD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Cs w:val="24"/>
              </w:rPr>
              <w:t>ОАО «</w:t>
            </w:r>
            <w:proofErr w:type="spellStart"/>
            <w:r w:rsidR="003017BA">
              <w:rPr>
                <w:rFonts w:ascii="Times New Roman" w:hAnsi="Times New Roman"/>
                <w:szCs w:val="24"/>
              </w:rPr>
              <w:t>Паритетбанк</w:t>
            </w:r>
            <w:proofErr w:type="spellEnd"/>
            <w:r>
              <w:rPr>
                <w:rFonts w:ascii="Times New Roman" w:hAnsi="Times New Roman"/>
                <w:szCs w:val="24"/>
              </w:rPr>
              <w:t>»</w:t>
            </w:r>
          </w:p>
        </w:tc>
      </w:tr>
      <w:tr w:rsidR="003017BA" w14:paraId="5D031469" w14:textId="77777777" w:rsidTr="00180BAD">
        <w:tc>
          <w:tcPr>
            <w:tcW w:w="458" w:type="dxa"/>
            <w:vAlign w:val="center"/>
          </w:tcPr>
          <w:p w14:paraId="0F0ECD9F" w14:textId="4CC36B41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91FB7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5354" w:type="dxa"/>
            <w:vAlign w:val="center"/>
          </w:tcPr>
          <w:p w14:paraId="533BC5FF" w14:textId="17AED188" w:rsidR="003017BA" w:rsidRPr="00E14FD0" w:rsidRDefault="003F44DF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hyperlink r:id="rId17" w:history="1">
              <w:r w:rsidR="00E14FD0" w:rsidRPr="00E14FD0">
                <w:rPr>
                  <w:rStyle w:val="af4"/>
                  <w:rFonts w:ascii="Times New Roman" w:hAnsi="Times New Roman"/>
                  <w:color w:val="auto"/>
                  <w:szCs w:val="24"/>
                  <w:lang w:val="en-US"/>
                </w:rPr>
                <w:t>https://belgazprombank.by/korporativnim_klientam</w:t>
              </w:r>
            </w:hyperlink>
            <w:r w:rsidR="00E14FD0" w:rsidRPr="00E14FD0">
              <w:rPr>
                <w:rFonts w:ascii="Times New Roman" w:hAnsi="Times New Roman"/>
                <w:szCs w:val="24"/>
                <w:lang w:val="en-US"/>
              </w:rPr>
              <w:t xml:space="preserve"> /</w:t>
            </w:r>
            <w:proofErr w:type="spellStart"/>
            <w:r w:rsidR="00E14FD0" w:rsidRPr="00E14FD0">
              <w:rPr>
                <w:rFonts w:ascii="Times New Roman" w:hAnsi="Times New Roman"/>
                <w:szCs w:val="24"/>
                <w:lang w:val="en-US"/>
              </w:rPr>
              <w:t>razmeschenie_svobodnih_denezhnih</w:t>
            </w:r>
            <w:proofErr w:type="spellEnd"/>
            <w:r w:rsidR="00E14FD0" w:rsidRPr="00E14FD0">
              <w:rPr>
                <w:rFonts w:ascii="Times New Roman" w:hAnsi="Times New Roman"/>
                <w:szCs w:val="24"/>
                <w:lang w:val="en-US"/>
              </w:rPr>
              <w:t xml:space="preserve">_ </w:t>
            </w:r>
            <w:proofErr w:type="spellStart"/>
            <w:r w:rsidR="00E14FD0" w:rsidRPr="00E14FD0">
              <w:rPr>
                <w:rFonts w:ascii="Times New Roman" w:hAnsi="Times New Roman"/>
                <w:szCs w:val="24"/>
                <w:lang w:val="en-US"/>
              </w:rPr>
              <w:t>sredst</w:t>
            </w:r>
            <w:proofErr w:type="spellEnd"/>
            <w:r w:rsidR="00E14FD0" w:rsidRPr="00E14FD0">
              <w:rPr>
                <w:rFonts w:ascii="Times New Roman" w:hAnsi="Times New Roman"/>
                <w:szCs w:val="24"/>
                <w:lang w:val="en-US"/>
              </w:rPr>
              <w:t>/</w:t>
            </w:r>
            <w:proofErr w:type="spellStart"/>
            <w:r w:rsidR="00E14FD0" w:rsidRPr="00E14FD0">
              <w:rPr>
                <w:rFonts w:ascii="Times New Roman" w:hAnsi="Times New Roman"/>
                <w:szCs w:val="24"/>
                <w:lang w:val="en-US"/>
              </w:rPr>
              <w:t>bankovskie_depoziti</w:t>
            </w:r>
            <w:proofErr w:type="spellEnd"/>
            <w:r w:rsidR="00E14FD0" w:rsidRPr="00E14FD0">
              <w:rPr>
                <w:rFonts w:ascii="Times New Roman" w:hAnsi="Times New Roman"/>
                <w:szCs w:val="24"/>
                <w:lang w:val="en-US"/>
              </w:rPr>
              <w:t>/</w:t>
            </w:r>
          </w:p>
        </w:tc>
        <w:tc>
          <w:tcPr>
            <w:tcW w:w="749" w:type="dxa"/>
            <w:vAlign w:val="center"/>
          </w:tcPr>
          <w:p w14:paraId="296125A1" w14:textId="04DAF78A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C0B72">
              <w:rPr>
                <w:rFonts w:ascii="Times New Roman" w:hAnsi="Times New Roman"/>
                <w:szCs w:val="24"/>
                <w:lang w:val="en-US"/>
              </w:rPr>
              <w:t>Web-</w:t>
            </w:r>
            <w:r w:rsidRPr="009C0B72">
              <w:rPr>
                <w:rFonts w:ascii="Times New Roman" w:hAnsi="Times New Roman"/>
                <w:szCs w:val="24"/>
              </w:rPr>
              <w:t>сайт</w:t>
            </w:r>
          </w:p>
        </w:tc>
        <w:tc>
          <w:tcPr>
            <w:tcW w:w="1111" w:type="dxa"/>
            <w:vAlign w:val="center"/>
          </w:tcPr>
          <w:p w14:paraId="3B45DB9F" w14:textId="4C72A93A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C0B72">
              <w:rPr>
                <w:rFonts w:ascii="Times New Roman" w:hAnsi="Times New Roman"/>
                <w:szCs w:val="24"/>
              </w:rPr>
              <w:t>Нет</w:t>
            </w:r>
          </w:p>
        </w:tc>
        <w:tc>
          <w:tcPr>
            <w:tcW w:w="833" w:type="dxa"/>
            <w:vAlign w:val="center"/>
          </w:tcPr>
          <w:p w14:paraId="0207266D" w14:textId="65D2E9C3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Cs w:val="24"/>
              </w:rPr>
              <w:t>РБ</w:t>
            </w:r>
          </w:p>
        </w:tc>
        <w:tc>
          <w:tcPr>
            <w:tcW w:w="2333" w:type="dxa"/>
            <w:vAlign w:val="center"/>
          </w:tcPr>
          <w:p w14:paraId="36A3AD06" w14:textId="0B5429CB" w:rsidR="003017BA" w:rsidRDefault="00180BAD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Cs w:val="24"/>
              </w:rPr>
              <w:t>ОАО «</w:t>
            </w:r>
            <w:proofErr w:type="spellStart"/>
            <w:r w:rsidR="003017BA">
              <w:rPr>
                <w:rFonts w:ascii="Times New Roman" w:hAnsi="Times New Roman"/>
                <w:szCs w:val="24"/>
              </w:rPr>
              <w:t>Белгазпромбанк</w:t>
            </w:r>
            <w:proofErr w:type="spellEnd"/>
            <w:r>
              <w:rPr>
                <w:rFonts w:ascii="Times New Roman" w:hAnsi="Times New Roman"/>
                <w:szCs w:val="24"/>
              </w:rPr>
              <w:t>»</w:t>
            </w:r>
          </w:p>
        </w:tc>
      </w:tr>
      <w:tr w:rsidR="003017BA" w14:paraId="731EED7C" w14:textId="77777777" w:rsidTr="00180BAD">
        <w:tc>
          <w:tcPr>
            <w:tcW w:w="458" w:type="dxa"/>
            <w:vAlign w:val="center"/>
          </w:tcPr>
          <w:p w14:paraId="19B2AF6D" w14:textId="7FF67E04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5354" w:type="dxa"/>
            <w:vAlign w:val="center"/>
          </w:tcPr>
          <w:p w14:paraId="6CB620A5" w14:textId="768CD74C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303E37">
              <w:rPr>
                <w:rFonts w:ascii="Times New Roman" w:hAnsi="Times New Roman"/>
                <w:szCs w:val="24"/>
              </w:rPr>
              <w:t>https://tb.by/business/investments/deposits/</w:t>
            </w:r>
          </w:p>
        </w:tc>
        <w:tc>
          <w:tcPr>
            <w:tcW w:w="749" w:type="dxa"/>
            <w:vAlign w:val="center"/>
          </w:tcPr>
          <w:p w14:paraId="40C61A88" w14:textId="5F572287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C0B72">
              <w:rPr>
                <w:rFonts w:ascii="Times New Roman" w:hAnsi="Times New Roman"/>
                <w:szCs w:val="24"/>
                <w:lang w:val="en-US"/>
              </w:rPr>
              <w:t>Web-</w:t>
            </w:r>
            <w:r w:rsidRPr="009C0B72">
              <w:rPr>
                <w:rFonts w:ascii="Times New Roman" w:hAnsi="Times New Roman"/>
                <w:szCs w:val="24"/>
              </w:rPr>
              <w:t>сайт</w:t>
            </w:r>
          </w:p>
        </w:tc>
        <w:tc>
          <w:tcPr>
            <w:tcW w:w="1111" w:type="dxa"/>
            <w:vAlign w:val="center"/>
          </w:tcPr>
          <w:p w14:paraId="7CBC6427" w14:textId="675ED9EB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C0B72">
              <w:rPr>
                <w:rFonts w:ascii="Times New Roman" w:hAnsi="Times New Roman"/>
                <w:szCs w:val="24"/>
              </w:rPr>
              <w:t>Нет</w:t>
            </w:r>
          </w:p>
        </w:tc>
        <w:tc>
          <w:tcPr>
            <w:tcW w:w="833" w:type="dxa"/>
            <w:vAlign w:val="center"/>
          </w:tcPr>
          <w:p w14:paraId="625B1597" w14:textId="3CDB04C8" w:rsidR="003017BA" w:rsidRDefault="003017BA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Cs w:val="24"/>
              </w:rPr>
              <w:t>РБ</w:t>
            </w:r>
          </w:p>
        </w:tc>
        <w:tc>
          <w:tcPr>
            <w:tcW w:w="2333" w:type="dxa"/>
            <w:vAlign w:val="center"/>
          </w:tcPr>
          <w:p w14:paraId="4AB99BA0" w14:textId="010F0D3C" w:rsidR="003017BA" w:rsidRDefault="00180BAD" w:rsidP="003017BA">
            <w:pPr>
              <w:suppressAutoHyphens/>
              <w:spacing w:before="100" w:beforeAutospacing="1" w:after="100" w:afterAutospacing="1" w:line="252" w:lineRule="auto"/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Cs w:val="24"/>
              </w:rPr>
              <w:t>ОАО «</w:t>
            </w:r>
            <w:proofErr w:type="spellStart"/>
            <w:r w:rsidR="003017BA">
              <w:rPr>
                <w:rFonts w:ascii="Times New Roman" w:hAnsi="Times New Roman"/>
                <w:szCs w:val="24"/>
              </w:rPr>
              <w:t>Технобанк</w:t>
            </w:r>
            <w:proofErr w:type="spellEnd"/>
            <w:r>
              <w:rPr>
                <w:rFonts w:ascii="Times New Roman" w:hAnsi="Times New Roman"/>
                <w:szCs w:val="24"/>
              </w:rPr>
              <w:t>»</w:t>
            </w:r>
          </w:p>
        </w:tc>
      </w:tr>
    </w:tbl>
    <w:p w14:paraId="05D463AC" w14:textId="3CBBC835" w:rsidR="00100B6D" w:rsidRDefault="00100B6D" w:rsidP="004B453B">
      <w:pPr>
        <w:suppressAutoHyphens/>
        <w:spacing w:before="100" w:beforeAutospacing="1" w:after="100" w:afterAutospacing="1" w:line="252" w:lineRule="auto"/>
        <w:contextualSpacing/>
        <w:rPr>
          <w:rFonts w:ascii="Times New Roman" w:hAnsi="Times New Roman"/>
          <w:sz w:val="28"/>
          <w:szCs w:val="28"/>
          <w:lang w:eastAsia="ru-RU"/>
        </w:rPr>
      </w:pPr>
    </w:p>
    <w:p w14:paraId="1B1A2813" w14:textId="16F3A00D" w:rsidR="00E76317" w:rsidRPr="00E62C6B" w:rsidRDefault="00463826" w:rsidP="00E62C6B">
      <w:pPr>
        <w:suppressAutoHyphens/>
        <w:spacing w:before="100" w:beforeAutospacing="1" w:after="100" w:afterAutospacing="1"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5C6905">
        <w:rPr>
          <w:rFonts w:ascii="Times New Roman" w:hAnsi="Times New Roman"/>
          <w:sz w:val="28"/>
          <w:szCs w:val="28"/>
        </w:rPr>
        <w:lastRenderedPageBreak/>
        <w:t xml:space="preserve">Ежедневно собирается информация </w:t>
      </w:r>
      <w:r w:rsidR="00E13851" w:rsidRPr="00E638B5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о </w:t>
      </w:r>
      <w:r w:rsid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размерах</w:t>
      </w:r>
      <w:r w:rsidR="00180BAD">
        <w:rPr>
          <w:rFonts w:ascii="Times New Roman" w:eastAsia="Arial Unicode MS" w:hAnsi="Times New Roman"/>
          <w:bCs/>
          <w:color w:val="000000"/>
          <w:sz w:val="28"/>
          <w:szCs w:val="28"/>
          <w:lang w:val="az-Cyrl-AZ" w:eastAsia="ru-RU"/>
        </w:rPr>
        <w:t xml:space="preserve"> </w:t>
      </w:r>
      <w:r w:rsidR="00180BAD"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процентных</w:t>
      </w:r>
      <w:r w:rsid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ставок</w:t>
      </w:r>
      <w:r w:rsidR="00180BAD"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по срочным </w:t>
      </w:r>
      <w:r w:rsid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банковским </w:t>
      </w:r>
      <w:r w:rsidR="00E62C6B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вкладам (депозитам) </w:t>
      </w:r>
      <w:r w:rsidR="00180BAD"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юридических лиц в банках РБ</w:t>
      </w:r>
      <w:r w:rsidR="00E13851" w:rsidRPr="00E638B5">
        <w:rPr>
          <w:rFonts w:ascii="Times New Roman" w:hAnsi="Times New Roman"/>
          <w:color w:val="000000"/>
          <w:sz w:val="28"/>
          <w:szCs w:val="28"/>
        </w:rPr>
        <w:t xml:space="preserve"> в банках РБ</w:t>
      </w:r>
      <w:r w:rsidRPr="005C6905">
        <w:rPr>
          <w:rFonts w:ascii="Times New Roman" w:hAnsi="Times New Roman"/>
          <w:sz w:val="28"/>
          <w:szCs w:val="28"/>
        </w:rPr>
        <w:t xml:space="preserve"> на данных сайтах по указанным ссылкам</w:t>
      </w:r>
      <w:r w:rsidR="00E76317">
        <w:rPr>
          <w:rFonts w:ascii="Times New Roman" w:hAnsi="Times New Roman"/>
          <w:sz w:val="28"/>
          <w:szCs w:val="28"/>
        </w:rPr>
        <w:t>.</w:t>
      </w:r>
      <w:r w:rsidRPr="005C6905">
        <w:rPr>
          <w:rFonts w:ascii="Times New Roman" w:hAnsi="Times New Roman"/>
          <w:sz w:val="28"/>
          <w:szCs w:val="28"/>
        </w:rPr>
        <w:t xml:space="preserve"> </w:t>
      </w:r>
    </w:p>
    <w:p w14:paraId="2A0E5C39" w14:textId="77777777" w:rsidR="00E76317" w:rsidRDefault="00E76317" w:rsidP="004B453B">
      <w:pPr>
        <w:suppressAutoHyphens/>
        <w:spacing w:before="100" w:beforeAutospacing="1" w:after="100" w:afterAutospacing="1" w:line="252" w:lineRule="auto"/>
        <w:contextualSpacing/>
        <w:rPr>
          <w:rFonts w:ascii="Times New Roman" w:hAnsi="Times New Roman"/>
          <w:sz w:val="28"/>
          <w:szCs w:val="28"/>
          <w:lang w:eastAsia="ru-RU"/>
        </w:rPr>
      </w:pPr>
    </w:p>
    <w:p w14:paraId="3C2D1649" w14:textId="3531E4C6" w:rsidR="00100B6D" w:rsidRPr="00330292" w:rsidRDefault="00CC4219" w:rsidP="00EB7727">
      <w:pPr>
        <w:pStyle w:val="1"/>
        <w:spacing w:line="252" w:lineRule="auto"/>
        <w:ind w:left="0" w:firstLine="709"/>
        <w:contextualSpacing/>
        <w:rPr>
          <w:rFonts w:ascii="Times New Roman" w:hAnsi="Times New Roman"/>
          <w:bCs/>
          <w:kern w:val="32"/>
          <w:szCs w:val="28"/>
          <w:lang w:val="az-Cyrl-AZ"/>
        </w:rPr>
      </w:pPr>
      <w:bookmarkStart w:id="46" w:name="_Toc218605542"/>
      <w:r w:rsidRPr="00330292">
        <w:rPr>
          <w:rFonts w:ascii="Times New Roman" w:hAnsi="Times New Roman"/>
          <w:bCs/>
          <w:kern w:val="32"/>
          <w:szCs w:val="28"/>
          <w:lang w:val="az-Cyrl-AZ"/>
        </w:rPr>
        <w:t>Описание текущего процесса</w:t>
      </w:r>
      <w:bookmarkEnd w:id="46"/>
    </w:p>
    <w:p w14:paraId="56224E14" w14:textId="44777214" w:rsidR="00CC4219" w:rsidRDefault="00CC4219" w:rsidP="00CC4219">
      <w:pPr>
        <w:rPr>
          <w:sz w:val="28"/>
          <w:szCs w:val="28"/>
          <w:lang w:val="az-Cyrl-AZ"/>
        </w:rPr>
      </w:pPr>
    </w:p>
    <w:p w14:paraId="3560358B" w14:textId="0A34D23B" w:rsidR="00383D5F" w:rsidRPr="00117295" w:rsidRDefault="00383D5F" w:rsidP="00383D5F">
      <w:pPr>
        <w:ind w:firstLine="709"/>
        <w:rPr>
          <w:rFonts w:ascii="Times New Roman" w:hAnsi="Times New Roman"/>
          <w:sz w:val="28"/>
          <w:szCs w:val="28"/>
        </w:rPr>
      </w:pPr>
      <w:r w:rsidRPr="00CA3C11">
        <w:rPr>
          <w:rFonts w:ascii="Times New Roman" w:hAnsi="Times New Roman"/>
          <w:sz w:val="28"/>
          <w:szCs w:val="28"/>
        </w:rPr>
        <w:t>В настоящее время проце</w:t>
      </w:r>
      <w:r>
        <w:rPr>
          <w:rFonts w:ascii="Times New Roman" w:hAnsi="Times New Roman"/>
          <w:sz w:val="28"/>
          <w:szCs w:val="28"/>
        </w:rPr>
        <w:t>с</w:t>
      </w:r>
      <w:r w:rsidRPr="00CA3C11">
        <w:rPr>
          <w:rFonts w:ascii="Times New Roman" w:hAnsi="Times New Roman"/>
          <w:sz w:val="28"/>
          <w:szCs w:val="28"/>
        </w:rPr>
        <w:t>с мониторинга выполняется вручную сотрудником</w:t>
      </w:r>
      <w:r>
        <w:rPr>
          <w:rFonts w:ascii="Times New Roman" w:hAnsi="Times New Roman"/>
          <w:sz w:val="28"/>
          <w:szCs w:val="28"/>
        </w:rPr>
        <w:t xml:space="preserve"> ДКБ и показан на примере ОАО «</w:t>
      </w:r>
      <w:proofErr w:type="spellStart"/>
      <w:r>
        <w:rPr>
          <w:rFonts w:ascii="Times New Roman" w:hAnsi="Times New Roman"/>
          <w:sz w:val="28"/>
          <w:szCs w:val="28"/>
        </w:rPr>
        <w:t>Технобанк</w:t>
      </w:r>
      <w:proofErr w:type="spellEnd"/>
      <w:r>
        <w:rPr>
          <w:rFonts w:ascii="Times New Roman" w:hAnsi="Times New Roman"/>
          <w:sz w:val="28"/>
          <w:szCs w:val="28"/>
        </w:rPr>
        <w:t>»</w:t>
      </w:r>
      <w:r w:rsidR="00117295" w:rsidRPr="00117295">
        <w:rPr>
          <w:rFonts w:ascii="Times New Roman" w:hAnsi="Times New Roman"/>
          <w:sz w:val="28"/>
          <w:szCs w:val="28"/>
        </w:rPr>
        <w:t>.</w:t>
      </w:r>
    </w:p>
    <w:p w14:paraId="6683EE3D" w14:textId="32D78EB3" w:rsidR="00383D5F" w:rsidRDefault="00383D5F" w:rsidP="00383D5F">
      <w:pPr>
        <w:ind w:firstLine="709"/>
        <w:rPr>
          <w:rFonts w:ascii="Times New Roman" w:hAnsi="Times New Roman"/>
          <w:sz w:val="28"/>
          <w:szCs w:val="28"/>
        </w:rPr>
      </w:pPr>
    </w:p>
    <w:p w14:paraId="6352FDC5" w14:textId="5D129DEB" w:rsidR="000F7645" w:rsidRDefault="000F7645" w:rsidP="000F764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шаблон банка внести информацию согласно ключевым данным.</w:t>
      </w:r>
    </w:p>
    <w:tbl>
      <w:tblPr>
        <w:tblW w:w="8070" w:type="dxa"/>
        <w:tblInd w:w="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70"/>
      </w:tblGrid>
      <w:tr w:rsidR="003744B1" w:rsidRPr="00DB6A42" w14:paraId="30F47C09" w14:textId="77777777" w:rsidTr="003744B1">
        <w:trPr>
          <w:trHeight w:val="315"/>
        </w:trPr>
        <w:tc>
          <w:tcPr>
            <w:tcW w:w="8070" w:type="dxa"/>
            <w:shd w:val="clear" w:color="auto" w:fill="auto"/>
            <w:noWrap/>
            <w:vAlign w:val="bottom"/>
            <w:hideMark/>
          </w:tcPr>
          <w:p w14:paraId="483EEC1A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 xml:space="preserve">Депозит </w:t>
            </w:r>
          </w:p>
        </w:tc>
      </w:tr>
      <w:tr w:rsidR="003744B1" w:rsidRPr="00DB6A42" w14:paraId="7C056118" w14:textId="77777777" w:rsidTr="003744B1">
        <w:trPr>
          <w:trHeight w:val="315"/>
        </w:trPr>
        <w:tc>
          <w:tcPr>
            <w:tcW w:w="8070" w:type="dxa"/>
            <w:shd w:val="clear" w:color="auto" w:fill="auto"/>
            <w:noWrap/>
            <w:vAlign w:val="bottom"/>
            <w:hideMark/>
          </w:tcPr>
          <w:p w14:paraId="2E472FE6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Вид депозита</w:t>
            </w:r>
          </w:p>
        </w:tc>
      </w:tr>
      <w:tr w:rsidR="003744B1" w:rsidRPr="00DB6A42" w14:paraId="1D6FBE23" w14:textId="77777777" w:rsidTr="003744B1">
        <w:trPr>
          <w:trHeight w:val="315"/>
        </w:trPr>
        <w:tc>
          <w:tcPr>
            <w:tcW w:w="8070" w:type="dxa"/>
            <w:shd w:val="clear" w:color="auto" w:fill="auto"/>
            <w:noWrap/>
            <w:vAlign w:val="bottom"/>
            <w:hideMark/>
          </w:tcPr>
          <w:p w14:paraId="756ACE0D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Наименование</w:t>
            </w:r>
          </w:p>
        </w:tc>
      </w:tr>
      <w:tr w:rsidR="003744B1" w:rsidRPr="00DB6A42" w14:paraId="7C2A9791" w14:textId="77777777" w:rsidTr="003744B1">
        <w:trPr>
          <w:trHeight w:val="315"/>
        </w:trPr>
        <w:tc>
          <w:tcPr>
            <w:tcW w:w="8070" w:type="dxa"/>
            <w:shd w:val="clear" w:color="auto" w:fill="auto"/>
            <w:noWrap/>
            <w:vAlign w:val="bottom"/>
            <w:hideMark/>
          </w:tcPr>
          <w:p w14:paraId="62DE1077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Валюта</w:t>
            </w:r>
          </w:p>
        </w:tc>
      </w:tr>
      <w:tr w:rsidR="003744B1" w:rsidRPr="00DB6A42" w14:paraId="3761DE54" w14:textId="77777777" w:rsidTr="003744B1">
        <w:trPr>
          <w:trHeight w:val="315"/>
        </w:trPr>
        <w:tc>
          <w:tcPr>
            <w:tcW w:w="8070" w:type="dxa"/>
            <w:shd w:val="clear" w:color="auto" w:fill="auto"/>
            <w:noWrap/>
            <w:vAlign w:val="bottom"/>
            <w:hideMark/>
          </w:tcPr>
          <w:p w14:paraId="09059CED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Срок  размещения</w:t>
            </w:r>
          </w:p>
        </w:tc>
      </w:tr>
      <w:tr w:rsidR="003744B1" w:rsidRPr="00DB6A42" w14:paraId="191FCDF3" w14:textId="77777777" w:rsidTr="003744B1">
        <w:trPr>
          <w:trHeight w:val="315"/>
        </w:trPr>
        <w:tc>
          <w:tcPr>
            <w:tcW w:w="8070" w:type="dxa"/>
            <w:shd w:val="clear" w:color="auto" w:fill="auto"/>
            <w:noWrap/>
            <w:vAlign w:val="bottom"/>
            <w:hideMark/>
          </w:tcPr>
          <w:p w14:paraId="409B1921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Процентная ставка</w:t>
            </w:r>
          </w:p>
        </w:tc>
      </w:tr>
      <w:tr w:rsidR="003744B1" w:rsidRPr="00DB6A42" w14:paraId="6DB45AE1" w14:textId="77777777" w:rsidTr="003744B1">
        <w:trPr>
          <w:trHeight w:val="315"/>
        </w:trPr>
        <w:tc>
          <w:tcPr>
            <w:tcW w:w="8070" w:type="dxa"/>
            <w:shd w:val="clear" w:color="auto" w:fill="auto"/>
            <w:noWrap/>
            <w:vAlign w:val="bottom"/>
            <w:hideMark/>
          </w:tcPr>
          <w:p w14:paraId="742C9746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Способ размещения</w:t>
            </w:r>
          </w:p>
        </w:tc>
      </w:tr>
    </w:tbl>
    <w:p w14:paraId="128A47E4" w14:textId="6D6E46D2" w:rsidR="00383D5F" w:rsidRPr="000F7645" w:rsidRDefault="00383D5F" w:rsidP="003744B1">
      <w:pPr>
        <w:rPr>
          <w:sz w:val="28"/>
          <w:szCs w:val="28"/>
        </w:rPr>
      </w:pPr>
    </w:p>
    <w:p w14:paraId="0A793814" w14:textId="37F69939" w:rsidR="000F7645" w:rsidRDefault="000F7645" w:rsidP="003D4BD2">
      <w:pPr>
        <w:ind w:firstLine="708"/>
        <w:rPr>
          <w:rFonts w:ascii="Times New Roman" w:hAnsi="Times New Roman"/>
          <w:b/>
          <w:sz w:val="28"/>
          <w:szCs w:val="28"/>
        </w:rPr>
      </w:pPr>
      <w:r w:rsidRPr="000F7645">
        <w:rPr>
          <w:rFonts w:ascii="Times New Roman" w:hAnsi="Times New Roman"/>
          <w:b/>
          <w:sz w:val="28"/>
          <w:szCs w:val="28"/>
        </w:rPr>
        <w:t>ОАО «</w:t>
      </w:r>
      <w:proofErr w:type="spellStart"/>
      <w:r w:rsidRPr="000F7645">
        <w:rPr>
          <w:rFonts w:ascii="Times New Roman" w:hAnsi="Times New Roman"/>
          <w:b/>
          <w:sz w:val="28"/>
          <w:szCs w:val="28"/>
        </w:rPr>
        <w:t>Технобанк</w:t>
      </w:r>
      <w:proofErr w:type="spellEnd"/>
      <w:r w:rsidRPr="000F7645">
        <w:rPr>
          <w:rFonts w:ascii="Times New Roman" w:hAnsi="Times New Roman"/>
          <w:b/>
          <w:sz w:val="28"/>
          <w:szCs w:val="28"/>
        </w:rPr>
        <w:t xml:space="preserve">» </w:t>
      </w:r>
      <w:hyperlink r:id="rId18" w:history="1">
        <w:r w:rsidRPr="000F7645">
          <w:rPr>
            <w:rStyle w:val="af4"/>
            <w:rFonts w:ascii="Times New Roman" w:hAnsi="Times New Roman"/>
            <w:b/>
            <w:color w:val="auto"/>
            <w:sz w:val="28"/>
            <w:szCs w:val="28"/>
          </w:rPr>
          <w:t>https://tb.by/</w:t>
        </w:r>
      </w:hyperlink>
    </w:p>
    <w:p w14:paraId="0A60DECD" w14:textId="0EFC3473" w:rsidR="00374BED" w:rsidRDefault="00374BED" w:rsidP="000F7645">
      <w:pPr>
        <w:rPr>
          <w:rFonts w:ascii="Times New Roman" w:hAnsi="Times New Roman"/>
          <w:b/>
          <w:sz w:val="28"/>
          <w:szCs w:val="28"/>
        </w:rPr>
      </w:pPr>
    </w:p>
    <w:p w14:paraId="1CB66CDD" w14:textId="414116E1" w:rsidR="000F7645" w:rsidRDefault="009D24A4" w:rsidP="00915BB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557D81A" wp14:editId="3734CE3E">
            <wp:extent cx="5354320" cy="25620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386" cy="258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C5FA" w14:textId="6D1611B6" w:rsidR="009D24A4" w:rsidRDefault="00D4565C" w:rsidP="00915BB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noProof/>
          <w:szCs w:val="24"/>
          <w:lang w:eastAsia="ru-RU"/>
        </w:rPr>
        <w:lastRenderedPageBreak/>
        <w:drawing>
          <wp:inline distT="0" distB="0" distL="0" distR="0" wp14:anchorId="41AA86D8" wp14:editId="66949CC0">
            <wp:extent cx="3863340" cy="1266825"/>
            <wp:effectExtent l="0" t="0" r="381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978" cy="128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04E8" w14:textId="77777777" w:rsidR="00D4565C" w:rsidRDefault="00D4565C" w:rsidP="00D4565C">
      <w:pPr>
        <w:jc w:val="center"/>
        <w:rPr>
          <w:rFonts w:ascii="Times New Roman" w:hAnsi="Times New Roman"/>
          <w:b/>
          <w:szCs w:val="24"/>
        </w:rPr>
      </w:pPr>
      <w:r w:rsidRPr="00D82433">
        <w:rPr>
          <w:rFonts w:ascii="Times New Roman" w:hAnsi="Times New Roman"/>
          <w:b/>
          <w:szCs w:val="24"/>
        </w:rPr>
        <w:t>Страница «Белорусские рубли»</w:t>
      </w:r>
    </w:p>
    <w:p w14:paraId="17EB077C" w14:textId="77777777" w:rsidR="00D4565C" w:rsidRPr="00916C19" w:rsidRDefault="00D4565C" w:rsidP="00D4565C">
      <w:pPr>
        <w:jc w:val="center"/>
        <w:rPr>
          <w:rFonts w:ascii="Times New Roman" w:hAnsi="Times New Roman"/>
          <w:b/>
          <w:sz w:val="28"/>
          <w:szCs w:val="28"/>
        </w:rPr>
      </w:pPr>
      <w:r w:rsidRPr="00916C19">
        <w:rPr>
          <w:rFonts w:ascii="Times New Roman" w:hAnsi="Times New Roman"/>
          <w:b/>
          <w:sz w:val="28"/>
          <w:szCs w:val="28"/>
        </w:rPr>
        <w:t>Безотзывный</w:t>
      </w:r>
    </w:p>
    <w:p w14:paraId="219F4531" w14:textId="5922775C" w:rsidR="00D4565C" w:rsidRDefault="00374BED" w:rsidP="00915BB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EC7B53" wp14:editId="07E0908E">
            <wp:extent cx="5991225" cy="63436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E229" w14:textId="2B50C1B5" w:rsidR="003744B1" w:rsidRDefault="003744B1" w:rsidP="00915BBD">
      <w:pPr>
        <w:jc w:val="center"/>
        <w:rPr>
          <w:rFonts w:ascii="Times New Roman" w:hAnsi="Times New Roman"/>
          <w:b/>
          <w:sz w:val="28"/>
          <w:szCs w:val="28"/>
        </w:rPr>
      </w:pPr>
      <w:ins w:id="47" w:author="Езерская Анна Иосифовна" w:date="2026-01-06T10:38:00Z">
        <w:r>
          <w:rPr>
            <w:rFonts w:ascii="Times New Roman" w:hAnsi="Times New Roman"/>
            <w:b/>
            <w:noProof/>
            <w:sz w:val="28"/>
            <w:szCs w:val="28"/>
            <w:lang w:eastAsia="ru-RU"/>
          </w:rPr>
          <w:lastRenderedPageBreak/>
          <w:drawing>
            <wp:inline distT="0" distB="0" distL="0" distR="0" wp14:anchorId="5423F865" wp14:editId="4123A4BA">
              <wp:extent cx="6331585" cy="4617773"/>
              <wp:effectExtent l="0" t="0" r="0" b="0"/>
              <wp:docPr id="69" name="Рисунок 6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2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331585" cy="46177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2D8536E" w14:textId="77777777" w:rsidR="00915BBD" w:rsidRDefault="004875B8" w:rsidP="00915BBD">
      <w:pPr>
        <w:jc w:val="left"/>
        <w:rPr>
          <w:rFonts w:ascii="Times New Roman" w:hAnsi="Times New Roman"/>
          <w:b/>
          <w:sz w:val="28"/>
          <w:szCs w:val="28"/>
        </w:rPr>
        <w:sectPr w:rsidR="00915BBD" w:rsidSect="00F37C7A">
          <w:headerReference w:type="default" r:id="rId23"/>
          <w:footerReference w:type="default" r:id="rId24"/>
          <w:pgSz w:w="12240" w:h="15840"/>
          <w:pgMar w:top="851" w:right="851" w:bottom="851" w:left="1418" w:header="720" w:footer="720" w:gutter="0"/>
          <w:cols w:space="720"/>
          <w:docGrid w:linePitch="360"/>
        </w:sect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7A0D8CD6" wp14:editId="74E0DF7B">
            <wp:extent cx="4235668" cy="1382595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422" cy="140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66451" w14:textId="6B136A0D" w:rsidR="00915BBD" w:rsidRDefault="00915BBD" w:rsidP="00915BBD">
      <w:pPr>
        <w:jc w:val="left"/>
        <w:rPr>
          <w:rFonts w:ascii="Times New Roman" w:hAnsi="Times New Roman"/>
          <w:b/>
          <w:sz w:val="28"/>
          <w:szCs w:val="28"/>
        </w:rPr>
      </w:pPr>
    </w:p>
    <w:p w14:paraId="4C4C1ABB" w14:textId="77777777" w:rsidR="004875B8" w:rsidRPr="00916C19" w:rsidRDefault="004875B8" w:rsidP="004875B8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 w:rsidRPr="00916C19">
        <w:rPr>
          <w:rFonts w:ascii="Times New Roman" w:hAnsi="Times New Roman"/>
          <w:sz w:val="28"/>
          <w:szCs w:val="28"/>
        </w:rPr>
        <w:t>Отзывный</w:t>
      </w:r>
      <w:proofErr w:type="spellEnd"/>
    </w:p>
    <w:p w14:paraId="0EEF10C3" w14:textId="287EF7B2" w:rsidR="004875B8" w:rsidRDefault="004875B8" w:rsidP="000F7645">
      <w:pPr>
        <w:rPr>
          <w:rFonts w:ascii="Times New Roman" w:hAnsi="Times New Roman"/>
          <w:b/>
          <w:sz w:val="28"/>
          <w:szCs w:val="28"/>
        </w:rPr>
      </w:pPr>
    </w:p>
    <w:p w14:paraId="29F13BBC" w14:textId="15A22769" w:rsidR="004875B8" w:rsidRDefault="004875B8" w:rsidP="000F7645">
      <w:pPr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F357FF" wp14:editId="1FBA089C">
            <wp:extent cx="5753100" cy="45806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5353" cy="459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B586" w14:textId="0C609682" w:rsidR="004875B8" w:rsidRDefault="004875B8" w:rsidP="000F7645">
      <w:pPr>
        <w:rPr>
          <w:rFonts w:ascii="Times New Roman" w:hAnsi="Times New Roman"/>
          <w:b/>
          <w:sz w:val="28"/>
          <w:szCs w:val="28"/>
        </w:rPr>
      </w:pPr>
    </w:p>
    <w:tbl>
      <w:tblPr>
        <w:tblW w:w="730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4"/>
        <w:gridCol w:w="2623"/>
      </w:tblGrid>
      <w:tr w:rsidR="00E90612" w:rsidRPr="00DB6A42" w14:paraId="29E0891E" w14:textId="77777777" w:rsidTr="007171DE">
        <w:trPr>
          <w:trHeight w:val="315"/>
        </w:trPr>
        <w:tc>
          <w:tcPr>
            <w:tcW w:w="7307" w:type="dxa"/>
            <w:gridSpan w:val="2"/>
            <w:shd w:val="clear" w:color="auto" w:fill="auto"/>
            <w:noWrap/>
            <w:vAlign w:val="bottom"/>
            <w:hideMark/>
          </w:tcPr>
          <w:p w14:paraId="6E481430" w14:textId="77777777" w:rsidR="00E90612" w:rsidRPr="00DB6A42" w:rsidRDefault="00E90612" w:rsidP="007171DE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Депозит</w:t>
            </w:r>
          </w:p>
          <w:p w14:paraId="5E3B7411" w14:textId="77777777" w:rsidR="00E90612" w:rsidRPr="00DB6A42" w:rsidRDefault="00E90612" w:rsidP="007171DE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</w:p>
        </w:tc>
      </w:tr>
      <w:tr w:rsidR="00E90612" w:rsidRPr="00DB6A42" w14:paraId="5D1B4B3E" w14:textId="77777777" w:rsidTr="007171DE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25F90EAE" w14:textId="77777777" w:rsidR="00E90612" w:rsidRPr="00DB6A42" w:rsidRDefault="00E90612" w:rsidP="007171DE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Вид депозита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5EB4E753" w14:textId="77777777" w:rsidR="00E90612" w:rsidRPr="00DB6A42" w:rsidRDefault="00E90612" w:rsidP="007171DE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Отзывный</w:t>
            </w:r>
            <w:proofErr w:type="spellEnd"/>
          </w:p>
        </w:tc>
      </w:tr>
      <w:tr w:rsidR="00E90612" w:rsidRPr="00DB6A42" w14:paraId="51FEC0EF" w14:textId="77777777" w:rsidTr="007171DE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7B227F88" w14:textId="77777777" w:rsidR="00E90612" w:rsidRPr="00DB6A42" w:rsidRDefault="00E90612" w:rsidP="007171DE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Срочность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758387D4" w14:textId="77777777" w:rsidR="00E90612" w:rsidRPr="00DB6A42" w:rsidRDefault="00E90612" w:rsidP="007171DE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До востребования 0,01%</w:t>
            </w:r>
          </w:p>
        </w:tc>
      </w:tr>
      <w:tr w:rsidR="00E90612" w:rsidRPr="00DB6A42" w14:paraId="0E718D39" w14:textId="77777777" w:rsidTr="007171DE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353C6079" w14:textId="77777777" w:rsidR="00E90612" w:rsidRPr="00DB6A42" w:rsidRDefault="00E90612" w:rsidP="007171DE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Наименование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684DDF04" w14:textId="77777777" w:rsidR="00E90612" w:rsidRPr="00DB6A42" w:rsidRDefault="00E90612" w:rsidP="007171DE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 </w:t>
            </w: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-</w:t>
            </w:r>
          </w:p>
        </w:tc>
      </w:tr>
      <w:tr w:rsidR="00E90612" w:rsidRPr="00722D6B" w14:paraId="37D8011D" w14:textId="77777777" w:rsidTr="007171DE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35438558" w14:textId="77777777" w:rsidR="00E90612" w:rsidRPr="00DB6A42" w:rsidRDefault="00E90612" w:rsidP="007171DE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Валюта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7A5F5F4D" w14:textId="77777777" w:rsidR="00E90612" w:rsidRPr="00722D6B" w:rsidRDefault="00E90612" w:rsidP="007171DE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 </w:t>
            </w: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BYN</w:t>
            </w:r>
          </w:p>
        </w:tc>
      </w:tr>
      <w:tr w:rsidR="00E90612" w:rsidRPr="00DB6A42" w14:paraId="749B192C" w14:textId="77777777" w:rsidTr="007171DE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74AF7DFD" w14:textId="77777777" w:rsidR="00E90612" w:rsidRPr="00DB6A42" w:rsidRDefault="00E90612" w:rsidP="007171DE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Срок  размещения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0B81458E" w14:textId="77777777" w:rsidR="00E90612" w:rsidRDefault="00E90612" w:rsidP="007171DE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 </w:t>
            </w:r>
            <w:proofErr w:type="spellStart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Диапозон</w:t>
            </w:r>
            <w:proofErr w:type="spellEnd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:</w:t>
            </w:r>
          </w:p>
          <w:p w14:paraId="795608C3" w14:textId="77777777" w:rsidR="00E90612" w:rsidRPr="00DB6A42" w:rsidRDefault="00E90612" w:rsidP="007171DE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1-32</w:t>
            </w:r>
          </w:p>
        </w:tc>
      </w:tr>
      <w:tr w:rsidR="00E90612" w:rsidRPr="00DB6A42" w14:paraId="11594741" w14:textId="77777777" w:rsidTr="007171DE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7D21A265" w14:textId="77777777" w:rsidR="00E90612" w:rsidRPr="00DB6A42" w:rsidRDefault="00E90612" w:rsidP="007171DE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Процентная ставка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0E5FEED0" w14:textId="77777777" w:rsidR="00E90612" w:rsidRPr="00DB6A42" w:rsidRDefault="00E90612" w:rsidP="007171DE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 </w:t>
            </w: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В процентах %</w:t>
            </w:r>
          </w:p>
        </w:tc>
      </w:tr>
      <w:tr w:rsidR="00E90612" w:rsidRPr="00DB6A42" w14:paraId="27C00F7D" w14:textId="77777777" w:rsidTr="007171DE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290F4A1A" w14:textId="77777777" w:rsidR="00E90612" w:rsidRPr="00DB6A42" w:rsidRDefault="00E90612" w:rsidP="007171DE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Способ размещения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4A9A97D8" w14:textId="77777777" w:rsidR="00E90612" w:rsidRPr="00DB6A42" w:rsidRDefault="00E90612" w:rsidP="007171DE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 </w:t>
            </w: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Генеральное соглашение/ЭТП</w:t>
            </w:r>
          </w:p>
        </w:tc>
      </w:tr>
      <w:tr w:rsidR="00E90612" w:rsidRPr="00DB6A42" w14:paraId="21EC59CE" w14:textId="77777777" w:rsidTr="007171DE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0E1EF5F8" w14:textId="77777777" w:rsidR="00E90612" w:rsidRPr="00DB6A42" w:rsidRDefault="00E90612" w:rsidP="007171DE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Право пополнения/право снятия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54CEF07A" w14:textId="77777777" w:rsidR="00E90612" w:rsidRPr="00DB6A42" w:rsidRDefault="00E90612" w:rsidP="007171DE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 </w:t>
            </w: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Не предусмотрено пополнение</w:t>
            </w:r>
          </w:p>
        </w:tc>
      </w:tr>
    </w:tbl>
    <w:p w14:paraId="707ABA56" w14:textId="59247BC7" w:rsidR="004875B8" w:rsidRDefault="003744B1" w:rsidP="000F7645">
      <w:pPr>
        <w:rPr>
          <w:rFonts w:ascii="Times New Roman" w:hAnsi="Times New Roman"/>
          <w:b/>
          <w:sz w:val="28"/>
          <w:szCs w:val="28"/>
        </w:rPr>
      </w:pPr>
      <w:ins w:id="48" w:author="Езерская Анна Иосифовна" w:date="2026-01-06T10:50:00Z">
        <w:r>
          <w:rPr>
            <w:rFonts w:ascii="Times New Roman" w:hAnsi="Times New Roman"/>
            <w:b/>
            <w:noProof/>
            <w:sz w:val="28"/>
            <w:szCs w:val="28"/>
            <w:lang w:eastAsia="ru-RU"/>
          </w:rPr>
          <w:lastRenderedPageBreak/>
          <w:drawing>
            <wp:inline distT="0" distB="0" distL="0" distR="0" wp14:anchorId="5BAA0519" wp14:editId="24926C2C">
              <wp:extent cx="6324600" cy="4791075"/>
              <wp:effectExtent l="0" t="0" r="0" b="9525"/>
              <wp:docPr id="70" name="Рисунок 7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2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324600" cy="479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7AD6C5D" w14:textId="77777777" w:rsidR="003744B1" w:rsidRDefault="003744B1" w:rsidP="000F7645">
      <w:pPr>
        <w:rPr>
          <w:rFonts w:ascii="Times New Roman" w:hAnsi="Times New Roman"/>
          <w:b/>
          <w:sz w:val="28"/>
          <w:szCs w:val="28"/>
        </w:rPr>
      </w:pPr>
    </w:p>
    <w:tbl>
      <w:tblPr>
        <w:tblW w:w="835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4"/>
        <w:gridCol w:w="3670"/>
      </w:tblGrid>
      <w:tr w:rsidR="003744B1" w:rsidRPr="00DB6A42" w14:paraId="0BA5FC70" w14:textId="77777777" w:rsidTr="003744B1">
        <w:trPr>
          <w:trHeight w:val="315"/>
        </w:trPr>
        <w:tc>
          <w:tcPr>
            <w:tcW w:w="8354" w:type="dxa"/>
            <w:gridSpan w:val="2"/>
            <w:shd w:val="clear" w:color="auto" w:fill="auto"/>
            <w:noWrap/>
            <w:vAlign w:val="bottom"/>
            <w:hideMark/>
          </w:tcPr>
          <w:p w14:paraId="70057E34" w14:textId="77777777" w:rsidR="003744B1" w:rsidRPr="00DB6A42" w:rsidRDefault="003744B1" w:rsidP="003744B1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Депозит</w:t>
            </w:r>
          </w:p>
          <w:p w14:paraId="1DC78E2C" w14:textId="77777777" w:rsidR="003744B1" w:rsidRPr="00DB6A42" w:rsidRDefault="003744B1" w:rsidP="003744B1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</w:p>
        </w:tc>
      </w:tr>
      <w:tr w:rsidR="003744B1" w:rsidRPr="00DB6A42" w14:paraId="28219BFA" w14:textId="77777777" w:rsidTr="003744B1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79D20EFA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Вид депозита</w:t>
            </w:r>
          </w:p>
        </w:tc>
        <w:tc>
          <w:tcPr>
            <w:tcW w:w="3670" w:type="dxa"/>
            <w:shd w:val="clear" w:color="auto" w:fill="auto"/>
            <w:noWrap/>
            <w:vAlign w:val="bottom"/>
            <w:hideMark/>
          </w:tcPr>
          <w:p w14:paraId="0A95992A" w14:textId="77777777" w:rsidR="003744B1" w:rsidRPr="00DB6A42" w:rsidRDefault="003744B1" w:rsidP="003744B1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Отзывный</w:t>
            </w:r>
            <w:proofErr w:type="spellEnd"/>
          </w:p>
        </w:tc>
      </w:tr>
      <w:tr w:rsidR="003744B1" w:rsidRPr="00DB6A42" w14:paraId="58FE7493" w14:textId="77777777" w:rsidTr="003744B1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2C6996BF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Наименование</w:t>
            </w:r>
          </w:p>
        </w:tc>
        <w:tc>
          <w:tcPr>
            <w:tcW w:w="3670" w:type="dxa"/>
            <w:shd w:val="clear" w:color="auto" w:fill="auto"/>
            <w:noWrap/>
            <w:vAlign w:val="bottom"/>
            <w:hideMark/>
          </w:tcPr>
          <w:p w14:paraId="69C8D774" w14:textId="0157FD0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-</w:t>
            </w:r>
          </w:p>
        </w:tc>
      </w:tr>
      <w:tr w:rsidR="003744B1" w:rsidRPr="00722D6B" w14:paraId="52B9C698" w14:textId="77777777" w:rsidTr="003744B1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34CB19C6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Валюта</w:t>
            </w:r>
          </w:p>
        </w:tc>
        <w:tc>
          <w:tcPr>
            <w:tcW w:w="3670" w:type="dxa"/>
            <w:shd w:val="clear" w:color="auto" w:fill="auto"/>
            <w:noWrap/>
            <w:vAlign w:val="bottom"/>
            <w:hideMark/>
          </w:tcPr>
          <w:p w14:paraId="6EA889C2" w14:textId="40FA5FFE" w:rsidR="003744B1" w:rsidRPr="00722D6B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BYN</w:t>
            </w:r>
          </w:p>
        </w:tc>
      </w:tr>
      <w:tr w:rsidR="003744B1" w:rsidRPr="00DB6A42" w14:paraId="28A0E5D3" w14:textId="77777777" w:rsidTr="003744B1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3C049D72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Срок  размещения</w:t>
            </w:r>
          </w:p>
        </w:tc>
        <w:tc>
          <w:tcPr>
            <w:tcW w:w="3670" w:type="dxa"/>
            <w:shd w:val="clear" w:color="auto" w:fill="auto"/>
            <w:noWrap/>
            <w:vAlign w:val="bottom"/>
            <w:hideMark/>
          </w:tcPr>
          <w:p w14:paraId="1818EB4B" w14:textId="676CA95B" w:rsidR="003744B1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Диапозон</w:t>
            </w:r>
            <w:proofErr w:type="spellEnd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:</w:t>
            </w:r>
          </w:p>
          <w:p w14:paraId="0F075DA9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1-32</w:t>
            </w:r>
          </w:p>
        </w:tc>
      </w:tr>
      <w:tr w:rsidR="003744B1" w:rsidRPr="00DB6A42" w14:paraId="52DC4E5E" w14:textId="77777777" w:rsidTr="003744B1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3F9DA9CB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Процентная ставка</w:t>
            </w:r>
          </w:p>
        </w:tc>
        <w:tc>
          <w:tcPr>
            <w:tcW w:w="3670" w:type="dxa"/>
            <w:shd w:val="clear" w:color="auto" w:fill="auto"/>
            <w:noWrap/>
            <w:vAlign w:val="bottom"/>
            <w:hideMark/>
          </w:tcPr>
          <w:p w14:paraId="1E8797EE" w14:textId="5071BDEF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Указана в цифровом значении</w:t>
            </w:r>
          </w:p>
        </w:tc>
      </w:tr>
      <w:tr w:rsidR="003744B1" w:rsidRPr="00DB6A42" w14:paraId="5E077247" w14:textId="77777777" w:rsidTr="003744B1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68B73BDF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Способ размещения</w:t>
            </w:r>
          </w:p>
        </w:tc>
        <w:tc>
          <w:tcPr>
            <w:tcW w:w="3670" w:type="dxa"/>
            <w:shd w:val="clear" w:color="auto" w:fill="auto"/>
            <w:noWrap/>
            <w:vAlign w:val="bottom"/>
            <w:hideMark/>
          </w:tcPr>
          <w:p w14:paraId="5880BE0A" w14:textId="0B27C382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Генеральное соглашение/ЭТП</w:t>
            </w:r>
          </w:p>
        </w:tc>
      </w:tr>
    </w:tbl>
    <w:p w14:paraId="6A6E0FDE" w14:textId="77777777" w:rsidR="00915BBD" w:rsidRDefault="00915BBD" w:rsidP="000F7645">
      <w:pPr>
        <w:rPr>
          <w:rFonts w:ascii="Times New Roman" w:hAnsi="Times New Roman"/>
          <w:b/>
          <w:sz w:val="28"/>
          <w:szCs w:val="28"/>
        </w:rPr>
        <w:sectPr w:rsidR="00915BBD" w:rsidSect="00F37C7A">
          <w:pgSz w:w="12240" w:h="15840"/>
          <w:pgMar w:top="851" w:right="851" w:bottom="851" w:left="1418" w:header="720" w:footer="720" w:gutter="0"/>
          <w:cols w:space="720"/>
          <w:docGrid w:linePitch="360"/>
        </w:sectPr>
      </w:pPr>
    </w:p>
    <w:p w14:paraId="5F754057" w14:textId="217A4321" w:rsidR="003744B1" w:rsidRDefault="003744B1" w:rsidP="000F7645">
      <w:pPr>
        <w:rPr>
          <w:rFonts w:ascii="Times New Roman" w:hAnsi="Times New Roman"/>
          <w:b/>
          <w:sz w:val="28"/>
          <w:szCs w:val="28"/>
        </w:rPr>
      </w:pPr>
    </w:p>
    <w:p w14:paraId="645690F1" w14:textId="77777777" w:rsidR="000F1426" w:rsidRPr="00916C19" w:rsidRDefault="000F1426" w:rsidP="000F1426">
      <w:pPr>
        <w:jc w:val="center"/>
        <w:rPr>
          <w:rFonts w:ascii="Times New Roman" w:hAnsi="Times New Roman"/>
          <w:b/>
          <w:sz w:val="28"/>
          <w:szCs w:val="28"/>
        </w:rPr>
      </w:pPr>
      <w:r w:rsidRPr="00916C19">
        <w:rPr>
          <w:rFonts w:ascii="Times New Roman" w:hAnsi="Times New Roman"/>
          <w:b/>
          <w:sz w:val="28"/>
          <w:szCs w:val="28"/>
        </w:rPr>
        <w:t>Страница «Иностранная Валюта»</w:t>
      </w:r>
    </w:p>
    <w:p w14:paraId="68034C68" w14:textId="77777777" w:rsidR="000F1426" w:rsidRPr="00916C19" w:rsidRDefault="000F1426" w:rsidP="000F1426">
      <w:pPr>
        <w:jc w:val="center"/>
        <w:rPr>
          <w:rFonts w:ascii="Times New Roman" w:hAnsi="Times New Roman"/>
          <w:b/>
          <w:sz w:val="28"/>
          <w:szCs w:val="28"/>
        </w:rPr>
      </w:pPr>
      <w:r w:rsidRPr="00916C19">
        <w:rPr>
          <w:rFonts w:ascii="Times New Roman" w:hAnsi="Times New Roman"/>
          <w:b/>
          <w:sz w:val="28"/>
          <w:szCs w:val="28"/>
        </w:rPr>
        <w:t>Безотзывный</w:t>
      </w:r>
    </w:p>
    <w:p w14:paraId="61973055" w14:textId="77777777" w:rsidR="000F1426" w:rsidRPr="00916C19" w:rsidRDefault="000F1426" w:rsidP="000F1426">
      <w:pPr>
        <w:jc w:val="center"/>
        <w:rPr>
          <w:rFonts w:ascii="Times New Roman" w:hAnsi="Times New Roman"/>
          <w:b/>
          <w:sz w:val="28"/>
          <w:szCs w:val="28"/>
        </w:rPr>
      </w:pPr>
      <w:r w:rsidRPr="00916C19">
        <w:rPr>
          <w:rFonts w:ascii="Times New Roman" w:hAnsi="Times New Roman"/>
          <w:b/>
          <w:sz w:val="28"/>
          <w:szCs w:val="28"/>
        </w:rPr>
        <w:t>Китайские юани</w:t>
      </w:r>
    </w:p>
    <w:p w14:paraId="7D6DD443" w14:textId="79A69862" w:rsidR="009D24A4" w:rsidRDefault="007C48DB" w:rsidP="000F7645">
      <w:pPr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849173" wp14:editId="3CCC962F">
            <wp:extent cx="6029325" cy="37147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BC0E" w14:textId="77777777" w:rsidR="003744B1" w:rsidRDefault="003744B1" w:rsidP="003744B1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D57AB4C" wp14:editId="07535915">
            <wp:extent cx="6324600" cy="508635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E35B6" w14:textId="77777777" w:rsidR="003744B1" w:rsidRDefault="003744B1" w:rsidP="003744B1">
      <w:pPr>
        <w:rPr>
          <w:rFonts w:ascii="Times New Roman" w:hAnsi="Times New Roman"/>
          <w:b/>
          <w:sz w:val="28"/>
          <w:szCs w:val="28"/>
        </w:rPr>
      </w:pPr>
    </w:p>
    <w:tbl>
      <w:tblPr>
        <w:tblW w:w="977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4"/>
        <w:gridCol w:w="5087"/>
      </w:tblGrid>
      <w:tr w:rsidR="003744B1" w:rsidRPr="00DB6A42" w14:paraId="1D2A154B" w14:textId="77777777" w:rsidTr="003744B1">
        <w:trPr>
          <w:trHeight w:val="315"/>
        </w:trPr>
        <w:tc>
          <w:tcPr>
            <w:tcW w:w="9771" w:type="dxa"/>
            <w:gridSpan w:val="2"/>
            <w:shd w:val="clear" w:color="auto" w:fill="auto"/>
            <w:noWrap/>
            <w:vAlign w:val="bottom"/>
            <w:hideMark/>
          </w:tcPr>
          <w:p w14:paraId="5F0F4BAD" w14:textId="77777777" w:rsidR="003744B1" w:rsidRPr="00DB6A42" w:rsidRDefault="003744B1" w:rsidP="003744B1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Депозит</w:t>
            </w:r>
          </w:p>
          <w:p w14:paraId="68D70D67" w14:textId="77777777" w:rsidR="003744B1" w:rsidRPr="00DB6A42" w:rsidRDefault="003744B1" w:rsidP="003744B1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</w:p>
        </w:tc>
      </w:tr>
      <w:tr w:rsidR="003744B1" w:rsidRPr="00DB6A42" w14:paraId="73E06A77" w14:textId="77777777" w:rsidTr="003744B1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727F8ECC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Вид депозита</w:t>
            </w:r>
          </w:p>
        </w:tc>
        <w:tc>
          <w:tcPr>
            <w:tcW w:w="5087" w:type="dxa"/>
            <w:shd w:val="clear" w:color="auto" w:fill="auto"/>
            <w:noWrap/>
            <w:vAlign w:val="bottom"/>
            <w:hideMark/>
          </w:tcPr>
          <w:p w14:paraId="22961CED" w14:textId="77777777" w:rsidR="003744B1" w:rsidRPr="00DB6A42" w:rsidRDefault="003744B1" w:rsidP="003744B1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Безотзывный</w:t>
            </w:r>
          </w:p>
        </w:tc>
      </w:tr>
      <w:tr w:rsidR="003744B1" w:rsidRPr="00DB6A42" w14:paraId="0CF597DF" w14:textId="77777777" w:rsidTr="003744B1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0361442E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Наименование</w:t>
            </w:r>
          </w:p>
        </w:tc>
        <w:tc>
          <w:tcPr>
            <w:tcW w:w="5087" w:type="dxa"/>
            <w:shd w:val="clear" w:color="auto" w:fill="auto"/>
            <w:noWrap/>
            <w:vAlign w:val="bottom"/>
            <w:hideMark/>
          </w:tcPr>
          <w:p w14:paraId="45815062" w14:textId="2DE9104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-</w:t>
            </w:r>
          </w:p>
        </w:tc>
      </w:tr>
      <w:tr w:rsidR="003744B1" w:rsidRPr="00722D6B" w14:paraId="75B9EE8C" w14:textId="77777777" w:rsidTr="003744B1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44CFF870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Валюта</w:t>
            </w:r>
          </w:p>
        </w:tc>
        <w:tc>
          <w:tcPr>
            <w:tcW w:w="5087" w:type="dxa"/>
            <w:shd w:val="clear" w:color="auto" w:fill="auto"/>
            <w:noWrap/>
            <w:vAlign w:val="bottom"/>
            <w:hideMark/>
          </w:tcPr>
          <w:p w14:paraId="797AC3E4" w14:textId="0CFF8CF3" w:rsidR="003744B1" w:rsidRPr="00722D6B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CNY</w:t>
            </w:r>
          </w:p>
        </w:tc>
      </w:tr>
      <w:tr w:rsidR="003744B1" w:rsidRPr="00DB6A42" w14:paraId="4F3C0D41" w14:textId="77777777" w:rsidTr="003744B1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79016046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Срок  размещения</w:t>
            </w:r>
          </w:p>
        </w:tc>
        <w:tc>
          <w:tcPr>
            <w:tcW w:w="5087" w:type="dxa"/>
            <w:shd w:val="clear" w:color="auto" w:fill="auto"/>
            <w:noWrap/>
            <w:vAlign w:val="bottom"/>
            <w:hideMark/>
          </w:tcPr>
          <w:p w14:paraId="44D76187" w14:textId="76C66496" w:rsidR="003744B1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Диапазон:</w:t>
            </w:r>
          </w:p>
          <w:p w14:paraId="15C55AE0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32-61, 62-185, 186-366, 366</w:t>
            </w: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-730</w:t>
            </w:r>
          </w:p>
        </w:tc>
      </w:tr>
      <w:tr w:rsidR="003744B1" w:rsidRPr="00DB6A42" w14:paraId="43030A7C" w14:textId="77777777" w:rsidTr="003744B1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4DD55433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Процентная ставка</w:t>
            </w:r>
          </w:p>
        </w:tc>
        <w:tc>
          <w:tcPr>
            <w:tcW w:w="5087" w:type="dxa"/>
            <w:shd w:val="clear" w:color="auto" w:fill="auto"/>
            <w:noWrap/>
            <w:vAlign w:val="bottom"/>
            <w:hideMark/>
          </w:tcPr>
          <w:p w14:paraId="0C0BFD5A" w14:textId="7946C61B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5964BE">
              <w:rPr>
                <w:rFonts w:ascii="Times New Roman" w:hAnsi="Times New Roman"/>
                <w:color w:val="000000"/>
                <w:szCs w:val="24"/>
                <w:lang w:eastAsia="ru-RU"/>
              </w:rPr>
              <w:t>Указана в цифровом значении</w:t>
            </w:r>
          </w:p>
        </w:tc>
      </w:tr>
      <w:tr w:rsidR="003744B1" w:rsidRPr="00DB6A42" w14:paraId="59BDB1B7" w14:textId="77777777" w:rsidTr="003744B1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66B61801" w14:textId="77777777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Способ размещения</w:t>
            </w:r>
          </w:p>
        </w:tc>
        <w:tc>
          <w:tcPr>
            <w:tcW w:w="5087" w:type="dxa"/>
            <w:shd w:val="clear" w:color="auto" w:fill="auto"/>
            <w:noWrap/>
            <w:vAlign w:val="bottom"/>
            <w:hideMark/>
          </w:tcPr>
          <w:p w14:paraId="72C3B9D9" w14:textId="0427595A" w:rsidR="003744B1" w:rsidRPr="00DB6A42" w:rsidRDefault="003744B1" w:rsidP="003744B1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Генеральное соглашение/ЭТП</w:t>
            </w:r>
          </w:p>
        </w:tc>
      </w:tr>
    </w:tbl>
    <w:p w14:paraId="72CF3923" w14:textId="77777777" w:rsidR="00915BBD" w:rsidRDefault="00915BBD" w:rsidP="000F7645">
      <w:pPr>
        <w:rPr>
          <w:rFonts w:ascii="Times New Roman" w:hAnsi="Times New Roman"/>
          <w:b/>
          <w:sz w:val="28"/>
          <w:szCs w:val="28"/>
        </w:rPr>
        <w:sectPr w:rsidR="00915BBD" w:rsidSect="00F37C7A">
          <w:pgSz w:w="12240" w:h="15840"/>
          <w:pgMar w:top="851" w:right="851" w:bottom="851" w:left="1418" w:header="720" w:footer="720" w:gutter="0"/>
          <w:cols w:space="720"/>
          <w:docGrid w:linePitch="360"/>
        </w:sectPr>
      </w:pPr>
    </w:p>
    <w:p w14:paraId="0730F119" w14:textId="2667AFC7" w:rsidR="007C48DB" w:rsidRDefault="007C48DB" w:rsidP="000F7645">
      <w:pPr>
        <w:rPr>
          <w:rFonts w:ascii="Times New Roman" w:hAnsi="Times New Roman"/>
          <w:b/>
          <w:sz w:val="28"/>
          <w:szCs w:val="28"/>
        </w:rPr>
      </w:pPr>
    </w:p>
    <w:p w14:paraId="00A00883" w14:textId="2211BD2A" w:rsidR="00E90BA8" w:rsidRDefault="00E90BA8" w:rsidP="00E90BA8">
      <w:pPr>
        <w:jc w:val="center"/>
        <w:rPr>
          <w:rFonts w:ascii="Times New Roman" w:hAnsi="Times New Roman"/>
          <w:b/>
          <w:szCs w:val="24"/>
        </w:rPr>
      </w:pPr>
      <w:r w:rsidRPr="00D82433">
        <w:rPr>
          <w:rFonts w:ascii="Times New Roman" w:hAnsi="Times New Roman"/>
          <w:b/>
          <w:szCs w:val="24"/>
        </w:rPr>
        <w:t>Российские рубли</w:t>
      </w:r>
    </w:p>
    <w:p w14:paraId="5EF99547" w14:textId="3CF4269B" w:rsidR="007C48DB" w:rsidRDefault="00E90BA8" w:rsidP="00915BB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D79D9C1" wp14:editId="46A3ABF6">
            <wp:extent cx="6191250" cy="6362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41AE" w14:textId="45214A10" w:rsidR="00E90BA8" w:rsidRDefault="00915BBD" w:rsidP="00915BBD">
      <w:pPr>
        <w:jc w:val="center"/>
        <w:rPr>
          <w:rFonts w:ascii="Times New Roman" w:hAnsi="Times New Roman"/>
          <w:b/>
          <w:sz w:val="28"/>
          <w:szCs w:val="28"/>
        </w:rPr>
      </w:pPr>
      <w:ins w:id="49" w:author="Езерская Анна Иосифовна" w:date="2026-01-06T11:34:00Z">
        <w:r>
          <w:rPr>
            <w:rFonts w:ascii="Times New Roman" w:hAnsi="Times New Roman"/>
            <w:b/>
            <w:noProof/>
            <w:sz w:val="28"/>
            <w:szCs w:val="28"/>
            <w:lang w:eastAsia="ru-RU"/>
          </w:rPr>
          <w:lastRenderedPageBreak/>
          <w:drawing>
            <wp:inline distT="0" distB="0" distL="0" distR="0" wp14:anchorId="292329E5" wp14:editId="220B8052">
              <wp:extent cx="6331585" cy="6379191"/>
              <wp:effectExtent l="0" t="0" r="0" b="3175"/>
              <wp:docPr id="72" name="Рисунок 7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3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331585" cy="63791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1EF96541" w14:textId="77777777" w:rsidR="00915BBD" w:rsidRDefault="00915BBD" w:rsidP="006927F3">
      <w:pPr>
        <w:jc w:val="center"/>
        <w:rPr>
          <w:rFonts w:ascii="Times New Roman" w:hAnsi="Times New Roman"/>
          <w:b/>
          <w:szCs w:val="24"/>
        </w:rPr>
        <w:sectPr w:rsidR="00915BBD" w:rsidSect="00F37C7A">
          <w:pgSz w:w="12240" w:h="15840"/>
          <w:pgMar w:top="851" w:right="851" w:bottom="851" w:left="1418" w:header="720" w:footer="720" w:gutter="0"/>
          <w:cols w:space="720"/>
          <w:docGrid w:linePitch="360"/>
        </w:sectPr>
      </w:pPr>
    </w:p>
    <w:p w14:paraId="09115B96" w14:textId="3A16FD1F" w:rsidR="006927F3" w:rsidRDefault="006927F3" w:rsidP="006927F3">
      <w:pPr>
        <w:jc w:val="center"/>
        <w:rPr>
          <w:rFonts w:ascii="Times New Roman" w:hAnsi="Times New Roman"/>
          <w:b/>
          <w:szCs w:val="24"/>
        </w:rPr>
      </w:pPr>
      <w:proofErr w:type="spellStart"/>
      <w:r>
        <w:rPr>
          <w:rFonts w:ascii="Times New Roman" w:hAnsi="Times New Roman"/>
          <w:b/>
          <w:szCs w:val="24"/>
        </w:rPr>
        <w:lastRenderedPageBreak/>
        <w:t>Отзывный</w:t>
      </w:r>
      <w:proofErr w:type="spellEnd"/>
    </w:p>
    <w:p w14:paraId="642C729A" w14:textId="77777777" w:rsidR="006927F3" w:rsidRDefault="006927F3" w:rsidP="006927F3">
      <w:pPr>
        <w:jc w:val="center"/>
        <w:rPr>
          <w:rFonts w:ascii="Times New Roman" w:hAnsi="Times New Roman"/>
          <w:b/>
          <w:szCs w:val="24"/>
        </w:rPr>
      </w:pPr>
    </w:p>
    <w:p w14:paraId="220181F8" w14:textId="77777777" w:rsidR="00915BBD" w:rsidRDefault="00915BBD" w:rsidP="00915BB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C492768" wp14:editId="2D799A79">
            <wp:extent cx="6019800" cy="2152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C9A2" w14:textId="77777777" w:rsidR="00915BBD" w:rsidRDefault="00915BBD" w:rsidP="00915BBD">
      <w:pPr>
        <w:rPr>
          <w:rFonts w:ascii="Times New Roman" w:hAnsi="Times New Roman"/>
          <w:b/>
          <w:sz w:val="28"/>
          <w:szCs w:val="28"/>
        </w:rPr>
      </w:pPr>
    </w:p>
    <w:tbl>
      <w:tblPr>
        <w:tblW w:w="9629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4"/>
        <w:gridCol w:w="4945"/>
      </w:tblGrid>
      <w:tr w:rsidR="00915BBD" w:rsidRPr="00DB6A42" w14:paraId="5FA2E95B" w14:textId="77777777" w:rsidTr="00E3210B">
        <w:trPr>
          <w:trHeight w:val="315"/>
        </w:trPr>
        <w:tc>
          <w:tcPr>
            <w:tcW w:w="9629" w:type="dxa"/>
            <w:gridSpan w:val="2"/>
            <w:shd w:val="clear" w:color="auto" w:fill="auto"/>
            <w:noWrap/>
            <w:vAlign w:val="bottom"/>
            <w:hideMark/>
          </w:tcPr>
          <w:p w14:paraId="73BB0AB7" w14:textId="77777777" w:rsidR="00915BBD" w:rsidRPr="00DB6A42" w:rsidRDefault="00915BBD" w:rsidP="00E3210B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Депозит</w:t>
            </w:r>
          </w:p>
          <w:p w14:paraId="6996F787" w14:textId="77777777" w:rsidR="00915BBD" w:rsidRPr="00DB6A42" w:rsidRDefault="00915BBD" w:rsidP="00E3210B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</w:p>
        </w:tc>
      </w:tr>
      <w:tr w:rsidR="00915BBD" w:rsidRPr="00DB6A42" w14:paraId="37645FF5" w14:textId="77777777" w:rsidTr="00E3210B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07DF36CE" w14:textId="77777777" w:rsidR="00915BBD" w:rsidRPr="00DB6A42" w:rsidRDefault="00915BBD" w:rsidP="00E3210B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Вид депозита</w:t>
            </w:r>
          </w:p>
        </w:tc>
        <w:tc>
          <w:tcPr>
            <w:tcW w:w="4945" w:type="dxa"/>
            <w:shd w:val="clear" w:color="auto" w:fill="auto"/>
            <w:noWrap/>
            <w:vAlign w:val="bottom"/>
            <w:hideMark/>
          </w:tcPr>
          <w:p w14:paraId="19464226" w14:textId="77777777" w:rsidR="00915BBD" w:rsidRPr="00DB6A42" w:rsidRDefault="00915BBD" w:rsidP="00E3210B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Отзывный</w:t>
            </w:r>
            <w:proofErr w:type="spellEnd"/>
          </w:p>
        </w:tc>
      </w:tr>
      <w:tr w:rsidR="00915BBD" w:rsidRPr="00DB6A42" w14:paraId="5B9A29D4" w14:textId="77777777" w:rsidTr="00E3210B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20C1FDAB" w14:textId="77777777" w:rsidR="00915BBD" w:rsidRPr="00DB6A42" w:rsidRDefault="00915BBD" w:rsidP="00E3210B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Наименование</w:t>
            </w:r>
          </w:p>
        </w:tc>
        <w:tc>
          <w:tcPr>
            <w:tcW w:w="4945" w:type="dxa"/>
            <w:shd w:val="clear" w:color="auto" w:fill="auto"/>
            <w:noWrap/>
            <w:vAlign w:val="bottom"/>
            <w:hideMark/>
          </w:tcPr>
          <w:p w14:paraId="4D2D3D6C" w14:textId="77777777" w:rsidR="00915BBD" w:rsidRPr="00DB6A42" w:rsidRDefault="00915BBD" w:rsidP="00E3210B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 </w:t>
            </w: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-</w:t>
            </w:r>
          </w:p>
        </w:tc>
      </w:tr>
      <w:tr w:rsidR="00915BBD" w:rsidRPr="0046787F" w14:paraId="562D97AA" w14:textId="77777777" w:rsidTr="00E3210B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4443A2CD" w14:textId="77777777" w:rsidR="00915BBD" w:rsidRPr="00DB6A42" w:rsidRDefault="00915BBD" w:rsidP="00E3210B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Валюта</w:t>
            </w:r>
          </w:p>
        </w:tc>
        <w:tc>
          <w:tcPr>
            <w:tcW w:w="4945" w:type="dxa"/>
            <w:shd w:val="clear" w:color="auto" w:fill="auto"/>
            <w:noWrap/>
            <w:vAlign w:val="bottom"/>
            <w:hideMark/>
          </w:tcPr>
          <w:p w14:paraId="71C964D1" w14:textId="77777777" w:rsidR="00915BBD" w:rsidRPr="0046787F" w:rsidRDefault="00915BBD" w:rsidP="00E3210B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RUB</w:t>
            </w:r>
          </w:p>
        </w:tc>
      </w:tr>
      <w:tr w:rsidR="00915BBD" w:rsidRPr="00DB6A42" w14:paraId="4D6678D4" w14:textId="77777777" w:rsidTr="00E3210B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2E204AC5" w14:textId="77777777" w:rsidR="00915BBD" w:rsidRPr="00DB6A42" w:rsidRDefault="00915BBD" w:rsidP="00E3210B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Срок  размещения</w:t>
            </w:r>
          </w:p>
        </w:tc>
        <w:tc>
          <w:tcPr>
            <w:tcW w:w="4945" w:type="dxa"/>
            <w:shd w:val="clear" w:color="auto" w:fill="auto"/>
            <w:noWrap/>
            <w:vAlign w:val="bottom"/>
            <w:hideMark/>
          </w:tcPr>
          <w:p w14:paraId="27E144A1" w14:textId="141CD688" w:rsidR="00915BBD" w:rsidRDefault="00915BBD" w:rsidP="00E3210B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Диапозон</w:t>
            </w:r>
            <w:proofErr w:type="spellEnd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:</w:t>
            </w:r>
          </w:p>
          <w:p w14:paraId="08129EE5" w14:textId="77777777" w:rsidR="00915BBD" w:rsidRPr="00DB6A42" w:rsidRDefault="00915BBD" w:rsidP="00E3210B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3-91</w:t>
            </w:r>
          </w:p>
        </w:tc>
      </w:tr>
      <w:tr w:rsidR="00915BBD" w:rsidRPr="00DB6A42" w14:paraId="3ACB1F6A" w14:textId="77777777" w:rsidTr="00E3210B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6F363B59" w14:textId="77777777" w:rsidR="00915BBD" w:rsidRPr="00DB6A42" w:rsidRDefault="00915BBD" w:rsidP="00E3210B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Процентная ставка</w:t>
            </w:r>
          </w:p>
        </w:tc>
        <w:tc>
          <w:tcPr>
            <w:tcW w:w="4945" w:type="dxa"/>
            <w:shd w:val="clear" w:color="auto" w:fill="auto"/>
            <w:noWrap/>
            <w:vAlign w:val="bottom"/>
            <w:hideMark/>
          </w:tcPr>
          <w:p w14:paraId="0E8FB979" w14:textId="2D3B003D" w:rsidR="00915BBD" w:rsidRPr="00DB6A42" w:rsidRDefault="00915BBD" w:rsidP="00E3210B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342ACE">
              <w:rPr>
                <w:rFonts w:ascii="Times New Roman" w:hAnsi="Times New Roman"/>
                <w:color w:val="000000"/>
                <w:szCs w:val="24"/>
                <w:lang w:eastAsia="ru-RU"/>
              </w:rPr>
              <w:t>Указана в цифровом значении</w:t>
            </w:r>
          </w:p>
        </w:tc>
      </w:tr>
      <w:tr w:rsidR="00915BBD" w:rsidRPr="00DB6A42" w14:paraId="053FE08C" w14:textId="77777777" w:rsidTr="00E3210B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1D80F1CA" w14:textId="77777777" w:rsidR="00915BBD" w:rsidRPr="00DB6A42" w:rsidRDefault="00915BBD" w:rsidP="00E3210B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Способ размещения</w:t>
            </w:r>
          </w:p>
        </w:tc>
        <w:tc>
          <w:tcPr>
            <w:tcW w:w="4945" w:type="dxa"/>
            <w:shd w:val="clear" w:color="auto" w:fill="auto"/>
            <w:noWrap/>
            <w:vAlign w:val="bottom"/>
            <w:hideMark/>
          </w:tcPr>
          <w:p w14:paraId="76C88269" w14:textId="252A52A3" w:rsidR="00915BBD" w:rsidRPr="00DB6A42" w:rsidRDefault="00915BBD" w:rsidP="00E3210B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Генеральное соглашение/ЭТП</w:t>
            </w:r>
          </w:p>
        </w:tc>
      </w:tr>
    </w:tbl>
    <w:p w14:paraId="7E960BA2" w14:textId="77777777" w:rsidR="00915BBD" w:rsidRDefault="00915BBD" w:rsidP="00915BBD">
      <w:pPr>
        <w:rPr>
          <w:rFonts w:ascii="Times New Roman" w:hAnsi="Times New Roman"/>
          <w:b/>
          <w:sz w:val="28"/>
          <w:szCs w:val="28"/>
        </w:rPr>
      </w:pPr>
    </w:p>
    <w:p w14:paraId="5D494F91" w14:textId="77777777" w:rsidR="00915BBD" w:rsidRDefault="00915BBD" w:rsidP="00915BBD">
      <w:pPr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27D7B2" wp14:editId="6C8A82EE">
            <wp:extent cx="5991225" cy="21907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687B" w14:textId="77777777" w:rsidR="00915BBD" w:rsidRDefault="00915BBD" w:rsidP="00915BBD">
      <w:pPr>
        <w:ind w:firstLine="567"/>
        <w:rPr>
          <w:rFonts w:ascii="Times New Roman" w:hAnsi="Times New Roman"/>
          <w:sz w:val="28"/>
          <w:szCs w:val="28"/>
        </w:rPr>
      </w:pPr>
      <w:r w:rsidRPr="006927F3">
        <w:rPr>
          <w:rFonts w:ascii="Times New Roman" w:hAnsi="Times New Roman"/>
          <w:sz w:val="28"/>
          <w:szCs w:val="28"/>
          <w:lang w:val="en-US"/>
        </w:rPr>
        <w:t>USD</w:t>
      </w:r>
      <w:r w:rsidRPr="006927F3">
        <w:rPr>
          <w:rFonts w:ascii="Times New Roman" w:hAnsi="Times New Roman"/>
          <w:sz w:val="28"/>
          <w:szCs w:val="28"/>
        </w:rPr>
        <w:t xml:space="preserve">, </w:t>
      </w:r>
      <w:r w:rsidRPr="006927F3">
        <w:rPr>
          <w:rFonts w:ascii="Times New Roman" w:hAnsi="Times New Roman"/>
          <w:sz w:val="28"/>
          <w:szCs w:val="28"/>
          <w:lang w:val="en-US"/>
        </w:rPr>
        <w:t>EUR</w:t>
      </w:r>
      <w:r w:rsidRPr="006927F3">
        <w:rPr>
          <w:rFonts w:ascii="Times New Roman" w:hAnsi="Times New Roman"/>
          <w:sz w:val="28"/>
          <w:szCs w:val="28"/>
        </w:rPr>
        <w:t xml:space="preserve"> отсутствуют.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5C1D7922" w14:textId="712F5F4F" w:rsidR="003D4BD2" w:rsidRDefault="00915BBD" w:rsidP="00915BBD">
      <w:pPr>
        <w:ind w:firstLine="567"/>
        <w:rPr>
          <w:rFonts w:ascii="Times New Roman" w:hAnsi="Times New Roman"/>
          <w:sz w:val="28"/>
          <w:szCs w:val="28"/>
        </w:rPr>
      </w:pPr>
      <w:r w:rsidRPr="006927F3">
        <w:rPr>
          <w:rFonts w:ascii="Times New Roman" w:hAnsi="Times New Roman"/>
          <w:sz w:val="28"/>
          <w:szCs w:val="28"/>
        </w:rPr>
        <w:t>При появлении информации отличной от указанной записать отдельно в чем отличие.</w:t>
      </w:r>
    </w:p>
    <w:p w14:paraId="41683ABB" w14:textId="77777777" w:rsidR="00915BBD" w:rsidRDefault="00915BBD" w:rsidP="00915BBD">
      <w:pPr>
        <w:ind w:firstLine="567"/>
        <w:rPr>
          <w:rFonts w:ascii="Times New Roman" w:hAnsi="Times New Roman"/>
          <w:sz w:val="28"/>
          <w:szCs w:val="28"/>
        </w:rPr>
      </w:pPr>
    </w:p>
    <w:p w14:paraId="6379D43B" w14:textId="75E38F68" w:rsidR="00F55F24" w:rsidRDefault="00F55F24" w:rsidP="00F55F24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CA3C11">
        <w:rPr>
          <w:rFonts w:ascii="Times New Roman" w:hAnsi="Times New Roman"/>
          <w:sz w:val="28"/>
          <w:szCs w:val="28"/>
        </w:rPr>
        <w:t>роце</w:t>
      </w:r>
      <w:r>
        <w:rPr>
          <w:rFonts w:ascii="Times New Roman" w:hAnsi="Times New Roman"/>
          <w:sz w:val="28"/>
          <w:szCs w:val="28"/>
        </w:rPr>
        <w:t>с</w:t>
      </w:r>
      <w:r w:rsidRPr="00CA3C11">
        <w:rPr>
          <w:rFonts w:ascii="Times New Roman" w:hAnsi="Times New Roman"/>
          <w:sz w:val="28"/>
          <w:szCs w:val="28"/>
        </w:rPr>
        <w:t>с мониторинга</w:t>
      </w:r>
      <w:r w:rsidRPr="003B13C6">
        <w:rPr>
          <w:rFonts w:ascii="Times New Roman" w:hAnsi="Times New Roman"/>
          <w:sz w:val="28"/>
          <w:szCs w:val="28"/>
        </w:rPr>
        <w:t xml:space="preserve"> каждо</w:t>
      </w:r>
      <w:r>
        <w:rPr>
          <w:rFonts w:ascii="Times New Roman" w:hAnsi="Times New Roman"/>
          <w:sz w:val="28"/>
          <w:szCs w:val="28"/>
        </w:rPr>
        <w:t xml:space="preserve">го </w:t>
      </w:r>
      <w:r w:rsidRPr="003B13C6">
        <w:rPr>
          <w:rFonts w:ascii="Times New Roman" w:hAnsi="Times New Roman"/>
          <w:sz w:val="28"/>
          <w:szCs w:val="28"/>
        </w:rPr>
        <w:t>сайт</w:t>
      </w:r>
      <w:r>
        <w:rPr>
          <w:rFonts w:ascii="Times New Roman" w:hAnsi="Times New Roman"/>
          <w:sz w:val="28"/>
          <w:szCs w:val="28"/>
        </w:rPr>
        <w:t>а</w:t>
      </w:r>
      <w:r w:rsidRPr="003B13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приведен</w:t>
      </w:r>
      <w:r w:rsidRPr="003B13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 П</w:t>
      </w:r>
      <w:r w:rsidRPr="003B13C6">
        <w:rPr>
          <w:rFonts w:ascii="Times New Roman" w:hAnsi="Times New Roman"/>
          <w:sz w:val="28"/>
          <w:szCs w:val="28"/>
        </w:rPr>
        <w:t>риложени</w:t>
      </w:r>
      <w:r>
        <w:rPr>
          <w:rFonts w:ascii="Times New Roman" w:hAnsi="Times New Roman"/>
          <w:sz w:val="28"/>
          <w:szCs w:val="28"/>
        </w:rPr>
        <w:t xml:space="preserve">ях 1-6. </w:t>
      </w:r>
    </w:p>
    <w:p w14:paraId="5A9DC469" w14:textId="4633EC9B" w:rsidR="00FD5F39" w:rsidRPr="00B3397C" w:rsidRDefault="00775052" w:rsidP="00EB7727">
      <w:pPr>
        <w:pStyle w:val="1"/>
        <w:spacing w:line="252" w:lineRule="auto"/>
        <w:ind w:left="0" w:firstLine="709"/>
        <w:contextualSpacing/>
        <w:rPr>
          <w:rFonts w:ascii="Times New Roman" w:hAnsi="Times New Roman"/>
          <w:szCs w:val="28"/>
          <w:lang w:val="en-US"/>
        </w:rPr>
      </w:pPr>
      <w:bookmarkStart w:id="50" w:name="_Toc207980339"/>
      <w:bookmarkStart w:id="51" w:name="_Toc218605543"/>
      <w:bookmarkEnd w:id="36"/>
      <w:bookmarkEnd w:id="37"/>
      <w:bookmarkEnd w:id="38"/>
      <w:bookmarkEnd w:id="39"/>
      <w:bookmarkEnd w:id="40"/>
      <w:bookmarkEnd w:id="41"/>
      <w:bookmarkEnd w:id="42"/>
      <w:bookmarkEnd w:id="45"/>
      <w:r w:rsidRPr="00B3397C">
        <w:rPr>
          <w:rFonts w:ascii="Times New Roman" w:hAnsi="Times New Roman"/>
          <w:szCs w:val="28"/>
        </w:rPr>
        <w:lastRenderedPageBreak/>
        <w:t xml:space="preserve">Реализация в </w:t>
      </w:r>
      <w:r w:rsidRPr="00B3397C">
        <w:rPr>
          <w:rFonts w:ascii="Times New Roman" w:hAnsi="Times New Roman"/>
          <w:szCs w:val="28"/>
          <w:lang w:val="en-US"/>
        </w:rPr>
        <w:t>RPA</w:t>
      </w:r>
      <w:bookmarkEnd w:id="50"/>
      <w:bookmarkEnd w:id="51"/>
    </w:p>
    <w:p w14:paraId="5108CDF9" w14:textId="77777777" w:rsidR="00423CBC" w:rsidRPr="00423CBC" w:rsidRDefault="00423CBC" w:rsidP="00423CBC">
      <w:pPr>
        <w:rPr>
          <w:lang w:val="en-US"/>
        </w:rPr>
      </w:pPr>
    </w:p>
    <w:p w14:paraId="758B4315" w14:textId="63745E75" w:rsidR="00423CBC" w:rsidRPr="00E62C6B" w:rsidRDefault="00423CBC" w:rsidP="00E62C6B">
      <w:pPr>
        <w:ind w:firstLine="709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5C6905">
        <w:rPr>
          <w:rFonts w:ascii="Times New Roman" w:hAnsi="Times New Roman"/>
          <w:sz w:val="28"/>
          <w:szCs w:val="28"/>
        </w:rPr>
        <w:t>Парсинг</w:t>
      </w:r>
      <w:proofErr w:type="spellEnd"/>
      <w:r w:rsidRPr="005C6905">
        <w:rPr>
          <w:rFonts w:ascii="Times New Roman" w:hAnsi="Times New Roman"/>
          <w:sz w:val="28"/>
          <w:szCs w:val="28"/>
        </w:rPr>
        <w:t xml:space="preserve"> </w:t>
      </w:r>
      <w:r w:rsidR="00942642" w:rsidRPr="00180BAD">
        <w:rPr>
          <w:rFonts w:ascii="Times New Roman" w:hAnsi="Times New Roman"/>
          <w:color w:val="000000"/>
          <w:sz w:val="28"/>
          <w:szCs w:val="28"/>
        </w:rPr>
        <w:t xml:space="preserve">процентных ставок по срочным </w:t>
      </w:r>
      <w:r w:rsidR="00942642">
        <w:rPr>
          <w:rFonts w:ascii="Times New Roman" w:hAnsi="Times New Roman"/>
          <w:color w:val="000000"/>
          <w:sz w:val="28"/>
          <w:szCs w:val="28"/>
        </w:rPr>
        <w:t xml:space="preserve">банковским вкладам (депозитам) </w:t>
      </w:r>
      <w:r w:rsidR="00942642" w:rsidRPr="00180BAD">
        <w:rPr>
          <w:rFonts w:ascii="Times New Roman" w:hAnsi="Times New Roman"/>
          <w:color w:val="000000"/>
          <w:sz w:val="28"/>
          <w:szCs w:val="28"/>
        </w:rPr>
        <w:t>юридических лиц в банках РБ</w:t>
      </w:r>
      <w:r w:rsidR="00FE2265" w:rsidRPr="005C6905">
        <w:rPr>
          <w:rFonts w:ascii="Times New Roman" w:hAnsi="Times New Roman"/>
          <w:sz w:val="28"/>
          <w:szCs w:val="28"/>
        </w:rPr>
        <w:t xml:space="preserve"> </w:t>
      </w:r>
      <w:r w:rsidR="00FE2265">
        <w:rPr>
          <w:rFonts w:ascii="Times New Roman" w:hAnsi="Times New Roman"/>
          <w:sz w:val="28"/>
          <w:szCs w:val="28"/>
        </w:rPr>
        <w:t xml:space="preserve">производится </w:t>
      </w:r>
      <w:r w:rsidRPr="005C6905">
        <w:rPr>
          <w:rFonts w:ascii="Times New Roman" w:hAnsi="Times New Roman"/>
          <w:sz w:val="28"/>
          <w:szCs w:val="28"/>
        </w:rPr>
        <w:t xml:space="preserve">по ссылкам, указанным в разделе 2, выполняется на платформе </w:t>
      </w:r>
      <w:r w:rsidRPr="005C6905">
        <w:rPr>
          <w:rFonts w:ascii="Times New Roman" w:hAnsi="Times New Roman"/>
          <w:sz w:val="28"/>
          <w:szCs w:val="28"/>
          <w:lang w:val="en-US"/>
        </w:rPr>
        <w:t>Sherpa</w:t>
      </w:r>
      <w:r w:rsidRPr="005C6905">
        <w:rPr>
          <w:rFonts w:ascii="Times New Roman" w:hAnsi="Times New Roman"/>
          <w:sz w:val="28"/>
          <w:szCs w:val="28"/>
        </w:rPr>
        <w:t xml:space="preserve"> </w:t>
      </w:r>
      <w:r w:rsidRPr="005C6905">
        <w:rPr>
          <w:rFonts w:ascii="Times New Roman" w:hAnsi="Times New Roman"/>
          <w:sz w:val="28"/>
          <w:szCs w:val="28"/>
          <w:lang w:val="en-US"/>
        </w:rPr>
        <w:t>RPA</w:t>
      </w:r>
      <w:r w:rsidRPr="005C6905">
        <w:rPr>
          <w:rFonts w:ascii="Times New Roman" w:hAnsi="Times New Roman"/>
          <w:sz w:val="28"/>
          <w:szCs w:val="28"/>
        </w:rPr>
        <w:t xml:space="preserve">. Инструменты и способ сбора информации определяется разработчиками программных роботов. С учетом уникальности каждого сайта для каждого сайта применяется индивидуальных подход при реализации робота на платформе </w:t>
      </w:r>
      <w:r w:rsidRPr="005C6905">
        <w:rPr>
          <w:rFonts w:ascii="Times New Roman" w:hAnsi="Times New Roman"/>
          <w:sz w:val="28"/>
          <w:szCs w:val="28"/>
          <w:lang w:val="en-US"/>
        </w:rPr>
        <w:t>Sherpa</w:t>
      </w:r>
      <w:r w:rsidRPr="005C6905">
        <w:rPr>
          <w:rFonts w:ascii="Times New Roman" w:hAnsi="Times New Roman"/>
          <w:sz w:val="28"/>
          <w:szCs w:val="28"/>
        </w:rPr>
        <w:t xml:space="preserve"> </w:t>
      </w:r>
      <w:r w:rsidRPr="005C6905">
        <w:rPr>
          <w:rFonts w:ascii="Times New Roman" w:hAnsi="Times New Roman"/>
          <w:sz w:val="28"/>
          <w:szCs w:val="28"/>
          <w:lang w:val="en-US"/>
        </w:rPr>
        <w:t>RPA</w:t>
      </w:r>
      <w:r w:rsidRPr="005C6905">
        <w:rPr>
          <w:rFonts w:ascii="Times New Roman" w:hAnsi="Times New Roman"/>
          <w:sz w:val="28"/>
          <w:szCs w:val="28"/>
        </w:rPr>
        <w:t xml:space="preserve"> для сбора информации.</w:t>
      </w:r>
    </w:p>
    <w:p w14:paraId="35081681" w14:textId="77777777" w:rsidR="00FE2265" w:rsidRPr="005C6905" w:rsidRDefault="00FE2265" w:rsidP="00FE2265">
      <w:pPr>
        <w:ind w:firstLine="709"/>
        <w:rPr>
          <w:rFonts w:ascii="Times New Roman" w:hAnsi="Times New Roman"/>
          <w:sz w:val="28"/>
          <w:szCs w:val="28"/>
        </w:rPr>
      </w:pPr>
      <w:r w:rsidRPr="005C6905">
        <w:rPr>
          <w:rFonts w:ascii="Times New Roman" w:hAnsi="Times New Roman"/>
          <w:sz w:val="28"/>
          <w:szCs w:val="28"/>
        </w:rPr>
        <w:t xml:space="preserve">В процессе </w:t>
      </w:r>
      <w:proofErr w:type="spellStart"/>
      <w:r w:rsidRPr="005C6905">
        <w:rPr>
          <w:rFonts w:ascii="Times New Roman" w:hAnsi="Times New Roman"/>
          <w:sz w:val="28"/>
          <w:szCs w:val="28"/>
        </w:rPr>
        <w:t>парсинга</w:t>
      </w:r>
      <w:proofErr w:type="spellEnd"/>
      <w:r w:rsidRPr="005C6905">
        <w:rPr>
          <w:rFonts w:ascii="Times New Roman" w:hAnsi="Times New Roman"/>
          <w:sz w:val="28"/>
          <w:szCs w:val="28"/>
        </w:rPr>
        <w:t xml:space="preserve"> выполняется:</w:t>
      </w:r>
    </w:p>
    <w:p w14:paraId="1254182D" w14:textId="77777777" w:rsidR="00FE2265" w:rsidRDefault="00FE2265" w:rsidP="00FE2265">
      <w:pPr>
        <w:ind w:firstLine="708"/>
        <w:rPr>
          <w:rFonts w:ascii="Times New Roman" w:hAnsi="Times New Roman"/>
          <w:sz w:val="28"/>
          <w:szCs w:val="28"/>
        </w:rPr>
      </w:pPr>
      <w:r w:rsidRPr="003867E2">
        <w:rPr>
          <w:rFonts w:ascii="Times New Roman" w:hAnsi="Times New Roman"/>
          <w:sz w:val="28"/>
          <w:szCs w:val="28"/>
        </w:rPr>
        <w:t>- отбор информации о размещенных вкладах (депозитах) по предоставленным веб-ссылкам;</w:t>
      </w:r>
    </w:p>
    <w:p w14:paraId="3F302A80" w14:textId="28416C50" w:rsidR="00FE2265" w:rsidRDefault="00FE2265" w:rsidP="00FE2265">
      <w:pPr>
        <w:ind w:firstLine="708"/>
        <w:rPr>
          <w:rFonts w:ascii="Times New Roman" w:hAnsi="Times New Roman"/>
          <w:sz w:val="28"/>
          <w:szCs w:val="28"/>
        </w:rPr>
      </w:pPr>
      <w:r w:rsidRPr="003867E2">
        <w:rPr>
          <w:rFonts w:ascii="Times New Roman" w:hAnsi="Times New Roman"/>
          <w:sz w:val="28"/>
          <w:szCs w:val="28"/>
        </w:rPr>
        <w:t xml:space="preserve">- сбор информации по внутренним ссылкам: наименование, </w:t>
      </w:r>
      <w:r>
        <w:rPr>
          <w:rFonts w:ascii="Times New Roman" w:hAnsi="Times New Roman"/>
          <w:sz w:val="28"/>
          <w:szCs w:val="28"/>
        </w:rPr>
        <w:t xml:space="preserve">валюта, </w:t>
      </w:r>
      <w:r w:rsidRPr="002B0C46">
        <w:rPr>
          <w:rFonts w:ascii="Times New Roman" w:hAnsi="Times New Roman"/>
          <w:sz w:val="28"/>
          <w:szCs w:val="28"/>
        </w:rPr>
        <w:t>срок действия,</w:t>
      </w:r>
      <w:r w:rsidRPr="00735D32">
        <w:rPr>
          <w:rFonts w:ascii="Times New Roman" w:hAnsi="Times New Roman"/>
          <w:sz w:val="28"/>
          <w:szCs w:val="28"/>
        </w:rPr>
        <w:t xml:space="preserve"> процентная ставка</w:t>
      </w:r>
      <w:r w:rsidRPr="002B0C46">
        <w:rPr>
          <w:rFonts w:ascii="Times New Roman" w:hAnsi="Times New Roman"/>
          <w:sz w:val="28"/>
          <w:szCs w:val="28"/>
        </w:rPr>
        <w:t xml:space="preserve"> </w:t>
      </w:r>
      <w:r w:rsidRPr="00735D32">
        <w:rPr>
          <w:rFonts w:ascii="Times New Roman" w:hAnsi="Times New Roman"/>
          <w:sz w:val="28"/>
          <w:szCs w:val="28"/>
        </w:rPr>
        <w:t>и иная дополнительная информация;</w:t>
      </w:r>
    </w:p>
    <w:p w14:paraId="35DB3429" w14:textId="56A08862" w:rsidR="00FE2265" w:rsidRDefault="00FE2265" w:rsidP="00FE2265">
      <w:pPr>
        <w:ind w:left="708"/>
        <w:rPr>
          <w:rFonts w:ascii="Times New Roman" w:hAnsi="Times New Roman"/>
          <w:sz w:val="28"/>
          <w:szCs w:val="28"/>
        </w:rPr>
      </w:pPr>
      <w:r w:rsidRPr="000F5D5B">
        <w:rPr>
          <w:rFonts w:ascii="Times New Roman" w:hAnsi="Times New Roman"/>
          <w:sz w:val="28"/>
          <w:szCs w:val="28"/>
        </w:rPr>
        <w:t>- сохранение отобранной информации в базу данных.</w:t>
      </w:r>
    </w:p>
    <w:p w14:paraId="74DC6968" w14:textId="77777777" w:rsidR="00423CBC" w:rsidRPr="005C6905" w:rsidRDefault="00423CBC" w:rsidP="00423CBC">
      <w:pPr>
        <w:ind w:firstLine="709"/>
        <w:rPr>
          <w:rFonts w:ascii="Times New Roman" w:hAnsi="Times New Roman"/>
          <w:sz w:val="28"/>
          <w:szCs w:val="28"/>
        </w:rPr>
      </w:pPr>
    </w:p>
    <w:p w14:paraId="0D0D514A" w14:textId="2AE1C248" w:rsidR="00C85DE9" w:rsidRDefault="00423CBC" w:rsidP="00C85DE9">
      <w:pPr>
        <w:ind w:firstLine="709"/>
        <w:rPr>
          <w:rFonts w:ascii="Times New Roman" w:hAnsi="Times New Roman"/>
          <w:strike/>
          <w:sz w:val="28"/>
          <w:szCs w:val="28"/>
        </w:rPr>
      </w:pPr>
      <w:proofErr w:type="spellStart"/>
      <w:r w:rsidRPr="005C6905">
        <w:rPr>
          <w:rFonts w:ascii="Times New Roman" w:hAnsi="Times New Roman"/>
          <w:sz w:val="28"/>
          <w:szCs w:val="28"/>
        </w:rPr>
        <w:t>Парсинг</w:t>
      </w:r>
      <w:proofErr w:type="spellEnd"/>
      <w:r w:rsidRPr="005C6905">
        <w:rPr>
          <w:rFonts w:ascii="Times New Roman" w:hAnsi="Times New Roman"/>
          <w:sz w:val="28"/>
          <w:szCs w:val="28"/>
        </w:rPr>
        <w:t xml:space="preserve"> </w:t>
      </w:r>
      <w:r w:rsidRPr="00C85DE9">
        <w:rPr>
          <w:rFonts w:ascii="Times New Roman" w:hAnsi="Times New Roman"/>
          <w:sz w:val="28"/>
          <w:szCs w:val="28"/>
        </w:rPr>
        <w:t xml:space="preserve">выполняется ежедневно </w:t>
      </w:r>
      <w:r w:rsidR="00C85DE9" w:rsidRPr="005C6905">
        <w:rPr>
          <w:rFonts w:ascii="Times New Roman" w:hAnsi="Times New Roman"/>
          <w:sz w:val="28"/>
          <w:szCs w:val="28"/>
        </w:rPr>
        <w:t xml:space="preserve">ориентировочно в период </w:t>
      </w:r>
      <w:r w:rsidR="00C85DE9" w:rsidRPr="006A5097">
        <w:rPr>
          <w:rFonts w:ascii="Times New Roman" w:hAnsi="Times New Roman"/>
          <w:sz w:val="28"/>
          <w:szCs w:val="28"/>
        </w:rPr>
        <w:t xml:space="preserve">с </w:t>
      </w:r>
      <w:r w:rsidR="006A5097" w:rsidRPr="006A5097">
        <w:rPr>
          <w:rFonts w:ascii="Times New Roman" w:hAnsi="Times New Roman"/>
          <w:sz w:val="28"/>
          <w:szCs w:val="28"/>
        </w:rPr>
        <w:t>15</w:t>
      </w:r>
      <w:r w:rsidR="00C85DE9" w:rsidRPr="006A5097">
        <w:rPr>
          <w:rFonts w:ascii="Times New Roman" w:hAnsi="Times New Roman"/>
          <w:sz w:val="28"/>
          <w:szCs w:val="28"/>
        </w:rPr>
        <w:t>.00 до 1</w:t>
      </w:r>
      <w:r w:rsidR="006A5097" w:rsidRPr="006A5097">
        <w:rPr>
          <w:rFonts w:ascii="Times New Roman" w:hAnsi="Times New Roman"/>
          <w:sz w:val="28"/>
          <w:szCs w:val="28"/>
        </w:rPr>
        <w:t>6</w:t>
      </w:r>
      <w:r w:rsidR="00C85DE9" w:rsidRPr="006A5097">
        <w:rPr>
          <w:rFonts w:ascii="Times New Roman" w:hAnsi="Times New Roman"/>
          <w:sz w:val="28"/>
          <w:szCs w:val="28"/>
        </w:rPr>
        <w:t>.</w:t>
      </w:r>
      <w:r w:rsidR="006A5097" w:rsidRPr="006A5097">
        <w:rPr>
          <w:rFonts w:ascii="Times New Roman" w:hAnsi="Times New Roman"/>
          <w:sz w:val="28"/>
          <w:szCs w:val="28"/>
        </w:rPr>
        <w:t>3</w:t>
      </w:r>
      <w:r w:rsidR="00C85DE9" w:rsidRPr="006A5097">
        <w:rPr>
          <w:rFonts w:ascii="Times New Roman" w:hAnsi="Times New Roman"/>
          <w:sz w:val="28"/>
          <w:szCs w:val="28"/>
        </w:rPr>
        <w:t xml:space="preserve">0 с </w:t>
      </w:r>
      <w:r w:rsidR="00C85DE9" w:rsidRPr="005C6905">
        <w:rPr>
          <w:rFonts w:ascii="Times New Roman" w:hAnsi="Times New Roman"/>
          <w:sz w:val="28"/>
          <w:szCs w:val="28"/>
        </w:rPr>
        <w:t>накоплением всей найденной информации.</w:t>
      </w:r>
      <w:r w:rsidRPr="005C6905">
        <w:rPr>
          <w:rFonts w:ascii="Times New Roman" w:hAnsi="Times New Roman"/>
          <w:sz w:val="28"/>
          <w:szCs w:val="28"/>
        </w:rPr>
        <w:t xml:space="preserve"> Более точное время будет определено по результату реализации и на этапе ввода в промышленную эксплуатацию.</w:t>
      </w:r>
    </w:p>
    <w:p w14:paraId="0207412A" w14:textId="17FFE9AF" w:rsidR="00423CBC" w:rsidRDefault="00423CBC" w:rsidP="00C85DE9">
      <w:pPr>
        <w:ind w:firstLine="709"/>
        <w:rPr>
          <w:rFonts w:ascii="Times New Roman" w:eastAsiaTheme="minorHAnsi" w:hAnsi="Times New Roman"/>
          <w:color w:val="000000"/>
          <w:sz w:val="28"/>
          <w:szCs w:val="28"/>
        </w:rPr>
      </w:pPr>
      <w:r w:rsidRPr="005C690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Отобранная информация будет сохраняться в таблицу </w:t>
      </w:r>
      <w:proofErr w:type="spellStart"/>
      <w:r w:rsidR="005245E0" w:rsidRPr="005245E0">
        <w:rPr>
          <w:rFonts w:ascii="Times New Roman" w:hAnsi="Times New Roman"/>
          <w:b/>
          <w:color w:val="000000"/>
          <w:sz w:val="28"/>
          <w:szCs w:val="28"/>
          <w:lang w:eastAsia="ru-RU"/>
        </w:rPr>
        <w:t>deposits_companies</w:t>
      </w:r>
      <w:proofErr w:type="spellEnd"/>
      <w:r w:rsidR="005245E0"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Pr="005C690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базы </w:t>
      </w:r>
      <w:r w:rsidRPr="006A5097">
        <w:rPr>
          <w:rFonts w:ascii="Times New Roman" w:hAnsi="Times New Roman"/>
          <w:sz w:val="28"/>
          <w:szCs w:val="28"/>
          <w:lang w:eastAsia="ru-RU"/>
        </w:rPr>
        <w:t xml:space="preserve">данных </w:t>
      </w:r>
      <w:proofErr w:type="spellStart"/>
      <w:r w:rsidRPr="006A5097">
        <w:rPr>
          <w:rFonts w:ascii="Times New Roman" w:hAnsi="Times New Roman"/>
          <w:b/>
          <w:sz w:val="28"/>
          <w:szCs w:val="28"/>
          <w:lang w:val="en-US" w:eastAsia="ru-RU"/>
        </w:rPr>
        <w:t>ospo</w:t>
      </w:r>
      <w:proofErr w:type="spellEnd"/>
      <w:r w:rsidR="006533E7" w:rsidRPr="006A5097">
        <w:rPr>
          <w:rFonts w:ascii="Times New Roman" w:hAnsi="Times New Roman"/>
          <w:b/>
          <w:sz w:val="28"/>
          <w:szCs w:val="28"/>
          <w:lang w:eastAsia="ru-RU"/>
        </w:rPr>
        <w:t>_</w:t>
      </w:r>
      <w:r w:rsidRPr="006A5097">
        <w:rPr>
          <w:rFonts w:ascii="Times New Roman" w:hAnsi="Times New Roman"/>
          <w:b/>
          <w:sz w:val="28"/>
          <w:szCs w:val="28"/>
          <w:lang w:val="en-US" w:eastAsia="ru-RU"/>
        </w:rPr>
        <w:t>parsing</w:t>
      </w:r>
      <w:r w:rsidRPr="006A5097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6A5097">
        <w:rPr>
          <w:rFonts w:ascii="Times New Roman" w:hAnsi="Times New Roman"/>
          <w:b/>
          <w:sz w:val="28"/>
          <w:szCs w:val="28"/>
          <w:lang w:eastAsia="ru-RU"/>
        </w:rPr>
        <w:t>(</w:t>
      </w:r>
      <w:r w:rsidRPr="006A5097">
        <w:rPr>
          <w:rFonts w:ascii="Times New Roman" w:hAnsi="Times New Roman"/>
          <w:b/>
          <w:sz w:val="28"/>
          <w:szCs w:val="28"/>
          <w:lang w:val="en-US" w:eastAsia="ru-RU"/>
        </w:rPr>
        <w:t>PostgreSQL</w:t>
      </w:r>
      <w:r w:rsidRPr="006A5097">
        <w:rPr>
          <w:rFonts w:ascii="Times New Roman" w:hAnsi="Times New Roman"/>
          <w:b/>
          <w:sz w:val="28"/>
          <w:szCs w:val="28"/>
          <w:lang w:eastAsia="ru-RU"/>
        </w:rPr>
        <w:t>)</w:t>
      </w:r>
      <w:r w:rsidRPr="006A5097">
        <w:rPr>
          <w:rFonts w:ascii="Times New Roman" w:eastAsiaTheme="minorHAnsi" w:hAnsi="Times New Roman"/>
          <w:sz w:val="28"/>
          <w:szCs w:val="28"/>
        </w:rPr>
        <w:t xml:space="preserve">, сервер </w:t>
      </w:r>
      <w:r w:rsidRPr="006A5097">
        <w:rPr>
          <w:rFonts w:ascii="Times New Roman" w:eastAsiaTheme="minorHAnsi" w:hAnsi="Times New Roman"/>
          <w:b/>
          <w:sz w:val="28"/>
          <w:szCs w:val="28"/>
        </w:rPr>
        <w:t>10.200.121.31</w:t>
      </w:r>
      <w:r w:rsidRPr="006A5097">
        <w:rPr>
          <w:rFonts w:ascii="Times New Roman" w:eastAsiaTheme="minorHAnsi" w:hAnsi="Times New Roman"/>
          <w:sz w:val="28"/>
          <w:szCs w:val="28"/>
        </w:rPr>
        <w:t xml:space="preserve">. При </w:t>
      </w:r>
      <w:r>
        <w:rPr>
          <w:rFonts w:ascii="Times New Roman" w:eastAsiaTheme="minorHAnsi" w:hAnsi="Times New Roman"/>
          <w:color w:val="000000"/>
          <w:sz w:val="28"/>
          <w:szCs w:val="28"/>
        </w:rPr>
        <w:t>этом кажд</w:t>
      </w:r>
      <w:r w:rsidR="006533E7">
        <w:rPr>
          <w:rFonts w:ascii="Times New Roman" w:eastAsiaTheme="minorHAnsi" w:hAnsi="Times New Roman"/>
          <w:color w:val="000000"/>
          <w:sz w:val="28"/>
          <w:szCs w:val="28"/>
        </w:rPr>
        <w:t>ый вид вклада</w:t>
      </w:r>
      <w:r>
        <w:rPr>
          <w:rFonts w:ascii="Times New Roman" w:eastAsiaTheme="minorHAnsi" w:hAnsi="Times New Roman"/>
          <w:color w:val="000000"/>
          <w:sz w:val="28"/>
          <w:szCs w:val="28"/>
        </w:rPr>
        <w:t xml:space="preserve"> будет загружен отдельной записью (строкой таблицы).</w:t>
      </w:r>
    </w:p>
    <w:p w14:paraId="6B5B8E78" w14:textId="77777777" w:rsidR="00423CBC" w:rsidRDefault="00423CBC" w:rsidP="00423CBC">
      <w:pPr>
        <w:ind w:firstLine="709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</w:p>
    <w:p w14:paraId="327583DD" w14:textId="77777777" w:rsidR="00423CBC" w:rsidRPr="008B1132" w:rsidRDefault="00423CBC" w:rsidP="00423CBC">
      <w:pPr>
        <w:ind w:firstLine="709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8B1132">
        <w:rPr>
          <w:rFonts w:ascii="Times New Roman" w:hAnsi="Times New Roman"/>
          <w:color w:val="000000"/>
          <w:sz w:val="28"/>
          <w:szCs w:val="28"/>
          <w:lang w:eastAsia="ru-RU"/>
        </w:rPr>
        <w:t>Структура таблицы:</w:t>
      </w:r>
    </w:p>
    <w:p w14:paraId="7184E3D5" w14:textId="77777777" w:rsidR="00113BC6" w:rsidRPr="00C26BF2" w:rsidRDefault="00113BC6" w:rsidP="00EB7727">
      <w:pPr>
        <w:spacing w:line="252" w:lineRule="auto"/>
        <w:ind w:firstLine="709"/>
        <w:rPr>
          <w:rFonts w:ascii="Times New Roman" w:hAnsi="Times New Roman"/>
        </w:rPr>
      </w:pPr>
    </w:p>
    <w:tbl>
      <w:tblPr>
        <w:tblStyle w:val="aff7"/>
        <w:tblW w:w="992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067"/>
        <w:gridCol w:w="1383"/>
        <w:gridCol w:w="1822"/>
        <w:gridCol w:w="2099"/>
        <w:gridCol w:w="2552"/>
      </w:tblGrid>
      <w:tr w:rsidR="004D1A49" w:rsidRPr="00B77EE9" w14:paraId="3476520F" w14:textId="77777777" w:rsidTr="00882DDC">
        <w:tc>
          <w:tcPr>
            <w:tcW w:w="2067" w:type="dxa"/>
          </w:tcPr>
          <w:p w14:paraId="0E0B7F80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Название столбца</w:t>
            </w:r>
          </w:p>
        </w:tc>
        <w:tc>
          <w:tcPr>
            <w:tcW w:w="1383" w:type="dxa"/>
          </w:tcPr>
          <w:p w14:paraId="6A26F9E2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1822" w:type="dxa"/>
          </w:tcPr>
          <w:p w14:paraId="744D4FA1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Размерность</w:t>
            </w:r>
          </w:p>
        </w:tc>
        <w:tc>
          <w:tcPr>
            <w:tcW w:w="2099" w:type="dxa"/>
          </w:tcPr>
          <w:p w14:paraId="54F4CF58" w14:textId="77777777" w:rsidR="004D1A49" w:rsidRPr="000372BF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0372BF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2552" w:type="dxa"/>
          </w:tcPr>
          <w:p w14:paraId="4EC3468C" w14:textId="77777777" w:rsidR="004D1A49" w:rsidRPr="00CD4D10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Значения</w:t>
            </w:r>
          </w:p>
        </w:tc>
      </w:tr>
      <w:tr w:rsidR="004D1A49" w:rsidRPr="00B77EE9" w14:paraId="3C2DDB64" w14:textId="77777777" w:rsidTr="00882DDC">
        <w:tc>
          <w:tcPr>
            <w:tcW w:w="2067" w:type="dxa"/>
          </w:tcPr>
          <w:p w14:paraId="3A36E430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val="en-US" w:eastAsia="ru-RU"/>
              </w:rPr>
              <w:t>Key</w:t>
            </w:r>
          </w:p>
        </w:tc>
        <w:tc>
          <w:tcPr>
            <w:tcW w:w="1383" w:type="dxa"/>
          </w:tcPr>
          <w:p w14:paraId="66DCDE00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1822" w:type="dxa"/>
          </w:tcPr>
          <w:p w14:paraId="423D9AAA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4</w:t>
            </w:r>
            <w:r w:rsidRPr="00B77EE9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байт</w:t>
            </w:r>
          </w:p>
        </w:tc>
        <w:tc>
          <w:tcPr>
            <w:tcW w:w="2099" w:type="dxa"/>
          </w:tcPr>
          <w:p w14:paraId="50633E7A" w14:textId="77777777" w:rsidR="004D1A49" w:rsidRPr="000372BF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372BF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Порядковый номер</w:t>
            </w:r>
          </w:p>
        </w:tc>
        <w:tc>
          <w:tcPr>
            <w:tcW w:w="2552" w:type="dxa"/>
          </w:tcPr>
          <w:p w14:paraId="0A60BC8B" w14:textId="77777777" w:rsidR="004D1A49" w:rsidRPr="005501A2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eastAsia="ru-RU"/>
              </w:rPr>
            </w:pPr>
          </w:p>
        </w:tc>
      </w:tr>
      <w:tr w:rsidR="004D1A49" w:rsidRPr="00B77EE9" w14:paraId="6DF01A98" w14:textId="77777777" w:rsidTr="00882DDC">
        <w:tc>
          <w:tcPr>
            <w:tcW w:w="2067" w:type="dxa"/>
          </w:tcPr>
          <w:p w14:paraId="46465C53" w14:textId="77777777" w:rsidR="004D1A49" w:rsidRPr="00B77EE9" w:rsidRDefault="004D1A49" w:rsidP="00882DDC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Bank</w:t>
            </w:r>
            <w:proofErr w:type="spellEnd"/>
          </w:p>
        </w:tc>
        <w:tc>
          <w:tcPr>
            <w:tcW w:w="1383" w:type="dxa"/>
          </w:tcPr>
          <w:p w14:paraId="1450C38E" w14:textId="77777777" w:rsidR="004D1A49" w:rsidRPr="003E2024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796AEB89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15DAD584" w14:textId="77777777" w:rsidR="004D1A49" w:rsidRPr="000372BF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0372BF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Банк</w:t>
            </w:r>
          </w:p>
        </w:tc>
        <w:tc>
          <w:tcPr>
            <w:tcW w:w="2552" w:type="dxa"/>
          </w:tcPr>
          <w:p w14:paraId="073DEE6A" w14:textId="77777777" w:rsidR="004D1A49" w:rsidRPr="005501A2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  <w:highlight w:val="yellow"/>
              </w:rPr>
            </w:pPr>
          </w:p>
        </w:tc>
      </w:tr>
      <w:tr w:rsidR="004D1A49" w:rsidRPr="00B77EE9" w14:paraId="435C2958" w14:textId="77777777" w:rsidTr="00882DDC">
        <w:tc>
          <w:tcPr>
            <w:tcW w:w="2067" w:type="dxa"/>
          </w:tcPr>
          <w:p w14:paraId="2F391B00" w14:textId="77777777" w:rsidR="004D1A49" w:rsidRPr="00B77EE9" w:rsidRDefault="004D1A49" w:rsidP="00882DDC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DateCheck</w:t>
            </w:r>
            <w:proofErr w:type="spellEnd"/>
          </w:p>
        </w:tc>
        <w:tc>
          <w:tcPr>
            <w:tcW w:w="1383" w:type="dxa"/>
          </w:tcPr>
          <w:p w14:paraId="3CCDAA7D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B77EE9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timestamp</w:t>
            </w:r>
            <w:proofErr w:type="spellEnd"/>
            <w:r w:rsidRPr="00B77EE9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77EE9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without</w:t>
            </w:r>
            <w:proofErr w:type="spellEnd"/>
            <w:r w:rsidRPr="00B77EE9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77EE9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time</w:t>
            </w:r>
            <w:proofErr w:type="spellEnd"/>
            <w:r w:rsidRPr="00B77EE9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77EE9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zone</w:t>
            </w:r>
            <w:proofErr w:type="spellEnd"/>
          </w:p>
        </w:tc>
        <w:tc>
          <w:tcPr>
            <w:tcW w:w="1822" w:type="dxa"/>
          </w:tcPr>
          <w:p w14:paraId="39124EEF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8 </w:t>
            </w: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байт</w:t>
            </w:r>
          </w:p>
        </w:tc>
        <w:tc>
          <w:tcPr>
            <w:tcW w:w="2099" w:type="dxa"/>
          </w:tcPr>
          <w:p w14:paraId="0E6AF248" w14:textId="77777777" w:rsidR="004D1A49" w:rsidRPr="000372BF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372BF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Дата и время сканирования</w:t>
            </w:r>
          </w:p>
        </w:tc>
        <w:tc>
          <w:tcPr>
            <w:tcW w:w="2552" w:type="dxa"/>
          </w:tcPr>
          <w:p w14:paraId="37DD6443" w14:textId="77777777" w:rsidR="004D1A49" w:rsidRPr="005501A2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  <w:highlight w:val="yellow"/>
              </w:rPr>
            </w:pPr>
          </w:p>
        </w:tc>
      </w:tr>
      <w:tr w:rsidR="004D1A49" w:rsidRPr="00B77EE9" w14:paraId="547F02B8" w14:textId="77777777" w:rsidTr="00882DDC">
        <w:tc>
          <w:tcPr>
            <w:tcW w:w="2067" w:type="dxa"/>
          </w:tcPr>
          <w:p w14:paraId="5C952D62" w14:textId="77777777" w:rsidR="004D1A49" w:rsidRPr="00B77EE9" w:rsidRDefault="004D1A49" w:rsidP="00882DDC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DepName</w:t>
            </w:r>
            <w:proofErr w:type="spellEnd"/>
          </w:p>
        </w:tc>
        <w:tc>
          <w:tcPr>
            <w:tcW w:w="1383" w:type="dxa"/>
          </w:tcPr>
          <w:p w14:paraId="61FAED01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7263287C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6115172E" w14:textId="77777777" w:rsidR="004D1A49" w:rsidRPr="000372BF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0372BF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Наименование</w:t>
            </w:r>
          </w:p>
        </w:tc>
        <w:tc>
          <w:tcPr>
            <w:tcW w:w="2552" w:type="dxa"/>
          </w:tcPr>
          <w:p w14:paraId="01271C8D" w14:textId="77777777" w:rsidR="004D1A49" w:rsidRPr="000372BF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</w:p>
        </w:tc>
      </w:tr>
      <w:tr w:rsidR="004D1A49" w:rsidRPr="00B77EE9" w14:paraId="2DD7B2B3" w14:textId="77777777" w:rsidTr="00882DDC">
        <w:tc>
          <w:tcPr>
            <w:tcW w:w="2067" w:type="dxa"/>
          </w:tcPr>
          <w:p w14:paraId="27984136" w14:textId="77777777" w:rsidR="004D1A49" w:rsidRPr="00B77EE9" w:rsidRDefault="004D1A49" w:rsidP="00882DDC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DepType</w:t>
            </w:r>
            <w:proofErr w:type="spellEnd"/>
          </w:p>
        </w:tc>
        <w:tc>
          <w:tcPr>
            <w:tcW w:w="1383" w:type="dxa"/>
          </w:tcPr>
          <w:p w14:paraId="170A76EE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078158CA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0837E613" w14:textId="77777777" w:rsidR="004D1A49" w:rsidRPr="000372BF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  <w:lang w:val="en-US"/>
              </w:rPr>
            </w:pPr>
            <w:r w:rsidRPr="000372BF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Тип</w:t>
            </w:r>
          </w:p>
        </w:tc>
        <w:tc>
          <w:tcPr>
            <w:tcW w:w="2552" w:type="dxa"/>
          </w:tcPr>
          <w:p w14:paraId="49EF5F7E" w14:textId="4B482339" w:rsidR="00DB3D5C" w:rsidRDefault="00DB3D5C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 До востребования</w:t>
            </w:r>
          </w:p>
          <w:p w14:paraId="63820C37" w14:textId="58DA4E01" w:rsidR="004D1A49" w:rsidRPr="000372BF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- </w:t>
            </w:r>
            <w:r w:rsidRPr="000372BF">
              <w:rPr>
                <w:rFonts w:ascii="Times New Roman" w:hAnsi="Times New Roman"/>
                <w:color w:val="000000"/>
                <w:sz w:val="28"/>
                <w:szCs w:val="28"/>
              </w:rPr>
              <w:t>Отзывной</w:t>
            </w:r>
          </w:p>
          <w:p w14:paraId="0F1B855B" w14:textId="77777777" w:rsidR="004D1A49" w:rsidRPr="000372BF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- </w:t>
            </w:r>
            <w:r w:rsidRPr="000372BF">
              <w:rPr>
                <w:rFonts w:ascii="Times New Roman" w:hAnsi="Times New Roman"/>
                <w:color w:val="000000"/>
                <w:sz w:val="28"/>
                <w:szCs w:val="28"/>
              </w:rPr>
              <w:t>Безотзывной</w:t>
            </w:r>
          </w:p>
        </w:tc>
      </w:tr>
      <w:tr w:rsidR="004D1A49" w:rsidRPr="00B77EE9" w14:paraId="3BBF3934" w14:textId="77777777" w:rsidTr="00882DDC">
        <w:tc>
          <w:tcPr>
            <w:tcW w:w="2067" w:type="dxa"/>
          </w:tcPr>
          <w:p w14:paraId="46EF512C" w14:textId="77777777" w:rsidR="004D1A49" w:rsidRPr="00B77EE9" w:rsidRDefault="004D1A49" w:rsidP="00882DDC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DepTypeRegistr</w:t>
            </w:r>
            <w:proofErr w:type="spellEnd"/>
          </w:p>
        </w:tc>
        <w:tc>
          <w:tcPr>
            <w:tcW w:w="1383" w:type="dxa"/>
          </w:tcPr>
          <w:p w14:paraId="6609DE26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239C377D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3B098E87" w14:textId="77777777" w:rsidR="004D1A49" w:rsidRPr="000372BF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  <w:lang w:val="en-US"/>
              </w:rPr>
            </w:pPr>
            <w:r w:rsidRPr="000372BF">
              <w:rPr>
                <w:rFonts w:ascii="Times New Roman" w:hAnsi="Times New Roman"/>
                <w:sz w:val="28"/>
                <w:szCs w:val="28"/>
              </w:rPr>
              <w:t>Тип оформления</w:t>
            </w:r>
          </w:p>
        </w:tc>
        <w:tc>
          <w:tcPr>
            <w:tcW w:w="2552" w:type="dxa"/>
          </w:tcPr>
          <w:p w14:paraId="78AD9BE5" w14:textId="77777777" w:rsidR="004D1A49" w:rsidRPr="000372BF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  <w:r w:rsidRPr="000372BF">
              <w:rPr>
                <w:rFonts w:ascii="Times New Roman" w:hAnsi="Times New Roman"/>
                <w:color w:val="000000"/>
                <w:sz w:val="28"/>
                <w:szCs w:val="28"/>
              </w:rPr>
              <w:t>В подразделении</w:t>
            </w:r>
          </w:p>
          <w:p w14:paraId="37428BA4" w14:textId="77777777" w:rsidR="004D1A49" w:rsidRPr="000372BF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  <w:r w:rsidRPr="000372BF">
              <w:rPr>
                <w:rFonts w:ascii="Times New Roman" w:hAnsi="Times New Roman"/>
                <w:color w:val="000000"/>
                <w:sz w:val="28"/>
                <w:szCs w:val="28"/>
              </w:rPr>
              <w:t>В интернете</w:t>
            </w:r>
          </w:p>
          <w:p w14:paraId="0EF3D857" w14:textId="1F626FAD" w:rsidR="004D1A49" w:rsidRPr="000372BF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D1A49" w:rsidRPr="00B233FB" w14:paraId="50F31EC9" w14:textId="77777777" w:rsidTr="00882DDC">
        <w:tc>
          <w:tcPr>
            <w:tcW w:w="2067" w:type="dxa"/>
          </w:tcPr>
          <w:p w14:paraId="32025130" w14:textId="77777777" w:rsidR="004D1A49" w:rsidRPr="00B77EE9" w:rsidRDefault="004D1A49" w:rsidP="00882DDC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DepCurr</w:t>
            </w:r>
            <w:proofErr w:type="spellEnd"/>
          </w:p>
        </w:tc>
        <w:tc>
          <w:tcPr>
            <w:tcW w:w="1383" w:type="dxa"/>
          </w:tcPr>
          <w:p w14:paraId="1DF17B5A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5415E829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67785D23" w14:textId="77777777" w:rsidR="004D1A49" w:rsidRPr="000372BF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372BF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Валюта</w:t>
            </w:r>
          </w:p>
        </w:tc>
        <w:tc>
          <w:tcPr>
            <w:tcW w:w="2552" w:type="dxa"/>
          </w:tcPr>
          <w:p w14:paraId="0F99E54E" w14:textId="77777777" w:rsidR="004D1A4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 w:rsidRPr="000B08A0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</w:t>
            </w: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BYN</w:t>
            </w:r>
          </w:p>
          <w:p w14:paraId="1DFE8FCB" w14:textId="77777777" w:rsidR="004D1A49" w:rsidRPr="00845556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 w:rsidRPr="000B08A0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</w:t>
            </w: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CNY</w:t>
            </w:r>
          </w:p>
          <w:p w14:paraId="49DF29E6" w14:textId="77777777" w:rsidR="004D1A4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 w:rsidRPr="000B08A0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</w:t>
            </w: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EUR</w:t>
            </w:r>
          </w:p>
          <w:p w14:paraId="11573D84" w14:textId="77777777" w:rsidR="004D1A4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 w:rsidRPr="000B08A0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</w:t>
            </w: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RUB</w:t>
            </w:r>
          </w:p>
          <w:p w14:paraId="5ADFA613" w14:textId="77777777" w:rsidR="004D1A49" w:rsidRPr="002C3C24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en-US" w:eastAsia="ru-RU"/>
              </w:rPr>
            </w:pPr>
            <w:r w:rsidRPr="00151034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</w:t>
            </w: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USD</w:t>
            </w:r>
          </w:p>
        </w:tc>
      </w:tr>
      <w:tr w:rsidR="004D1A49" w:rsidRPr="00B77EE9" w14:paraId="1A5F78BD" w14:textId="77777777" w:rsidTr="00882DDC">
        <w:tc>
          <w:tcPr>
            <w:tcW w:w="2067" w:type="dxa"/>
          </w:tcPr>
          <w:p w14:paraId="19F0F6D7" w14:textId="77777777" w:rsidR="004D1A49" w:rsidRPr="0035611A" w:rsidRDefault="004D1A49" w:rsidP="00882DDC">
            <w:pPr>
              <w:tabs>
                <w:tab w:val="right" w:pos="2069"/>
              </w:tabs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DepTerm</w:t>
            </w:r>
            <w:proofErr w:type="spellEnd"/>
          </w:p>
        </w:tc>
        <w:tc>
          <w:tcPr>
            <w:tcW w:w="1383" w:type="dxa"/>
          </w:tcPr>
          <w:p w14:paraId="4C3A4636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72A4509E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35611A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24B5B6C9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Срок</w:t>
            </w:r>
          </w:p>
        </w:tc>
        <w:tc>
          <w:tcPr>
            <w:tcW w:w="2552" w:type="dxa"/>
          </w:tcPr>
          <w:p w14:paraId="6A31FA62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</w:p>
        </w:tc>
      </w:tr>
      <w:tr w:rsidR="004D1A49" w:rsidRPr="00B77EE9" w14:paraId="28569972" w14:textId="77777777" w:rsidTr="00882DDC">
        <w:tc>
          <w:tcPr>
            <w:tcW w:w="2067" w:type="dxa"/>
          </w:tcPr>
          <w:p w14:paraId="5BA7BD28" w14:textId="77777777" w:rsidR="004D1A49" w:rsidRPr="0035611A" w:rsidRDefault="004D1A49" w:rsidP="00882DDC">
            <w:pPr>
              <w:tabs>
                <w:tab w:val="right" w:pos="2069"/>
              </w:tabs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DepTerm</w:t>
            </w:r>
            <w:proofErr w:type="spellEnd"/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Type</w:t>
            </w:r>
          </w:p>
        </w:tc>
        <w:tc>
          <w:tcPr>
            <w:tcW w:w="1383" w:type="dxa"/>
          </w:tcPr>
          <w:p w14:paraId="4D1080D8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0D2BCC18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35611A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64415E3A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Тип срока</w:t>
            </w:r>
          </w:p>
        </w:tc>
        <w:tc>
          <w:tcPr>
            <w:tcW w:w="2552" w:type="dxa"/>
          </w:tcPr>
          <w:p w14:paraId="3AC8C909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35611A">
              <w:rPr>
                <w:rFonts w:ascii="Times New Roman" w:hAnsi="Times New Roman"/>
                <w:color w:val="000000"/>
                <w:szCs w:val="24"/>
                <w:lang w:eastAsia="ru-RU"/>
              </w:rPr>
              <w:t>- д (день)</w:t>
            </w:r>
          </w:p>
          <w:p w14:paraId="43D542AC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35611A">
              <w:rPr>
                <w:rFonts w:ascii="Times New Roman" w:hAnsi="Times New Roman"/>
                <w:color w:val="000000"/>
                <w:szCs w:val="24"/>
                <w:lang w:eastAsia="ru-RU"/>
              </w:rPr>
              <w:t>- м (месяц)</w:t>
            </w:r>
          </w:p>
          <w:p w14:paraId="676BA99B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rPr>
                <w:rFonts w:ascii="Times New Roman" w:eastAsiaTheme="minorHAnsi" w:hAnsi="Times New Roman"/>
                <w:color w:val="000000"/>
              </w:rPr>
            </w:pPr>
            <w:r w:rsidRPr="0035611A">
              <w:rPr>
                <w:rFonts w:ascii="Times New Roman" w:hAnsi="Times New Roman"/>
                <w:color w:val="000000"/>
                <w:szCs w:val="24"/>
                <w:lang w:eastAsia="ru-RU"/>
              </w:rPr>
              <w:t>- г (год)</w:t>
            </w:r>
            <w:r w:rsidRPr="0035611A">
              <w:rPr>
                <w:rFonts w:ascii="Times New Roman" w:eastAsiaTheme="minorHAnsi" w:hAnsi="Times New Roman"/>
                <w:color w:val="000000"/>
              </w:rPr>
              <w:t xml:space="preserve"> </w:t>
            </w:r>
          </w:p>
        </w:tc>
      </w:tr>
      <w:tr w:rsidR="004D1A49" w:rsidRPr="00B77EE9" w14:paraId="4F613F87" w14:textId="77777777" w:rsidTr="00882DDC">
        <w:tc>
          <w:tcPr>
            <w:tcW w:w="2067" w:type="dxa"/>
          </w:tcPr>
          <w:p w14:paraId="1D4960BD" w14:textId="77777777" w:rsidR="004D1A49" w:rsidRPr="0035611A" w:rsidRDefault="004D1A49" w:rsidP="00882DDC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IntRate</w:t>
            </w:r>
            <w:proofErr w:type="spellEnd"/>
          </w:p>
        </w:tc>
        <w:tc>
          <w:tcPr>
            <w:tcW w:w="1383" w:type="dxa"/>
          </w:tcPr>
          <w:p w14:paraId="23110096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5E5050BC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35611A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4A3618C2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Ставка</w:t>
            </w:r>
          </w:p>
        </w:tc>
        <w:tc>
          <w:tcPr>
            <w:tcW w:w="2552" w:type="dxa"/>
          </w:tcPr>
          <w:p w14:paraId="1860A9DD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</w:p>
        </w:tc>
      </w:tr>
      <w:tr w:rsidR="004D1A49" w:rsidRPr="00B77EE9" w14:paraId="6EE10D40" w14:textId="77777777" w:rsidTr="00882DDC">
        <w:tc>
          <w:tcPr>
            <w:tcW w:w="2067" w:type="dxa"/>
          </w:tcPr>
          <w:p w14:paraId="60CEF961" w14:textId="77777777" w:rsidR="004D1A49" w:rsidRPr="0035611A" w:rsidRDefault="004D1A49" w:rsidP="00882DDC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IntRate</w:t>
            </w: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Inf</w:t>
            </w:r>
            <w:proofErr w:type="spellEnd"/>
          </w:p>
        </w:tc>
        <w:tc>
          <w:tcPr>
            <w:tcW w:w="1383" w:type="dxa"/>
          </w:tcPr>
          <w:p w14:paraId="7F41E82F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1E754D23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35611A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151CE726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Информация по ставке</w:t>
            </w:r>
          </w:p>
        </w:tc>
        <w:tc>
          <w:tcPr>
            <w:tcW w:w="2552" w:type="dxa"/>
          </w:tcPr>
          <w:p w14:paraId="10DC4F76" w14:textId="77777777" w:rsidR="004D1A49" w:rsidRPr="0035611A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</w:p>
        </w:tc>
      </w:tr>
      <w:tr w:rsidR="004D1A49" w:rsidRPr="00B77EE9" w14:paraId="68EED1C4" w14:textId="77777777" w:rsidTr="00882DDC">
        <w:tc>
          <w:tcPr>
            <w:tcW w:w="2067" w:type="dxa"/>
          </w:tcPr>
          <w:p w14:paraId="4BB6A74D" w14:textId="77777777" w:rsidR="004D1A49" w:rsidRPr="00EA1B85" w:rsidRDefault="004D1A49" w:rsidP="00882DDC">
            <w:pPr>
              <w:jc w:val="lef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A1B85">
              <w:rPr>
                <w:rFonts w:ascii="Times New Roman" w:hAnsi="Times New Roman"/>
                <w:sz w:val="28"/>
                <w:szCs w:val="28"/>
              </w:rPr>
              <w:t>Conditions</w:t>
            </w:r>
            <w:proofErr w:type="spellEnd"/>
          </w:p>
        </w:tc>
        <w:tc>
          <w:tcPr>
            <w:tcW w:w="1383" w:type="dxa"/>
          </w:tcPr>
          <w:p w14:paraId="393D06CC" w14:textId="77777777" w:rsidR="004D1A49" w:rsidRPr="00EA1B85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eastAsiaTheme="minorHAnsi" w:hAnsi="Times New Roman"/>
                <w:sz w:val="28"/>
                <w:szCs w:val="28"/>
              </w:rPr>
            </w:pPr>
            <w:r w:rsidRPr="00EA1B85">
              <w:rPr>
                <w:rFonts w:ascii="Times New Roman" w:hAnsi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753A8112" w14:textId="77777777" w:rsidR="004D1A49" w:rsidRPr="00EA1B85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EA1B85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60767BE2" w14:textId="77777777" w:rsidR="004D1A49" w:rsidRPr="00EA1B85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sz w:val="28"/>
                <w:szCs w:val="28"/>
              </w:rPr>
            </w:pPr>
            <w:r w:rsidRPr="00EA1B85">
              <w:rPr>
                <w:rFonts w:ascii="Times New Roman" w:eastAsiaTheme="minorHAnsi" w:hAnsi="Times New Roman"/>
                <w:sz w:val="28"/>
                <w:szCs w:val="28"/>
              </w:rPr>
              <w:t>Дополнительная информация</w:t>
            </w:r>
          </w:p>
        </w:tc>
        <w:tc>
          <w:tcPr>
            <w:tcW w:w="2552" w:type="dxa"/>
          </w:tcPr>
          <w:p w14:paraId="3C7B801E" w14:textId="77777777" w:rsidR="004D1A49" w:rsidRPr="00EA1B85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sz w:val="28"/>
                <w:szCs w:val="28"/>
                <w:highlight w:val="yellow"/>
              </w:rPr>
            </w:pPr>
          </w:p>
        </w:tc>
      </w:tr>
      <w:tr w:rsidR="004D1A49" w:rsidRPr="00B77EE9" w14:paraId="7AE6F456" w14:textId="77777777" w:rsidTr="00882DDC">
        <w:tc>
          <w:tcPr>
            <w:tcW w:w="2067" w:type="dxa"/>
          </w:tcPr>
          <w:p w14:paraId="2CF2485C" w14:textId="77777777" w:rsidR="004D1A49" w:rsidRPr="00B77EE9" w:rsidRDefault="004D1A49" w:rsidP="00882DDC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Link</w:t>
            </w:r>
            <w:proofErr w:type="spellEnd"/>
          </w:p>
        </w:tc>
        <w:tc>
          <w:tcPr>
            <w:tcW w:w="1383" w:type="dxa"/>
          </w:tcPr>
          <w:p w14:paraId="65CECA6F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4938FC6F" w14:textId="77777777" w:rsidR="004D1A49" w:rsidRPr="00B77EE9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2A390EAF" w14:textId="77777777" w:rsidR="004D1A49" w:rsidRPr="000372BF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0372BF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Ссылка</w:t>
            </w:r>
          </w:p>
        </w:tc>
        <w:tc>
          <w:tcPr>
            <w:tcW w:w="2552" w:type="dxa"/>
          </w:tcPr>
          <w:p w14:paraId="69F519AD" w14:textId="77777777" w:rsidR="004D1A49" w:rsidRPr="005501A2" w:rsidRDefault="004D1A49" w:rsidP="00882DDC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  <w:highlight w:val="yellow"/>
              </w:rPr>
            </w:pPr>
          </w:p>
        </w:tc>
      </w:tr>
    </w:tbl>
    <w:p w14:paraId="4F9CB45E" w14:textId="6D19E45B" w:rsidR="00E15748" w:rsidRDefault="00E15748" w:rsidP="00476460">
      <w:pPr>
        <w:suppressAutoHyphens/>
        <w:spacing w:line="360" w:lineRule="exact"/>
        <w:ind w:firstLine="709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743D6242" w14:textId="29909B26" w:rsidR="00E43ECF" w:rsidRPr="00A8360A" w:rsidRDefault="00E43ECF" w:rsidP="00E43ECF">
      <w:pPr>
        <w:ind w:firstLine="708"/>
        <w:rPr>
          <w:rFonts w:ascii="Times New Roman" w:hAnsi="Times New Roman"/>
          <w:color w:val="000000"/>
          <w:sz w:val="28"/>
          <w:szCs w:val="28"/>
        </w:rPr>
      </w:pPr>
      <w:r w:rsidRPr="004D1A49">
        <w:rPr>
          <w:rFonts w:ascii="Times New Roman" w:hAnsi="Times New Roman"/>
          <w:color w:val="000000"/>
          <w:sz w:val="28"/>
          <w:szCs w:val="28"/>
        </w:rPr>
        <w:t xml:space="preserve">Значение поля </w:t>
      </w:r>
      <w:proofErr w:type="spellStart"/>
      <w:r w:rsidRPr="004D1A49">
        <w:rPr>
          <w:rFonts w:ascii="Times New Roman" w:hAnsi="Times New Roman"/>
          <w:color w:val="000000"/>
          <w:sz w:val="28"/>
          <w:szCs w:val="28"/>
        </w:rPr>
        <w:t>Bank</w:t>
      </w:r>
      <w:proofErr w:type="spellEnd"/>
      <w:r w:rsidRPr="004D1A49">
        <w:rPr>
          <w:rFonts w:ascii="Times New Roman" w:hAnsi="Times New Roman"/>
          <w:color w:val="000000"/>
          <w:sz w:val="28"/>
          <w:szCs w:val="28"/>
        </w:rPr>
        <w:t xml:space="preserve"> определено в таблице раздела 2</w:t>
      </w:r>
      <w:r w:rsidR="004D1A49">
        <w:rPr>
          <w:rFonts w:ascii="Times New Roman" w:hAnsi="Times New Roman"/>
          <w:color w:val="000000"/>
          <w:sz w:val="28"/>
          <w:szCs w:val="28"/>
        </w:rPr>
        <w:t xml:space="preserve"> в поле Компания</w:t>
      </w:r>
      <w:r w:rsidRPr="004D1A49">
        <w:rPr>
          <w:rFonts w:ascii="Times New Roman" w:hAnsi="Times New Roman"/>
          <w:color w:val="000000"/>
          <w:sz w:val="28"/>
          <w:szCs w:val="28"/>
        </w:rPr>
        <w:t>.</w:t>
      </w:r>
    </w:p>
    <w:p w14:paraId="1FA6C8BF" w14:textId="2B8547C8" w:rsidR="00E43ECF" w:rsidRDefault="00E43ECF" w:rsidP="00E43ECF">
      <w:pPr>
        <w:rPr>
          <w:rFonts w:ascii="Times New Roman" w:hAnsi="Times New Roman"/>
          <w:color w:val="000000"/>
          <w:sz w:val="28"/>
          <w:szCs w:val="28"/>
        </w:rPr>
      </w:pPr>
      <w:r w:rsidRPr="000372BF">
        <w:rPr>
          <w:rFonts w:ascii="Times New Roman" w:eastAsiaTheme="minorHAnsi" w:hAnsi="Times New Roman"/>
          <w:color w:val="000000"/>
          <w:sz w:val="28"/>
          <w:szCs w:val="28"/>
        </w:rPr>
        <w:tab/>
      </w:r>
    </w:p>
    <w:p w14:paraId="1E474DF1" w14:textId="77777777" w:rsidR="001616EB" w:rsidRDefault="001616EB" w:rsidP="00476460">
      <w:pPr>
        <w:suppressAutoHyphens/>
        <w:spacing w:line="360" w:lineRule="exact"/>
        <w:ind w:firstLine="709"/>
        <w:rPr>
          <w:rFonts w:ascii="Times New Roman" w:hAnsi="Times New Roman"/>
          <w:sz w:val="28"/>
          <w:szCs w:val="28"/>
        </w:rPr>
        <w:sectPr w:rsidR="001616EB" w:rsidSect="00F37C7A">
          <w:pgSz w:w="12240" w:h="15840"/>
          <w:pgMar w:top="851" w:right="851" w:bottom="851" w:left="1418" w:header="720" w:footer="720" w:gutter="0"/>
          <w:cols w:space="720"/>
          <w:docGrid w:linePitch="360"/>
        </w:sectPr>
      </w:pPr>
    </w:p>
    <w:p w14:paraId="6A662F35" w14:textId="6E4D25FA" w:rsidR="00775052" w:rsidRPr="00B3397C" w:rsidRDefault="00775052" w:rsidP="00E15748">
      <w:pPr>
        <w:pStyle w:val="1"/>
        <w:spacing w:line="252" w:lineRule="auto"/>
        <w:rPr>
          <w:rFonts w:ascii="Times New Roman" w:hAnsi="Times New Roman"/>
        </w:rPr>
      </w:pPr>
      <w:bookmarkStart w:id="52" w:name="_Toc218605544"/>
      <w:bookmarkStart w:id="53" w:name="_Toc207980340"/>
      <w:r w:rsidRPr="00B3397C">
        <w:rPr>
          <w:rFonts w:ascii="Times New Roman" w:hAnsi="Times New Roman"/>
        </w:rPr>
        <w:lastRenderedPageBreak/>
        <w:t>Реализация в КХД</w:t>
      </w:r>
      <w:bookmarkEnd w:id="52"/>
      <w:r w:rsidRPr="00B3397C">
        <w:rPr>
          <w:rFonts w:ascii="Times New Roman" w:hAnsi="Times New Roman"/>
        </w:rPr>
        <w:t xml:space="preserve"> </w:t>
      </w:r>
      <w:bookmarkEnd w:id="53"/>
    </w:p>
    <w:p w14:paraId="20B6CA94" w14:textId="1143C266" w:rsidR="00E15748" w:rsidRPr="00DA1E91" w:rsidRDefault="00E15748" w:rsidP="00E15748">
      <w:pPr>
        <w:ind w:left="710"/>
      </w:pPr>
    </w:p>
    <w:p w14:paraId="5F3E22EB" w14:textId="7D43619B" w:rsidR="00F97807" w:rsidRDefault="00F97807" w:rsidP="00F97807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Ежедневно выполняется забор данных из </w:t>
      </w:r>
      <w:r w:rsidR="00B233FB" w:rsidRPr="005C6905">
        <w:rPr>
          <w:rFonts w:ascii="Times New Roman" w:hAnsi="Times New Roman"/>
          <w:color w:val="000000"/>
          <w:sz w:val="28"/>
          <w:szCs w:val="28"/>
          <w:lang w:eastAsia="ru-RU"/>
        </w:rPr>
        <w:t>таблиц</w:t>
      </w:r>
      <w:r w:rsidR="00B233FB">
        <w:rPr>
          <w:rFonts w:ascii="Times New Roman" w:hAnsi="Times New Roman"/>
          <w:color w:val="000000"/>
          <w:sz w:val="28"/>
          <w:szCs w:val="28"/>
          <w:lang w:eastAsia="ru-RU"/>
        </w:rPr>
        <w:t>ы</w:t>
      </w:r>
      <w:r w:rsidR="00B233FB" w:rsidRPr="005C690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B233FB" w:rsidRPr="005245E0">
        <w:rPr>
          <w:rFonts w:ascii="Times New Roman" w:hAnsi="Times New Roman"/>
          <w:b/>
          <w:color w:val="000000"/>
          <w:sz w:val="28"/>
          <w:szCs w:val="28"/>
          <w:lang w:eastAsia="ru-RU"/>
        </w:rPr>
        <w:t>deposits_companies</w:t>
      </w:r>
      <w:proofErr w:type="spellEnd"/>
      <w:r w:rsidR="00B233FB"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="00B233FB" w:rsidRPr="005C690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базы </w:t>
      </w:r>
      <w:r w:rsidR="00B233FB" w:rsidRPr="006A5097">
        <w:rPr>
          <w:rFonts w:ascii="Times New Roman" w:hAnsi="Times New Roman"/>
          <w:sz w:val="28"/>
          <w:szCs w:val="28"/>
          <w:lang w:eastAsia="ru-RU"/>
        </w:rPr>
        <w:t xml:space="preserve">данных </w:t>
      </w:r>
      <w:proofErr w:type="spellStart"/>
      <w:r w:rsidR="00B233FB" w:rsidRPr="006A5097">
        <w:rPr>
          <w:rFonts w:ascii="Times New Roman" w:hAnsi="Times New Roman"/>
          <w:b/>
          <w:sz w:val="28"/>
          <w:szCs w:val="28"/>
          <w:lang w:val="en-US" w:eastAsia="ru-RU"/>
        </w:rPr>
        <w:t>ospo</w:t>
      </w:r>
      <w:proofErr w:type="spellEnd"/>
      <w:r w:rsidR="00B233FB" w:rsidRPr="006A5097">
        <w:rPr>
          <w:rFonts w:ascii="Times New Roman" w:hAnsi="Times New Roman"/>
          <w:b/>
          <w:sz w:val="28"/>
          <w:szCs w:val="28"/>
          <w:lang w:eastAsia="ru-RU"/>
        </w:rPr>
        <w:t>_</w:t>
      </w:r>
      <w:r w:rsidR="00B233FB" w:rsidRPr="006A5097">
        <w:rPr>
          <w:rFonts w:ascii="Times New Roman" w:hAnsi="Times New Roman"/>
          <w:b/>
          <w:sz w:val="28"/>
          <w:szCs w:val="28"/>
          <w:lang w:val="en-US" w:eastAsia="ru-RU"/>
        </w:rPr>
        <w:t>parsing</w:t>
      </w:r>
      <w:r w:rsidR="00B233FB" w:rsidRPr="006A5097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233FB" w:rsidRPr="006A5097">
        <w:rPr>
          <w:rFonts w:ascii="Times New Roman" w:hAnsi="Times New Roman"/>
          <w:b/>
          <w:sz w:val="28"/>
          <w:szCs w:val="28"/>
          <w:lang w:eastAsia="ru-RU"/>
        </w:rPr>
        <w:t>(</w:t>
      </w:r>
      <w:r w:rsidR="00B233FB" w:rsidRPr="006A5097">
        <w:rPr>
          <w:rFonts w:ascii="Times New Roman" w:hAnsi="Times New Roman"/>
          <w:b/>
          <w:sz w:val="28"/>
          <w:szCs w:val="28"/>
          <w:lang w:val="en-US" w:eastAsia="ru-RU"/>
        </w:rPr>
        <w:t>PostgreSQL</w:t>
      </w:r>
      <w:r w:rsidR="00B233FB" w:rsidRPr="006A5097">
        <w:rPr>
          <w:rFonts w:ascii="Times New Roman" w:hAnsi="Times New Roman"/>
          <w:b/>
          <w:sz w:val="28"/>
          <w:szCs w:val="28"/>
          <w:lang w:eastAsia="ru-RU"/>
        </w:rPr>
        <w:t>)</w:t>
      </w:r>
      <w:r w:rsidR="00B233FB" w:rsidRPr="006A5097">
        <w:rPr>
          <w:rFonts w:ascii="Times New Roman" w:eastAsiaTheme="minorHAnsi" w:hAnsi="Times New Roman"/>
          <w:sz w:val="28"/>
          <w:szCs w:val="28"/>
        </w:rPr>
        <w:t xml:space="preserve">, сервер </w:t>
      </w:r>
      <w:r w:rsidR="00B233FB" w:rsidRPr="006A5097">
        <w:rPr>
          <w:rFonts w:ascii="Times New Roman" w:eastAsiaTheme="minorHAnsi" w:hAnsi="Times New Roman"/>
          <w:b/>
          <w:sz w:val="28"/>
          <w:szCs w:val="28"/>
        </w:rPr>
        <w:t>10.200.121.31</w:t>
      </w:r>
      <w:r w:rsidR="00B233FB" w:rsidRPr="006A5097">
        <w:rPr>
          <w:rFonts w:ascii="Times New Roman" w:eastAsiaTheme="minorHAnsi" w:hAnsi="Times New Roman"/>
          <w:sz w:val="28"/>
          <w:szCs w:val="28"/>
        </w:rPr>
        <w:t>.</w:t>
      </w:r>
      <w:r w:rsidR="00B233FB">
        <w:rPr>
          <w:rFonts w:ascii="Times New Roman" w:eastAsiaTheme="minorHAnsi" w:hAnsi="Times New Roman"/>
          <w:sz w:val="28"/>
          <w:szCs w:val="28"/>
        </w:rPr>
        <w:t>,</w:t>
      </w:r>
      <w:r w:rsidR="00B233FB" w:rsidRPr="006A5097">
        <w:rPr>
          <w:rFonts w:ascii="Times New Roman" w:eastAsiaTheme="minorHAnsi" w:hAnsi="Times New Roman"/>
          <w:sz w:val="28"/>
          <w:szCs w:val="28"/>
        </w:rPr>
        <w:t xml:space="preserve"> </w:t>
      </w:r>
      <w:r w:rsidRPr="003B13C6">
        <w:rPr>
          <w:rFonts w:ascii="Times New Roman" w:hAnsi="Times New Roman"/>
          <w:color w:val="000000"/>
          <w:sz w:val="28"/>
          <w:szCs w:val="28"/>
          <w:lang w:eastAsia="ru-RU"/>
        </w:rPr>
        <w:t>за текущий день и помещается в б</w:t>
      </w:r>
      <w:r w:rsidRPr="00695008">
        <w:rPr>
          <w:rFonts w:ascii="Times New Roman" w:hAnsi="Times New Roman"/>
          <w:color w:val="000000"/>
          <w:sz w:val="28"/>
          <w:szCs w:val="28"/>
          <w:lang w:eastAsia="ru-RU"/>
        </w:rPr>
        <w:t>а</w:t>
      </w:r>
      <w:r w:rsidRPr="003B13C6">
        <w:rPr>
          <w:rFonts w:ascii="Times New Roman" w:hAnsi="Times New Roman"/>
          <w:color w:val="000000"/>
          <w:sz w:val="28"/>
          <w:szCs w:val="28"/>
          <w:lang w:eastAsia="ru-RU"/>
        </w:rPr>
        <w:t>зу данных КХД</w:t>
      </w:r>
      <w:r w:rsidRPr="00695008">
        <w:rPr>
          <w:rFonts w:ascii="Times New Roman" w:hAnsi="Times New Roman"/>
          <w:color w:val="000000"/>
          <w:sz w:val="28"/>
          <w:szCs w:val="28"/>
          <w:lang w:eastAsia="ru-RU"/>
        </w:rPr>
        <w:t xml:space="preserve">, </w:t>
      </w:r>
      <w:r w:rsidRPr="003D1797">
        <w:rPr>
          <w:rFonts w:ascii="Times New Roman" w:hAnsi="Times New Roman"/>
          <w:sz w:val="28"/>
          <w:szCs w:val="28"/>
        </w:rPr>
        <w:t xml:space="preserve">ориентировочно в </w:t>
      </w:r>
      <w:r w:rsidR="00EE050B" w:rsidRPr="00EA1B85">
        <w:rPr>
          <w:rFonts w:ascii="Times New Roman" w:hAnsi="Times New Roman"/>
          <w:sz w:val="28"/>
          <w:szCs w:val="28"/>
        </w:rPr>
        <w:t>1</w:t>
      </w:r>
      <w:r w:rsidR="006A5097" w:rsidRPr="00EA1B85">
        <w:rPr>
          <w:rFonts w:ascii="Times New Roman" w:hAnsi="Times New Roman"/>
          <w:sz w:val="28"/>
          <w:szCs w:val="28"/>
        </w:rPr>
        <w:t>6</w:t>
      </w:r>
      <w:r w:rsidR="00EE050B" w:rsidRPr="00EA1B85">
        <w:rPr>
          <w:rFonts w:ascii="Times New Roman" w:hAnsi="Times New Roman"/>
          <w:sz w:val="28"/>
          <w:szCs w:val="28"/>
        </w:rPr>
        <w:t>:</w:t>
      </w:r>
      <w:r w:rsidR="006A5097" w:rsidRPr="00EA1B85">
        <w:rPr>
          <w:rFonts w:ascii="Times New Roman" w:hAnsi="Times New Roman"/>
          <w:sz w:val="28"/>
          <w:szCs w:val="28"/>
        </w:rPr>
        <w:t>3</w:t>
      </w:r>
      <w:r w:rsidRPr="00EA1B85">
        <w:rPr>
          <w:rFonts w:ascii="Times New Roman" w:hAnsi="Times New Roman"/>
          <w:sz w:val="28"/>
          <w:szCs w:val="28"/>
        </w:rPr>
        <w:t xml:space="preserve">0 </w:t>
      </w:r>
      <w:r>
        <w:rPr>
          <w:rFonts w:ascii="Times New Roman" w:hAnsi="Times New Roman"/>
          <w:sz w:val="28"/>
          <w:szCs w:val="28"/>
        </w:rPr>
        <w:t>часов.</w:t>
      </w:r>
      <w:r w:rsidRPr="00A12E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Более точное время обработки будет определено на этапах реализации и </w:t>
      </w:r>
      <w:r w:rsidRPr="00C5282D">
        <w:rPr>
          <w:rFonts w:ascii="Times New Roman" w:hAnsi="Times New Roman"/>
          <w:sz w:val="28"/>
          <w:szCs w:val="28"/>
        </w:rPr>
        <w:t>ввода в промышленную</w:t>
      </w:r>
      <w:r>
        <w:rPr>
          <w:rFonts w:ascii="Times New Roman" w:hAnsi="Times New Roman"/>
          <w:sz w:val="28"/>
          <w:szCs w:val="28"/>
        </w:rPr>
        <w:t xml:space="preserve"> эксплуатацию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6DCE6FB4" w14:textId="616E55F2" w:rsidR="00F97807" w:rsidRDefault="00F97807" w:rsidP="00F97807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Следующий этап состоит из </w:t>
      </w:r>
      <w:r w:rsidRPr="003B13C6">
        <w:rPr>
          <w:rFonts w:ascii="Times New Roman" w:hAnsi="Times New Roman"/>
          <w:color w:val="000000"/>
          <w:sz w:val="28"/>
          <w:szCs w:val="28"/>
          <w:lang w:eastAsia="ru-RU"/>
        </w:rPr>
        <w:t>реализаци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Pr="003B13C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статического отчета в КХД в модуле </w:t>
      </w:r>
      <w:r w:rsidRPr="003B13C6">
        <w:rPr>
          <w:rFonts w:ascii="Times New Roman" w:hAnsi="Times New Roman"/>
          <w:color w:val="000000"/>
          <w:sz w:val="28"/>
          <w:szCs w:val="28"/>
          <w:lang w:val="en-US" w:eastAsia="ru-RU"/>
        </w:rPr>
        <w:t>Report</w:t>
      </w:r>
      <w:r w:rsidRPr="003B13C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3B13C6">
        <w:rPr>
          <w:rFonts w:ascii="Times New Roman" w:hAnsi="Times New Roman"/>
          <w:color w:val="000000"/>
          <w:sz w:val="28"/>
          <w:szCs w:val="28"/>
          <w:lang w:val="en-US" w:eastAsia="ru-RU"/>
        </w:rPr>
        <w:t>Server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с возможностью выгрузки в </w:t>
      </w:r>
      <w:r>
        <w:rPr>
          <w:rFonts w:ascii="Times New Roman" w:hAnsi="Times New Roman"/>
          <w:color w:val="000000"/>
          <w:sz w:val="28"/>
          <w:szCs w:val="28"/>
          <w:lang w:val="en-US" w:eastAsia="ru-RU"/>
        </w:rPr>
        <w:t>Microsoft</w:t>
      </w:r>
      <w:r w:rsidRPr="001A3DD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76731">
        <w:rPr>
          <w:rFonts w:ascii="Times New Roman" w:hAnsi="Times New Roman"/>
          <w:color w:val="000000"/>
          <w:sz w:val="28"/>
          <w:szCs w:val="28"/>
          <w:lang w:val="en-US" w:eastAsia="ru-RU"/>
        </w:rPr>
        <w:t>Excel</w:t>
      </w:r>
      <w:r w:rsidRPr="001A3DDA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63E60928" w14:textId="37564B4F" w:rsidR="00E15748" w:rsidRDefault="00E15748" w:rsidP="00E15748">
      <w:pPr>
        <w:ind w:left="710"/>
      </w:pPr>
    </w:p>
    <w:p w14:paraId="5D7D9AB9" w14:textId="0CFBA762" w:rsidR="00882DDC" w:rsidRDefault="00882DDC" w:rsidP="00882DDC">
      <w:pPr>
        <w:suppressAutoHyphens/>
        <w:spacing w:line="252" w:lineRule="auto"/>
        <w:ind w:firstLine="709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Селекционные параметры отчета содержат дату </w:t>
      </w:r>
      <w:r>
        <w:rPr>
          <w:rFonts w:ascii="Times New Roman" w:hAnsi="Times New Roman"/>
          <w:sz w:val="28"/>
          <w:lang w:val="en-US"/>
        </w:rPr>
        <w:t>DD</w:t>
      </w:r>
      <w:r w:rsidRPr="00974FFA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MM</w:t>
      </w:r>
      <w:r w:rsidRPr="00974FFA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YYYY</w:t>
      </w:r>
      <w:r>
        <w:rPr>
          <w:rFonts w:ascii="Times New Roman" w:hAnsi="Times New Roman"/>
          <w:sz w:val="28"/>
        </w:rPr>
        <w:t>, при этом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</w:rPr>
        <w:t>по умолчанию указывается текущая дата с возможностью выбора иных дат.</w:t>
      </w:r>
    </w:p>
    <w:p w14:paraId="59730520" w14:textId="77777777" w:rsidR="00882DDC" w:rsidRDefault="00882DDC" w:rsidP="00EA1B8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7C2B4788" w14:textId="77777777" w:rsidR="00EA1B85" w:rsidRDefault="00EA1B85" w:rsidP="00EA1B8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Отчет должен состоять из следующих листов:</w:t>
      </w:r>
    </w:p>
    <w:p w14:paraId="23642891" w14:textId="62A09844" w:rsidR="00EA1B85" w:rsidRPr="00B82D5C" w:rsidRDefault="00EA1B85" w:rsidP="00EA1B8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</w:rPr>
      </w:pPr>
      <w:r w:rsidRPr="00B82D5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- лист1 для валюты </w:t>
      </w:r>
      <w:proofErr w:type="spellStart"/>
      <w:r w:rsidRPr="00B82D5C">
        <w:rPr>
          <w:rFonts w:ascii="Times New Roman" w:hAnsi="Times New Roman"/>
          <w:color w:val="000000"/>
          <w:sz w:val="28"/>
          <w:szCs w:val="28"/>
        </w:rPr>
        <w:t>DepCurr</w:t>
      </w:r>
      <w:proofErr w:type="spellEnd"/>
      <w:r w:rsidRPr="00B82D5C">
        <w:rPr>
          <w:rFonts w:ascii="Times New Roman" w:hAnsi="Times New Roman"/>
          <w:color w:val="000000"/>
          <w:sz w:val="28"/>
          <w:szCs w:val="28"/>
        </w:rPr>
        <w:t>=</w:t>
      </w:r>
      <w:r w:rsidR="00F200C6" w:rsidRPr="00B82D5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B82D5C">
        <w:rPr>
          <w:rFonts w:ascii="Times New Roman" w:hAnsi="Times New Roman"/>
          <w:color w:val="000000"/>
          <w:sz w:val="28"/>
          <w:szCs w:val="28"/>
          <w:lang w:val="en-US" w:eastAsia="ru-RU"/>
        </w:rPr>
        <w:t>BYN</w:t>
      </w:r>
      <w:r w:rsidRPr="00B82D5C">
        <w:rPr>
          <w:rFonts w:ascii="Times New Roman" w:hAnsi="Times New Roman"/>
          <w:color w:val="000000"/>
          <w:sz w:val="28"/>
          <w:szCs w:val="28"/>
        </w:rPr>
        <w:t xml:space="preserve">; </w:t>
      </w:r>
    </w:p>
    <w:p w14:paraId="5474F567" w14:textId="382903E6" w:rsidR="00EA1B85" w:rsidRPr="00B82D5C" w:rsidRDefault="00EA1B85" w:rsidP="00EA1B8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</w:rPr>
      </w:pPr>
      <w:r w:rsidRPr="00B82D5C">
        <w:rPr>
          <w:rFonts w:ascii="Times New Roman" w:hAnsi="Times New Roman"/>
          <w:color w:val="000000"/>
          <w:sz w:val="28"/>
          <w:szCs w:val="28"/>
        </w:rPr>
        <w:t xml:space="preserve">- лист2 для </w:t>
      </w:r>
      <w:r w:rsidRPr="00B82D5C">
        <w:rPr>
          <w:rFonts w:ascii="Times New Roman" w:hAnsi="Times New Roman"/>
          <w:color w:val="000000"/>
          <w:sz w:val="28"/>
          <w:szCs w:val="28"/>
          <w:lang w:eastAsia="ru-RU"/>
        </w:rPr>
        <w:t>валют</w:t>
      </w:r>
      <w:r w:rsidR="00F200C6" w:rsidRPr="00B82D5C">
        <w:rPr>
          <w:rFonts w:ascii="Times New Roman" w:hAnsi="Times New Roman"/>
          <w:color w:val="000000"/>
          <w:sz w:val="28"/>
          <w:szCs w:val="28"/>
          <w:lang w:eastAsia="ru-RU"/>
        </w:rPr>
        <w:t>ы</w:t>
      </w:r>
      <w:r w:rsidRPr="00B82D5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82D5C">
        <w:rPr>
          <w:rFonts w:ascii="Times New Roman" w:hAnsi="Times New Roman"/>
          <w:color w:val="000000"/>
          <w:sz w:val="28"/>
          <w:szCs w:val="28"/>
        </w:rPr>
        <w:t>DepCurr</w:t>
      </w:r>
      <w:proofErr w:type="spellEnd"/>
      <w:r w:rsidRPr="00B82D5C">
        <w:rPr>
          <w:rFonts w:ascii="Times New Roman" w:hAnsi="Times New Roman"/>
          <w:color w:val="000000"/>
          <w:sz w:val="28"/>
          <w:szCs w:val="28"/>
        </w:rPr>
        <w:t>=</w:t>
      </w:r>
      <w:r w:rsidR="00F200C6" w:rsidRPr="00B82D5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93577">
        <w:rPr>
          <w:rFonts w:ascii="Times New Roman" w:hAnsi="Times New Roman"/>
          <w:color w:val="000000"/>
          <w:sz w:val="28"/>
          <w:szCs w:val="28"/>
          <w:lang w:val="en-US"/>
        </w:rPr>
        <w:t>RUB</w:t>
      </w:r>
      <w:r w:rsidR="00F200C6" w:rsidRPr="00B82D5C">
        <w:rPr>
          <w:rFonts w:ascii="Times New Roman" w:hAnsi="Times New Roman"/>
          <w:color w:val="000000"/>
          <w:sz w:val="28"/>
          <w:szCs w:val="28"/>
        </w:rPr>
        <w:t>;</w:t>
      </w:r>
      <w:r w:rsidR="00BB7178" w:rsidRPr="00B82D5C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EF4248B" w14:textId="4357E9E5" w:rsidR="00F200C6" w:rsidRPr="00B82D5C" w:rsidRDefault="00F200C6" w:rsidP="00EA1B8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</w:rPr>
      </w:pPr>
      <w:r w:rsidRPr="00B82D5C">
        <w:rPr>
          <w:rFonts w:ascii="Times New Roman" w:hAnsi="Times New Roman"/>
          <w:color w:val="000000"/>
          <w:sz w:val="28"/>
          <w:szCs w:val="28"/>
        </w:rPr>
        <w:t xml:space="preserve">- лист3 для </w:t>
      </w:r>
      <w:r w:rsidRPr="00B82D5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валюты </w:t>
      </w:r>
      <w:proofErr w:type="spellStart"/>
      <w:r w:rsidRPr="00B82D5C">
        <w:rPr>
          <w:rFonts w:ascii="Times New Roman" w:hAnsi="Times New Roman"/>
          <w:color w:val="000000"/>
          <w:sz w:val="28"/>
          <w:szCs w:val="28"/>
        </w:rPr>
        <w:t>DepCurr</w:t>
      </w:r>
      <w:proofErr w:type="spellEnd"/>
      <w:r w:rsidRPr="00B82D5C">
        <w:rPr>
          <w:rFonts w:ascii="Times New Roman" w:hAnsi="Times New Roman"/>
          <w:color w:val="000000"/>
          <w:sz w:val="28"/>
          <w:szCs w:val="28"/>
        </w:rPr>
        <w:t xml:space="preserve">= </w:t>
      </w:r>
      <w:r w:rsidR="00F93577">
        <w:rPr>
          <w:rFonts w:ascii="Times New Roman" w:hAnsi="Times New Roman"/>
          <w:color w:val="000000"/>
          <w:sz w:val="28"/>
          <w:szCs w:val="28"/>
          <w:lang w:val="en-US"/>
        </w:rPr>
        <w:t>CNY</w:t>
      </w:r>
      <w:r w:rsidRPr="00B82D5C">
        <w:rPr>
          <w:rFonts w:ascii="Times New Roman" w:hAnsi="Times New Roman"/>
          <w:color w:val="000000"/>
          <w:sz w:val="28"/>
          <w:szCs w:val="28"/>
        </w:rPr>
        <w:t>;</w:t>
      </w:r>
    </w:p>
    <w:p w14:paraId="31A81044" w14:textId="6FB0D59E" w:rsidR="00EA1B85" w:rsidRPr="00B82D5C" w:rsidRDefault="00F200C6" w:rsidP="00EA1B8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82D5C">
        <w:rPr>
          <w:rFonts w:ascii="Times New Roman" w:hAnsi="Times New Roman"/>
          <w:color w:val="000000"/>
          <w:sz w:val="28"/>
          <w:szCs w:val="28"/>
        </w:rPr>
        <w:t xml:space="preserve">- лист4 для </w:t>
      </w:r>
      <w:r w:rsidRPr="00B82D5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валюты </w:t>
      </w:r>
      <w:proofErr w:type="spellStart"/>
      <w:r w:rsidRPr="00B82D5C">
        <w:rPr>
          <w:rFonts w:ascii="Times New Roman" w:hAnsi="Times New Roman"/>
          <w:color w:val="000000"/>
          <w:sz w:val="28"/>
          <w:szCs w:val="28"/>
        </w:rPr>
        <w:t>DepCurr</w:t>
      </w:r>
      <w:proofErr w:type="spellEnd"/>
      <w:r w:rsidRPr="00B82D5C">
        <w:rPr>
          <w:rFonts w:ascii="Times New Roman" w:hAnsi="Times New Roman"/>
          <w:color w:val="000000"/>
          <w:sz w:val="28"/>
          <w:szCs w:val="28"/>
        </w:rPr>
        <w:t xml:space="preserve">= </w:t>
      </w:r>
      <w:r w:rsidR="00F93577">
        <w:rPr>
          <w:rFonts w:ascii="Times New Roman" w:hAnsi="Times New Roman"/>
          <w:color w:val="000000"/>
          <w:sz w:val="28"/>
          <w:szCs w:val="28"/>
          <w:lang w:val="en-US"/>
        </w:rPr>
        <w:t>USD</w:t>
      </w:r>
      <w:r w:rsidRPr="00B82D5C">
        <w:rPr>
          <w:rFonts w:ascii="Times New Roman" w:hAnsi="Times New Roman"/>
          <w:color w:val="000000"/>
          <w:sz w:val="28"/>
          <w:szCs w:val="28"/>
        </w:rPr>
        <w:t>;</w:t>
      </w:r>
    </w:p>
    <w:p w14:paraId="18A77440" w14:textId="39A4BC50" w:rsidR="00F200C6" w:rsidRPr="00B75E7B" w:rsidRDefault="00F200C6" w:rsidP="00EA1B8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82D5C">
        <w:rPr>
          <w:rFonts w:ascii="Times New Roman" w:hAnsi="Times New Roman"/>
          <w:color w:val="000000"/>
          <w:sz w:val="28"/>
          <w:szCs w:val="28"/>
        </w:rPr>
        <w:t xml:space="preserve">- лист5 для </w:t>
      </w:r>
      <w:r w:rsidRPr="00B82D5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валюты </w:t>
      </w:r>
      <w:proofErr w:type="spellStart"/>
      <w:r w:rsidRPr="00B82D5C">
        <w:rPr>
          <w:rFonts w:ascii="Times New Roman" w:hAnsi="Times New Roman"/>
          <w:color w:val="000000"/>
          <w:sz w:val="28"/>
          <w:szCs w:val="28"/>
        </w:rPr>
        <w:t>DepCurr</w:t>
      </w:r>
      <w:proofErr w:type="spellEnd"/>
      <w:r w:rsidRPr="00B82D5C">
        <w:rPr>
          <w:rFonts w:ascii="Times New Roman" w:hAnsi="Times New Roman"/>
          <w:color w:val="000000"/>
          <w:sz w:val="28"/>
          <w:szCs w:val="28"/>
        </w:rPr>
        <w:t xml:space="preserve">= </w:t>
      </w:r>
      <w:r w:rsidR="00F93577">
        <w:rPr>
          <w:rFonts w:ascii="Times New Roman" w:hAnsi="Times New Roman"/>
          <w:color w:val="000000"/>
          <w:sz w:val="28"/>
          <w:szCs w:val="28"/>
          <w:lang w:val="en-US"/>
        </w:rPr>
        <w:t>EUR</w:t>
      </w:r>
      <w:r w:rsidRPr="00B82D5C">
        <w:rPr>
          <w:rFonts w:ascii="Times New Roman" w:hAnsi="Times New Roman"/>
          <w:color w:val="000000"/>
          <w:sz w:val="28"/>
          <w:szCs w:val="28"/>
        </w:rPr>
        <w:t>.</w:t>
      </w:r>
    </w:p>
    <w:p w14:paraId="1493F23A" w14:textId="77777777" w:rsidR="00F200C6" w:rsidRDefault="00F200C6" w:rsidP="00EA1B8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1784D12E" w14:textId="4996E23B" w:rsidR="00EA1B85" w:rsidRDefault="00EA1B85" w:rsidP="00EA1B8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E00D7">
        <w:rPr>
          <w:rFonts w:ascii="Times New Roman" w:hAnsi="Times New Roman"/>
          <w:color w:val="000000"/>
          <w:sz w:val="28"/>
          <w:szCs w:val="28"/>
          <w:lang w:eastAsia="ru-RU"/>
        </w:rPr>
        <w:t>Каждый лист должен содержать: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084F3491" w14:textId="0300DFF2" w:rsidR="00B75E7B" w:rsidRDefault="00EA1B85" w:rsidP="00B75E7B">
      <w:pPr>
        <w:suppressAutoHyphens/>
        <w:spacing w:line="252" w:lineRule="auto"/>
        <w:ind w:firstLine="709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1) </w:t>
      </w:r>
      <w:r w:rsidR="00882DDC">
        <w:rPr>
          <w:rFonts w:ascii="Times New Roman" w:hAnsi="Times New Roman"/>
          <w:color w:val="000000"/>
          <w:sz w:val="28"/>
          <w:szCs w:val="28"/>
          <w:lang w:eastAsia="ru-RU"/>
        </w:rPr>
        <w:t>заголовок вида «</w:t>
      </w:r>
      <w:r w:rsidR="00B75E7B" w:rsidRPr="00B75E7B">
        <w:rPr>
          <w:rFonts w:ascii="Times New Roman" w:hAnsi="Times New Roman"/>
          <w:sz w:val="28"/>
        </w:rPr>
        <w:t xml:space="preserve">Информация о размере % ставок по вкладам (депозитам) в </w:t>
      </w:r>
      <w:r w:rsidR="00B75E7B">
        <w:rPr>
          <w:rFonts w:ascii="Times New Roman" w:hAnsi="Times New Roman"/>
          <w:color w:val="000000"/>
          <w:sz w:val="28"/>
          <w:szCs w:val="28"/>
          <w:lang w:val="en-US" w:eastAsia="ru-RU"/>
        </w:rPr>
        <w:t>CURRENCY</w:t>
      </w:r>
      <w:r w:rsidR="00B75E7B" w:rsidRPr="00B75E7B">
        <w:rPr>
          <w:rFonts w:ascii="Times New Roman" w:hAnsi="Times New Roman"/>
          <w:sz w:val="28"/>
        </w:rPr>
        <w:t xml:space="preserve"> на</w:t>
      </w:r>
      <w:r w:rsidR="00B75E7B">
        <w:rPr>
          <w:rFonts w:ascii="Times New Roman" w:hAnsi="Times New Roman"/>
          <w:sz w:val="28"/>
        </w:rPr>
        <w:t xml:space="preserve"> </w:t>
      </w:r>
      <w:r w:rsidR="00B75E7B">
        <w:rPr>
          <w:rFonts w:ascii="Times New Roman" w:hAnsi="Times New Roman"/>
          <w:sz w:val="28"/>
          <w:lang w:val="en-US"/>
        </w:rPr>
        <w:t>DD</w:t>
      </w:r>
      <w:r w:rsidR="00B75E7B" w:rsidRPr="00974FFA">
        <w:rPr>
          <w:rFonts w:ascii="Times New Roman" w:hAnsi="Times New Roman"/>
          <w:sz w:val="28"/>
        </w:rPr>
        <w:t>.</w:t>
      </w:r>
      <w:r w:rsidR="00B75E7B">
        <w:rPr>
          <w:rFonts w:ascii="Times New Roman" w:hAnsi="Times New Roman"/>
          <w:sz w:val="28"/>
          <w:lang w:val="en-US"/>
        </w:rPr>
        <w:t>MM</w:t>
      </w:r>
      <w:r w:rsidR="00B75E7B" w:rsidRPr="00974FFA">
        <w:rPr>
          <w:rFonts w:ascii="Times New Roman" w:hAnsi="Times New Roman"/>
          <w:sz w:val="28"/>
        </w:rPr>
        <w:t>.</w:t>
      </w:r>
      <w:r w:rsidR="00B75E7B">
        <w:rPr>
          <w:rFonts w:ascii="Times New Roman" w:hAnsi="Times New Roman"/>
          <w:sz w:val="28"/>
          <w:lang w:val="en-US"/>
        </w:rPr>
        <w:t>YYYY</w:t>
      </w:r>
      <w:r w:rsidR="00B75E7B" w:rsidRPr="007B5D35">
        <w:rPr>
          <w:rFonts w:ascii="Times New Roman" w:hAnsi="Times New Roman"/>
          <w:sz w:val="28"/>
        </w:rPr>
        <w:t xml:space="preserve"> </w:t>
      </w:r>
      <w:proofErr w:type="gramStart"/>
      <w:r w:rsidR="00B75E7B">
        <w:rPr>
          <w:rFonts w:ascii="Times New Roman" w:hAnsi="Times New Roman"/>
          <w:sz w:val="28"/>
        </w:rPr>
        <w:t xml:space="preserve">на </w:t>
      </w:r>
      <w:r w:rsidR="00B75E7B" w:rsidRPr="007B5D35">
        <w:rPr>
          <w:rFonts w:ascii="Times New Roman" w:hAnsi="Times New Roman"/>
          <w:sz w:val="28"/>
        </w:rPr>
        <w:t xml:space="preserve"> </w:t>
      </w:r>
      <w:r w:rsidR="00B75E7B">
        <w:rPr>
          <w:rFonts w:ascii="Times New Roman" w:hAnsi="Times New Roman"/>
          <w:sz w:val="28"/>
          <w:lang w:val="en-US"/>
        </w:rPr>
        <w:t>HH</w:t>
      </w:r>
      <w:proofErr w:type="gramEnd"/>
      <w:r w:rsidR="00B75E7B">
        <w:rPr>
          <w:rFonts w:ascii="Times New Roman" w:hAnsi="Times New Roman"/>
          <w:sz w:val="28"/>
        </w:rPr>
        <w:t>:</w:t>
      </w:r>
      <w:r w:rsidR="00B75E7B">
        <w:rPr>
          <w:rFonts w:ascii="Times New Roman" w:hAnsi="Times New Roman"/>
          <w:sz w:val="28"/>
          <w:lang w:val="en-US"/>
        </w:rPr>
        <w:t>MM</w:t>
      </w:r>
      <w:r w:rsidR="00B75E7B">
        <w:rPr>
          <w:rFonts w:ascii="Times New Roman" w:hAnsi="Times New Roman"/>
          <w:sz w:val="28"/>
        </w:rPr>
        <w:t>», где:</w:t>
      </w:r>
    </w:p>
    <w:p w14:paraId="141BBA17" w14:textId="77777777" w:rsidR="00B75E7B" w:rsidRDefault="00B75E7B" w:rsidP="00B75E7B">
      <w:pPr>
        <w:suppressAutoHyphens/>
        <w:spacing w:line="252" w:lineRule="auto"/>
        <w:ind w:left="708" w:firstLine="1"/>
        <w:contextualSpacing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color w:val="000000"/>
          <w:sz w:val="28"/>
          <w:szCs w:val="28"/>
          <w:lang w:val="en-US" w:eastAsia="ru-RU"/>
        </w:rPr>
        <w:t>CURRENCY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заполняется значением поля</w:t>
      </w:r>
      <w:r w:rsidRPr="00006B1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B77EE9">
        <w:rPr>
          <w:rFonts w:ascii="Times New Roman" w:hAnsi="Times New Roman"/>
          <w:color w:val="000000"/>
          <w:sz w:val="28"/>
          <w:szCs w:val="28"/>
        </w:rPr>
        <w:t>DepCurr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для соответствующего листа;</w:t>
      </w:r>
    </w:p>
    <w:p w14:paraId="4B612FE3" w14:textId="1DB3C1BA" w:rsidR="00882DDC" w:rsidRDefault="00882DDC" w:rsidP="00B75E7B">
      <w:pPr>
        <w:suppressAutoHyphens/>
        <w:spacing w:line="252" w:lineRule="auto"/>
        <w:ind w:firstLine="709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  <w:lang w:val="en-US"/>
        </w:rPr>
        <w:t>DD</w:t>
      </w:r>
      <w:r w:rsidRPr="00974FFA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MM</w:t>
      </w:r>
      <w:r w:rsidRPr="00974FFA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YYYY</w:t>
      </w:r>
      <w:r>
        <w:rPr>
          <w:rFonts w:ascii="Times New Roman" w:hAnsi="Times New Roman"/>
          <w:sz w:val="28"/>
        </w:rPr>
        <w:t xml:space="preserve"> дата отчета с селекционного экрана;</w:t>
      </w:r>
    </w:p>
    <w:p w14:paraId="6A76FCD7" w14:textId="75115037" w:rsidR="00882DDC" w:rsidRDefault="00882DDC" w:rsidP="00882DDC">
      <w:pPr>
        <w:suppressAutoHyphens/>
        <w:spacing w:line="252" w:lineRule="auto"/>
        <w:ind w:firstLine="709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  <w:lang w:val="en-US"/>
        </w:rPr>
        <w:t>HH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  <w:lang w:val="en-US"/>
        </w:rPr>
        <w:t>MM</w:t>
      </w:r>
      <w:r>
        <w:rPr>
          <w:rFonts w:ascii="Times New Roman" w:hAnsi="Times New Roman"/>
          <w:sz w:val="28"/>
        </w:rPr>
        <w:t xml:space="preserve"> время формирования отчета;</w:t>
      </w:r>
    </w:p>
    <w:p w14:paraId="7EFAC287" w14:textId="3B287070" w:rsidR="00422B92" w:rsidRDefault="00EA1B85" w:rsidP="00B02A5E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2) столбцы </w:t>
      </w:r>
      <w:r w:rsidR="00B02A5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«Банк», </w:t>
      </w:r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«Оформление в:», </w:t>
      </w:r>
      <w:r w:rsidR="00B02A5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«До востребования», «Отзывной», «Безотзывной». </w:t>
      </w:r>
      <w:r w:rsidR="00EB538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При этом </w:t>
      </w:r>
      <w:r w:rsidR="00B02A5E">
        <w:rPr>
          <w:rFonts w:ascii="Times New Roman" w:hAnsi="Times New Roman"/>
          <w:color w:val="000000"/>
          <w:sz w:val="28"/>
          <w:szCs w:val="28"/>
          <w:lang w:eastAsia="ru-RU"/>
        </w:rPr>
        <w:t>столб</w:t>
      </w:r>
      <w:r w:rsidR="00EB538A">
        <w:rPr>
          <w:rFonts w:ascii="Times New Roman" w:hAnsi="Times New Roman"/>
          <w:color w:val="000000"/>
          <w:sz w:val="28"/>
          <w:szCs w:val="28"/>
          <w:lang w:eastAsia="ru-RU"/>
        </w:rPr>
        <w:t>ец «Отзывной» содерж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EB538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т </w:t>
      </w:r>
      <w:proofErr w:type="spellStart"/>
      <w:r w:rsidR="00146044">
        <w:rPr>
          <w:rFonts w:ascii="Times New Roman" w:hAnsi="Times New Roman"/>
          <w:color w:val="000000"/>
          <w:sz w:val="28"/>
          <w:szCs w:val="28"/>
          <w:lang w:eastAsia="ru-RU"/>
        </w:rPr>
        <w:t>под</w:t>
      </w:r>
      <w:r w:rsidR="00EB538A">
        <w:rPr>
          <w:rFonts w:ascii="Times New Roman" w:hAnsi="Times New Roman"/>
          <w:color w:val="000000"/>
          <w:sz w:val="28"/>
          <w:szCs w:val="28"/>
          <w:lang w:eastAsia="ru-RU"/>
        </w:rPr>
        <w:t>столбцы</w:t>
      </w:r>
      <w:proofErr w:type="spellEnd"/>
      <w:r w:rsidR="00EB538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>«</w:t>
      </w:r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>от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1 </w:t>
      </w:r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до 31 </w:t>
      </w:r>
      <w:proofErr w:type="spellStart"/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>дн</w:t>
      </w:r>
      <w:proofErr w:type="spellEnd"/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>», «32 дня и более»,</w:t>
      </w:r>
      <w:r w:rsidR="00EB538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столбец «Безотзывной» с</w:t>
      </w:r>
      <w:r w:rsidR="00B02A5E">
        <w:rPr>
          <w:rFonts w:ascii="Times New Roman" w:hAnsi="Times New Roman"/>
          <w:color w:val="000000"/>
          <w:sz w:val="28"/>
          <w:szCs w:val="28"/>
          <w:lang w:eastAsia="ru-RU"/>
        </w:rPr>
        <w:t>одерж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B02A5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т </w:t>
      </w:r>
      <w:proofErr w:type="spellStart"/>
      <w:r w:rsidR="00146044">
        <w:rPr>
          <w:rFonts w:ascii="Times New Roman" w:hAnsi="Times New Roman"/>
          <w:color w:val="000000"/>
          <w:sz w:val="28"/>
          <w:szCs w:val="28"/>
          <w:lang w:eastAsia="ru-RU"/>
        </w:rPr>
        <w:t>под</w:t>
      </w:r>
      <w:r w:rsidR="00B02A5E">
        <w:rPr>
          <w:rFonts w:ascii="Times New Roman" w:hAnsi="Times New Roman"/>
          <w:color w:val="000000"/>
          <w:sz w:val="28"/>
          <w:szCs w:val="28"/>
          <w:lang w:eastAsia="ru-RU"/>
        </w:rPr>
        <w:t>столбцы</w:t>
      </w:r>
      <w:proofErr w:type="spellEnd"/>
      <w:r w:rsidR="00B02A5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>«</w:t>
      </w:r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от 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>32</w:t>
      </w:r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до 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92 </w:t>
      </w:r>
      <w:proofErr w:type="spellStart"/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>дн</w:t>
      </w:r>
      <w:proofErr w:type="spellEnd"/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>. (вкл.)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>», «</w:t>
      </w:r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от 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>93</w:t>
      </w:r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до 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185 </w:t>
      </w:r>
      <w:proofErr w:type="spellStart"/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>дн</w:t>
      </w:r>
      <w:proofErr w:type="spellEnd"/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>. (вкл.)»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>, «</w:t>
      </w:r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от 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>186</w:t>
      </w:r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до 366 </w:t>
      </w:r>
      <w:proofErr w:type="spellStart"/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>дн</w:t>
      </w:r>
      <w:proofErr w:type="spellEnd"/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>. (вкл.)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», </w:t>
      </w:r>
      <w:proofErr w:type="gramStart"/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>«</w:t>
      </w:r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от</w:t>
      </w:r>
      <w:proofErr w:type="gramEnd"/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367 </w:t>
      </w:r>
      <w:proofErr w:type="spellStart"/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>дн</w:t>
      </w:r>
      <w:proofErr w:type="spellEnd"/>
      <w:r w:rsidR="00F54926">
        <w:rPr>
          <w:rFonts w:ascii="Times New Roman" w:hAnsi="Times New Roman"/>
          <w:color w:val="000000"/>
          <w:sz w:val="28"/>
          <w:szCs w:val="28"/>
          <w:lang w:eastAsia="ru-RU"/>
        </w:rPr>
        <w:t>. и более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дней».</w:t>
      </w:r>
      <w:r w:rsidR="00422B92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146044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Каждый из </w:t>
      </w:r>
      <w:proofErr w:type="spellStart"/>
      <w:r w:rsidR="00146044">
        <w:rPr>
          <w:rFonts w:ascii="Times New Roman" w:hAnsi="Times New Roman"/>
          <w:color w:val="000000"/>
          <w:sz w:val="28"/>
          <w:szCs w:val="28"/>
          <w:lang w:eastAsia="ru-RU"/>
        </w:rPr>
        <w:t>подстолбцов</w:t>
      </w:r>
      <w:proofErr w:type="spellEnd"/>
      <w:r w:rsidR="00146044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содержит </w:t>
      </w:r>
      <w:r w:rsidR="001A716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свои </w:t>
      </w:r>
      <w:proofErr w:type="spellStart"/>
      <w:r w:rsidR="00146044">
        <w:rPr>
          <w:rFonts w:ascii="Times New Roman" w:hAnsi="Times New Roman"/>
          <w:color w:val="000000"/>
          <w:sz w:val="28"/>
          <w:szCs w:val="28"/>
          <w:lang w:eastAsia="ru-RU"/>
        </w:rPr>
        <w:t>подстолбцы</w:t>
      </w:r>
      <w:proofErr w:type="spellEnd"/>
      <w:r w:rsidR="00146044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«Продукт», «% ставка»</w:t>
      </w:r>
      <w:r w:rsidR="00422B92">
        <w:rPr>
          <w:rFonts w:ascii="Times New Roman" w:hAnsi="Times New Roman"/>
          <w:color w:val="000000"/>
          <w:sz w:val="28"/>
          <w:szCs w:val="28"/>
          <w:lang w:eastAsia="ru-RU"/>
        </w:rPr>
        <w:t xml:space="preserve">. </w:t>
      </w:r>
    </w:p>
    <w:p w14:paraId="7AABEB63" w14:textId="530F7350" w:rsidR="00422B92" w:rsidRDefault="00422B92" w:rsidP="00B02A5E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При этом столбцы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«Банк» и «Оформление в:»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1A7161">
        <w:rPr>
          <w:rFonts w:ascii="Times New Roman" w:hAnsi="Times New Roman"/>
          <w:sz w:val="28"/>
          <w:szCs w:val="28"/>
          <w:lang w:eastAsia="ru-RU"/>
        </w:rPr>
        <w:t xml:space="preserve">нужно </w:t>
      </w:r>
      <w:r>
        <w:rPr>
          <w:rFonts w:ascii="Times New Roman" w:hAnsi="Times New Roman"/>
          <w:sz w:val="28"/>
          <w:szCs w:val="28"/>
          <w:lang w:eastAsia="ru-RU"/>
        </w:rPr>
        <w:t xml:space="preserve">отображать в </w:t>
      </w:r>
      <w:r w:rsidRPr="00422B92">
        <w:rPr>
          <w:rFonts w:ascii="Times New Roman" w:hAnsi="Times New Roman"/>
          <w:color w:val="C5E0B3" w:themeColor="accent6" w:themeTint="66"/>
          <w:sz w:val="28"/>
          <w:szCs w:val="28"/>
          <w:lang w:eastAsia="ru-RU"/>
        </w:rPr>
        <w:t>зеленой</w:t>
      </w:r>
      <w:r>
        <w:rPr>
          <w:rFonts w:ascii="Times New Roman" w:hAnsi="Times New Roman"/>
          <w:sz w:val="28"/>
          <w:szCs w:val="28"/>
          <w:lang w:eastAsia="ru-RU"/>
        </w:rPr>
        <w:t xml:space="preserve"> заливке.</w:t>
      </w:r>
    </w:p>
    <w:p w14:paraId="3AF4491D" w14:textId="27A4706D" w:rsidR="00EA1B85" w:rsidRDefault="00EA1B85" w:rsidP="00EA1B85">
      <w:pPr>
        <w:ind w:firstLine="708"/>
        <w:rPr>
          <w:rFonts w:ascii="Times New Roman" w:eastAsiaTheme="minorHAnsi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3) </w:t>
      </w:r>
      <w:r w:rsidR="00C718DE" w:rsidRPr="00B77EE9">
        <w:rPr>
          <w:rFonts w:ascii="Times New Roman" w:eastAsiaTheme="minorHAnsi" w:hAnsi="Times New Roman"/>
          <w:color w:val="000000"/>
          <w:sz w:val="28"/>
          <w:szCs w:val="28"/>
        </w:rPr>
        <w:t>строк</w:t>
      </w:r>
      <w:r w:rsidR="00C718DE">
        <w:rPr>
          <w:rFonts w:ascii="Times New Roman" w:eastAsiaTheme="minorHAnsi" w:hAnsi="Times New Roman"/>
          <w:color w:val="000000"/>
          <w:sz w:val="28"/>
          <w:szCs w:val="28"/>
        </w:rPr>
        <w:t>и</w:t>
      </w:r>
      <w:r w:rsidR="00C718DE" w:rsidRPr="00B77EE9">
        <w:rPr>
          <w:rFonts w:ascii="Times New Roman" w:eastAsiaTheme="minorHAnsi" w:hAnsi="Times New Roman"/>
          <w:color w:val="000000"/>
          <w:sz w:val="28"/>
          <w:szCs w:val="28"/>
        </w:rPr>
        <w:t xml:space="preserve"> </w:t>
      </w:r>
      <w:r w:rsidR="00C718D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для каждого </w:t>
      </w:r>
      <w:r w:rsidR="00C718DE">
        <w:rPr>
          <w:rFonts w:ascii="Times New Roman" w:eastAsiaTheme="minorHAnsi" w:hAnsi="Times New Roman"/>
          <w:color w:val="000000"/>
          <w:sz w:val="28"/>
          <w:szCs w:val="28"/>
        </w:rPr>
        <w:t>банка</w:t>
      </w:r>
      <w:r w:rsidR="00C718DE" w:rsidRPr="00CF63CC">
        <w:rPr>
          <w:rFonts w:ascii="Times New Roman" w:eastAsiaTheme="minorHAnsi" w:hAnsi="Times New Roman"/>
          <w:color w:val="000000"/>
          <w:sz w:val="28"/>
          <w:szCs w:val="28"/>
        </w:rPr>
        <w:t xml:space="preserve"> </w:t>
      </w:r>
      <w:r w:rsidR="00C718DE">
        <w:rPr>
          <w:rFonts w:ascii="Times New Roman" w:eastAsiaTheme="minorHAnsi" w:hAnsi="Times New Roman"/>
          <w:color w:val="000000"/>
          <w:sz w:val="28"/>
          <w:szCs w:val="28"/>
        </w:rPr>
        <w:t xml:space="preserve">в очередности, определенной для </w:t>
      </w:r>
      <w:r w:rsidR="00C718DE" w:rsidRPr="00184632">
        <w:rPr>
          <w:rFonts w:ascii="Times New Roman" w:eastAsiaTheme="minorHAnsi" w:hAnsi="Times New Roman"/>
          <w:color w:val="000000"/>
          <w:sz w:val="28"/>
          <w:szCs w:val="28"/>
        </w:rPr>
        <w:t xml:space="preserve">поля </w:t>
      </w:r>
      <w:r w:rsidR="00C718DE" w:rsidRPr="00184632">
        <w:rPr>
          <w:rFonts w:ascii="Times New Roman" w:eastAsiaTheme="minorHAnsi" w:hAnsi="Times New Roman"/>
          <w:color w:val="000000"/>
          <w:sz w:val="28"/>
          <w:szCs w:val="28"/>
          <w:lang w:val="en-US"/>
        </w:rPr>
        <w:t>Bank</w:t>
      </w:r>
      <w:r w:rsidR="00C718DE" w:rsidRPr="00184632">
        <w:rPr>
          <w:rFonts w:ascii="Times New Roman" w:eastAsiaTheme="minorHAnsi" w:hAnsi="Times New Roman"/>
          <w:color w:val="000000"/>
          <w:sz w:val="28"/>
          <w:szCs w:val="28"/>
        </w:rPr>
        <w:t xml:space="preserve"> </w:t>
      </w:r>
      <w:r w:rsidR="00C718DE">
        <w:rPr>
          <w:rFonts w:ascii="Times New Roman" w:eastAsiaTheme="minorHAnsi" w:hAnsi="Times New Roman"/>
          <w:color w:val="000000"/>
          <w:sz w:val="28"/>
          <w:szCs w:val="28"/>
        </w:rPr>
        <w:t>в</w:t>
      </w:r>
      <w:r w:rsidR="00C718DE" w:rsidRPr="00184632">
        <w:rPr>
          <w:rFonts w:ascii="Times New Roman" w:eastAsiaTheme="minorHAnsi" w:hAnsi="Times New Roman"/>
          <w:color w:val="000000"/>
          <w:sz w:val="28"/>
          <w:szCs w:val="28"/>
        </w:rPr>
        <w:t xml:space="preserve"> таблице радела 2.</w:t>
      </w:r>
      <w:r w:rsidR="00C718DE">
        <w:rPr>
          <w:rFonts w:ascii="Times New Roman" w:eastAsiaTheme="minorHAnsi" w:hAnsi="Times New Roman"/>
          <w:color w:val="000000"/>
          <w:sz w:val="28"/>
          <w:szCs w:val="28"/>
        </w:rPr>
        <w:t xml:space="preserve"> Для каждого банка необходимо выполнить объединение строк в столбце «Банк»</w:t>
      </w:r>
      <w:r w:rsidR="00146044">
        <w:rPr>
          <w:rFonts w:ascii="Times New Roman" w:eastAsiaTheme="minorHAnsi" w:hAnsi="Times New Roman"/>
          <w:color w:val="000000"/>
          <w:sz w:val="28"/>
          <w:szCs w:val="28"/>
        </w:rPr>
        <w:t>;</w:t>
      </w:r>
    </w:p>
    <w:p w14:paraId="79001D3F" w14:textId="6AEAD2BE" w:rsidR="00146044" w:rsidRDefault="00831037" w:rsidP="00146044">
      <w:pPr>
        <w:ind w:firstLine="708"/>
        <w:rPr>
          <w:rFonts w:ascii="Times New Roman" w:eastAsiaTheme="minorHAnsi" w:hAnsi="Times New Roman"/>
          <w:color w:val="000000"/>
          <w:sz w:val="28"/>
          <w:szCs w:val="28"/>
        </w:rPr>
      </w:pPr>
      <w:r w:rsidRPr="00831037">
        <w:rPr>
          <w:rFonts w:ascii="Times New Roman" w:hAnsi="Times New Roman"/>
          <w:color w:val="000000"/>
          <w:sz w:val="28"/>
          <w:szCs w:val="28"/>
          <w:lang w:eastAsia="ru-RU"/>
        </w:rPr>
        <w:lastRenderedPageBreak/>
        <w:t xml:space="preserve">4) </w:t>
      </w:r>
      <w:r w:rsidR="001A7161">
        <w:rPr>
          <w:rFonts w:ascii="Times New Roman" w:hAnsi="Times New Roman"/>
          <w:color w:val="000000"/>
          <w:sz w:val="28"/>
          <w:szCs w:val="28"/>
          <w:lang w:eastAsia="ru-RU"/>
        </w:rPr>
        <w:t>под</w:t>
      </w:r>
      <w:r w:rsidRPr="00B77EE9">
        <w:rPr>
          <w:rFonts w:ascii="Times New Roman" w:eastAsiaTheme="minorHAnsi" w:hAnsi="Times New Roman"/>
          <w:color w:val="000000"/>
          <w:sz w:val="28"/>
          <w:szCs w:val="28"/>
        </w:rPr>
        <w:t>строк</w:t>
      </w:r>
      <w:r>
        <w:rPr>
          <w:rFonts w:ascii="Times New Roman" w:eastAsiaTheme="minorHAnsi" w:hAnsi="Times New Roman"/>
          <w:color w:val="000000"/>
          <w:sz w:val="28"/>
          <w:szCs w:val="28"/>
        </w:rPr>
        <w:t>и</w:t>
      </w:r>
      <w:r w:rsidRPr="00B77EE9">
        <w:rPr>
          <w:rFonts w:ascii="Times New Roman" w:eastAsiaTheme="minorHAnsi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для каждого </w:t>
      </w:r>
      <w:r>
        <w:rPr>
          <w:rFonts w:ascii="Times New Roman" w:eastAsiaTheme="minorHAnsi" w:hAnsi="Times New Roman"/>
          <w:color w:val="000000"/>
          <w:sz w:val="28"/>
          <w:szCs w:val="28"/>
        </w:rPr>
        <w:t>банка</w:t>
      </w:r>
      <w:r w:rsidRPr="00CF63CC">
        <w:rPr>
          <w:rFonts w:ascii="Times New Roman" w:eastAsiaTheme="minorHAnsi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color w:val="000000"/>
          <w:sz w:val="28"/>
          <w:szCs w:val="28"/>
        </w:rPr>
        <w:t xml:space="preserve">по типу оформления «в </w:t>
      </w:r>
      <w:r w:rsidR="00146044">
        <w:rPr>
          <w:rFonts w:ascii="Times New Roman" w:eastAsiaTheme="minorHAnsi" w:hAnsi="Times New Roman"/>
          <w:color w:val="000000"/>
          <w:sz w:val="28"/>
          <w:szCs w:val="28"/>
        </w:rPr>
        <w:t xml:space="preserve">учреждении </w:t>
      </w:r>
      <w:r>
        <w:rPr>
          <w:rFonts w:ascii="Times New Roman" w:eastAsiaTheme="minorHAnsi" w:hAnsi="Times New Roman"/>
          <w:color w:val="000000"/>
          <w:sz w:val="28"/>
          <w:szCs w:val="28"/>
        </w:rPr>
        <w:t xml:space="preserve">банка» и «ДБО». </w:t>
      </w:r>
      <w:r w:rsidR="00146044">
        <w:rPr>
          <w:rFonts w:ascii="Times New Roman" w:eastAsiaTheme="minorHAnsi" w:hAnsi="Times New Roman"/>
          <w:color w:val="000000"/>
          <w:sz w:val="28"/>
          <w:szCs w:val="28"/>
        </w:rPr>
        <w:t>Для каждого типа оформления необходимо выполнить объединение строк в столбце «Оформление в:».</w:t>
      </w:r>
    </w:p>
    <w:p w14:paraId="7A141715" w14:textId="77777777" w:rsidR="00422B92" w:rsidRDefault="00422B92" w:rsidP="00EA1B8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19086915" w14:textId="77777777" w:rsidR="00EA1B85" w:rsidRPr="007108F4" w:rsidRDefault="00EA1B85" w:rsidP="00EA1B8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E2BEA">
        <w:rPr>
          <w:rFonts w:ascii="Times New Roman" w:hAnsi="Times New Roman"/>
          <w:color w:val="000000"/>
          <w:sz w:val="28"/>
          <w:szCs w:val="28"/>
          <w:lang w:eastAsia="ru-RU"/>
        </w:rPr>
        <w:t>Условия выбора данных в отчет:</w:t>
      </w:r>
      <w:r w:rsidRPr="007108F4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57130DCC" w14:textId="335E5487" w:rsidR="0009656F" w:rsidRDefault="0009656F" w:rsidP="0009656F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7108F4">
        <w:rPr>
          <w:rFonts w:ascii="Times New Roman" w:hAnsi="Times New Roman"/>
          <w:color w:val="000000"/>
          <w:sz w:val="28"/>
          <w:szCs w:val="28"/>
          <w:lang w:eastAsia="ru-RU"/>
        </w:rPr>
        <w:t xml:space="preserve">- анализ </w:t>
      </w:r>
      <w:r w:rsidRPr="007108F4">
        <w:rPr>
          <w:rFonts w:ascii="Times New Roman" w:hAnsi="Times New Roman"/>
          <w:sz w:val="28"/>
          <w:szCs w:val="28"/>
        </w:rPr>
        <w:t>каждой загруженной записи</w:t>
      </w:r>
      <w:r w:rsidRPr="00F11E8E">
        <w:rPr>
          <w:rFonts w:ascii="Times New Roman" w:hAnsi="Times New Roman"/>
          <w:sz w:val="28"/>
          <w:szCs w:val="28"/>
        </w:rPr>
        <w:t xml:space="preserve"> на значение пол</w:t>
      </w:r>
      <w:r>
        <w:rPr>
          <w:rFonts w:ascii="Times New Roman" w:hAnsi="Times New Roman"/>
          <w:sz w:val="28"/>
          <w:szCs w:val="28"/>
        </w:rPr>
        <w:t>я</w:t>
      </w:r>
      <w:r w:rsidRPr="00F11E8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77EE9">
        <w:rPr>
          <w:rFonts w:ascii="Times New Roman" w:hAnsi="Times New Roman"/>
          <w:color w:val="000000"/>
          <w:sz w:val="28"/>
          <w:szCs w:val="28"/>
        </w:rPr>
        <w:t>DateChec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</w:rPr>
        <w:t xml:space="preserve"> (д</w:t>
      </w:r>
      <w:r w:rsidRPr="000372BF">
        <w:rPr>
          <w:rFonts w:ascii="Times New Roman" w:eastAsiaTheme="minorHAnsi" w:hAnsi="Times New Roman"/>
          <w:color w:val="000000"/>
          <w:sz w:val="28"/>
          <w:szCs w:val="28"/>
        </w:rPr>
        <w:t>ата и время сканирования</w:t>
      </w:r>
      <w:r>
        <w:rPr>
          <w:rFonts w:ascii="Times New Roman" w:hAnsi="Times New Roman"/>
          <w:color w:val="000000"/>
          <w:sz w:val="28"/>
          <w:szCs w:val="28"/>
        </w:rPr>
        <w:t>)</w:t>
      </w:r>
      <w:r w:rsidRPr="00F11E8E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Отбирать данные в соответствии с </w:t>
      </w:r>
      <w:r>
        <w:rPr>
          <w:rFonts w:ascii="Times New Roman" w:hAnsi="Times New Roman"/>
          <w:sz w:val="28"/>
          <w:lang w:val="en-US"/>
        </w:rPr>
        <w:t>DD</w:t>
      </w:r>
      <w:r w:rsidRPr="00974FFA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MM</w:t>
      </w:r>
      <w:r w:rsidRPr="00974FFA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YYYY</w:t>
      </w:r>
      <w:r>
        <w:rPr>
          <w:rFonts w:ascii="Times New Roman" w:hAnsi="Times New Roman"/>
          <w:sz w:val="28"/>
        </w:rPr>
        <w:t xml:space="preserve"> селекционного экрана.</w:t>
      </w:r>
    </w:p>
    <w:p w14:paraId="3A0E9B3B" w14:textId="77777777" w:rsidR="0009656F" w:rsidRDefault="0009656F" w:rsidP="00EA1B8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36395B47" w14:textId="301894BB" w:rsidR="00EA1B85" w:rsidRPr="00ED0D29" w:rsidRDefault="00EA1B85" w:rsidP="00EA1B85">
      <w:pPr>
        <w:suppressAutoHyphens/>
        <w:spacing w:line="252" w:lineRule="auto"/>
        <w:ind w:firstLine="708"/>
        <w:contextualSpacing/>
        <w:rPr>
          <w:rFonts w:ascii="Times New Roman" w:hAnsi="Times New Roman"/>
          <w:sz w:val="28"/>
          <w:szCs w:val="28"/>
        </w:rPr>
      </w:pPr>
      <w:r w:rsidRPr="00ED0D29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Условия отображения данных в отчете: </w:t>
      </w:r>
    </w:p>
    <w:p w14:paraId="516F836A" w14:textId="52E3444F" w:rsidR="00EA1B85" w:rsidRDefault="00EA1B85" w:rsidP="00EA1B85">
      <w:pPr>
        <w:ind w:firstLine="708"/>
        <w:rPr>
          <w:rFonts w:ascii="Times New Roman" w:hAnsi="Times New Roman"/>
          <w:sz w:val="28"/>
          <w:szCs w:val="28"/>
        </w:rPr>
      </w:pPr>
      <w:r w:rsidRPr="00ED0D29">
        <w:rPr>
          <w:rFonts w:ascii="Times New Roman" w:hAnsi="Times New Roman"/>
          <w:sz w:val="28"/>
          <w:szCs w:val="28"/>
        </w:rPr>
        <w:t>- анализ каждой загруженной записи на значение</w:t>
      </w:r>
      <w:r w:rsidRPr="00F11E8E">
        <w:rPr>
          <w:rFonts w:ascii="Times New Roman" w:hAnsi="Times New Roman"/>
          <w:sz w:val="28"/>
          <w:szCs w:val="28"/>
        </w:rPr>
        <w:t xml:space="preserve"> пол</w:t>
      </w:r>
      <w:r>
        <w:rPr>
          <w:rFonts w:ascii="Times New Roman" w:hAnsi="Times New Roman"/>
          <w:sz w:val="28"/>
          <w:szCs w:val="28"/>
        </w:rPr>
        <w:t>я</w:t>
      </w:r>
      <w:r w:rsidRPr="00F11E8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Bank</w:t>
      </w:r>
      <w:r>
        <w:rPr>
          <w:rFonts w:ascii="Times New Roman" w:hAnsi="Times New Roman"/>
          <w:sz w:val="28"/>
          <w:szCs w:val="28"/>
        </w:rPr>
        <w:t xml:space="preserve"> (банк)</w:t>
      </w:r>
      <w:r w:rsidRPr="00F11E8E">
        <w:rPr>
          <w:rFonts w:ascii="Times New Roman" w:hAnsi="Times New Roman"/>
          <w:sz w:val="28"/>
          <w:szCs w:val="28"/>
        </w:rPr>
        <w:t>.  Данные отображать в соответствующе</w:t>
      </w:r>
      <w:r>
        <w:rPr>
          <w:rFonts w:ascii="Times New Roman" w:hAnsi="Times New Roman"/>
          <w:sz w:val="28"/>
          <w:szCs w:val="28"/>
        </w:rPr>
        <w:t>й</w:t>
      </w:r>
      <w:r w:rsidRPr="00F11E8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строке</w:t>
      </w:r>
      <w:r w:rsidRPr="00F11E8E">
        <w:rPr>
          <w:rFonts w:ascii="Times New Roman" w:hAnsi="Times New Roman"/>
          <w:sz w:val="28"/>
          <w:szCs w:val="28"/>
        </w:rPr>
        <w:t xml:space="preserve"> отчета</w:t>
      </w:r>
      <w:r>
        <w:rPr>
          <w:rFonts w:ascii="Times New Roman" w:hAnsi="Times New Roman"/>
          <w:sz w:val="28"/>
          <w:szCs w:val="28"/>
        </w:rPr>
        <w:t>;</w:t>
      </w:r>
    </w:p>
    <w:p w14:paraId="39297221" w14:textId="7EEC8F4C" w:rsidR="000A10C9" w:rsidRDefault="000A10C9" w:rsidP="000A10C9">
      <w:pPr>
        <w:ind w:firstLine="709"/>
        <w:rPr>
          <w:rFonts w:ascii="Times New Roman" w:hAnsi="Times New Roman"/>
          <w:sz w:val="28"/>
          <w:szCs w:val="28"/>
        </w:rPr>
      </w:pPr>
      <w:r w:rsidRPr="00A53921">
        <w:rPr>
          <w:rFonts w:ascii="Times New Roman" w:hAnsi="Times New Roman"/>
          <w:sz w:val="28"/>
          <w:szCs w:val="28"/>
        </w:rPr>
        <w:t xml:space="preserve">- анализ каждой загруженной записи на значение поля </w:t>
      </w:r>
      <w:proofErr w:type="spellStart"/>
      <w:r w:rsidRPr="00A53921">
        <w:rPr>
          <w:rFonts w:ascii="Times New Roman" w:hAnsi="Times New Roman"/>
          <w:sz w:val="28"/>
          <w:szCs w:val="28"/>
        </w:rPr>
        <w:t>DepCurr</w:t>
      </w:r>
      <w:proofErr w:type="spellEnd"/>
      <w:r w:rsidRPr="00A53921">
        <w:rPr>
          <w:rFonts w:ascii="Times New Roman" w:hAnsi="Times New Roman"/>
          <w:sz w:val="28"/>
          <w:szCs w:val="28"/>
        </w:rPr>
        <w:t xml:space="preserve"> (валюта).  Данные отображать </w:t>
      </w:r>
      <w:r w:rsidRPr="000A10C9">
        <w:rPr>
          <w:rFonts w:ascii="Times New Roman" w:hAnsi="Times New Roman"/>
          <w:sz w:val="28"/>
          <w:szCs w:val="28"/>
        </w:rPr>
        <w:t>на соответствующем листе отчета</w:t>
      </w:r>
      <w:r w:rsidR="003A52F1">
        <w:rPr>
          <w:rFonts w:ascii="Times New Roman" w:hAnsi="Times New Roman"/>
          <w:sz w:val="28"/>
          <w:szCs w:val="28"/>
        </w:rPr>
        <w:t>;</w:t>
      </w:r>
    </w:p>
    <w:p w14:paraId="02F4FA7F" w14:textId="77777777" w:rsidR="00146044" w:rsidRDefault="00146044" w:rsidP="00146044">
      <w:pPr>
        <w:ind w:firstLine="709"/>
        <w:rPr>
          <w:rFonts w:ascii="Times New Roman" w:hAnsi="Times New Roman"/>
          <w:sz w:val="28"/>
          <w:szCs w:val="28"/>
        </w:rPr>
      </w:pPr>
      <w:r w:rsidRPr="00A53921">
        <w:rPr>
          <w:rFonts w:ascii="Times New Roman" w:hAnsi="Times New Roman"/>
          <w:sz w:val="28"/>
          <w:szCs w:val="28"/>
        </w:rPr>
        <w:t xml:space="preserve">- анализ каждой загруженной записи на значение поля </w:t>
      </w:r>
      <w:proofErr w:type="spellStart"/>
      <w:r w:rsidRPr="00A53921">
        <w:rPr>
          <w:rFonts w:ascii="Times New Roman" w:hAnsi="Times New Roman"/>
          <w:sz w:val="28"/>
          <w:szCs w:val="28"/>
        </w:rPr>
        <w:t>DepTypeRegistr</w:t>
      </w:r>
      <w:proofErr w:type="spellEnd"/>
      <w:r w:rsidRPr="00A53921">
        <w:rPr>
          <w:rFonts w:ascii="Times New Roman" w:hAnsi="Times New Roman"/>
          <w:sz w:val="28"/>
          <w:szCs w:val="28"/>
        </w:rPr>
        <w:t xml:space="preserve"> (тип оформления). Данные</w:t>
      </w:r>
      <w:r w:rsidRPr="00F11E8E">
        <w:rPr>
          <w:rFonts w:ascii="Times New Roman" w:hAnsi="Times New Roman"/>
          <w:sz w:val="28"/>
          <w:szCs w:val="28"/>
        </w:rPr>
        <w:t xml:space="preserve"> отображать в соответствующе</w:t>
      </w:r>
      <w:r>
        <w:rPr>
          <w:rFonts w:ascii="Times New Roman" w:hAnsi="Times New Roman"/>
          <w:sz w:val="28"/>
          <w:szCs w:val="28"/>
        </w:rPr>
        <w:t>й</w:t>
      </w:r>
      <w:r w:rsidRPr="00F11E8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строке</w:t>
      </w:r>
      <w:r w:rsidRPr="00B75E7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отчета</w:t>
      </w:r>
      <w:r w:rsidRPr="00B75E7B">
        <w:rPr>
          <w:rFonts w:ascii="Times New Roman" w:hAnsi="Times New Roman"/>
          <w:sz w:val="28"/>
          <w:szCs w:val="28"/>
        </w:rPr>
        <w:t>;</w:t>
      </w:r>
      <w:r w:rsidRPr="00F11E8E">
        <w:rPr>
          <w:rFonts w:ascii="Times New Roman" w:hAnsi="Times New Roman"/>
          <w:sz w:val="28"/>
          <w:szCs w:val="28"/>
        </w:rPr>
        <w:t xml:space="preserve"> </w:t>
      </w:r>
    </w:p>
    <w:p w14:paraId="6AB53256" w14:textId="0EF4518E" w:rsidR="00EE30C8" w:rsidRDefault="00EE30C8" w:rsidP="00EE30C8">
      <w:pPr>
        <w:ind w:firstLine="709"/>
        <w:rPr>
          <w:rFonts w:ascii="Times New Roman" w:hAnsi="Times New Roman"/>
          <w:sz w:val="28"/>
          <w:szCs w:val="28"/>
        </w:rPr>
      </w:pPr>
      <w:r w:rsidRPr="00A53921">
        <w:rPr>
          <w:rFonts w:ascii="Times New Roman" w:hAnsi="Times New Roman"/>
          <w:sz w:val="28"/>
          <w:szCs w:val="28"/>
        </w:rPr>
        <w:t xml:space="preserve">- анализ каждой загруженной записи на значение полей </w:t>
      </w:r>
      <w:proofErr w:type="spellStart"/>
      <w:r w:rsidRPr="00A53921">
        <w:rPr>
          <w:rFonts w:ascii="Times New Roman" w:hAnsi="Times New Roman"/>
          <w:color w:val="000000"/>
          <w:sz w:val="28"/>
          <w:szCs w:val="28"/>
        </w:rPr>
        <w:t>DepType</w:t>
      </w:r>
      <w:proofErr w:type="spellEnd"/>
      <w:r w:rsidRPr="00A5392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53921">
        <w:rPr>
          <w:rFonts w:ascii="Times New Roman" w:hAnsi="Times New Roman"/>
          <w:sz w:val="28"/>
          <w:szCs w:val="28"/>
        </w:rPr>
        <w:t>(тип</w:t>
      </w:r>
      <w:r w:rsidRPr="00A53921">
        <w:rPr>
          <w:rFonts w:ascii="Times New Roman" w:hAnsi="Times New Roman"/>
          <w:color w:val="000000"/>
          <w:sz w:val="28"/>
          <w:szCs w:val="28"/>
        </w:rPr>
        <w:t>)</w:t>
      </w:r>
      <w:r w:rsidRPr="00A53921">
        <w:rPr>
          <w:rFonts w:ascii="Times New Roman" w:hAnsi="Times New Roman"/>
          <w:sz w:val="28"/>
          <w:szCs w:val="28"/>
        </w:rPr>
        <w:t xml:space="preserve">. Данные отображать в соответствующем столбце отчета; </w:t>
      </w:r>
    </w:p>
    <w:p w14:paraId="3E11646E" w14:textId="4FD663D5" w:rsidR="00EA1B85" w:rsidRDefault="00EA1B85" w:rsidP="00EA1B85">
      <w:pPr>
        <w:ind w:firstLine="709"/>
        <w:rPr>
          <w:rFonts w:ascii="Times New Roman" w:hAnsi="Times New Roman"/>
          <w:sz w:val="28"/>
          <w:szCs w:val="28"/>
        </w:rPr>
      </w:pPr>
      <w:r w:rsidRPr="00A53921">
        <w:rPr>
          <w:rFonts w:ascii="Times New Roman" w:hAnsi="Times New Roman"/>
          <w:sz w:val="28"/>
          <w:szCs w:val="28"/>
        </w:rPr>
        <w:t xml:space="preserve">- анализ каждой загруженной записи на значение полей </w:t>
      </w:r>
      <w:proofErr w:type="spellStart"/>
      <w:r w:rsidRPr="00A53921">
        <w:rPr>
          <w:rFonts w:ascii="Times New Roman" w:hAnsi="Times New Roman"/>
          <w:sz w:val="28"/>
          <w:szCs w:val="28"/>
        </w:rPr>
        <w:t>DepTerm</w:t>
      </w:r>
      <w:proofErr w:type="spellEnd"/>
      <w:r w:rsidRPr="00A53921">
        <w:rPr>
          <w:rFonts w:ascii="Times New Roman" w:hAnsi="Times New Roman"/>
          <w:sz w:val="28"/>
          <w:szCs w:val="28"/>
        </w:rPr>
        <w:t xml:space="preserve"> (срок действия вклада) и </w:t>
      </w:r>
      <w:proofErr w:type="spellStart"/>
      <w:r w:rsidRPr="00A53921">
        <w:rPr>
          <w:rFonts w:ascii="Times New Roman" w:hAnsi="Times New Roman"/>
          <w:color w:val="000000"/>
          <w:sz w:val="28"/>
          <w:szCs w:val="28"/>
        </w:rPr>
        <w:t>DepTerm</w:t>
      </w:r>
      <w:proofErr w:type="spellEnd"/>
      <w:r w:rsidRPr="00A53921">
        <w:rPr>
          <w:rFonts w:ascii="Times New Roman" w:hAnsi="Times New Roman"/>
          <w:color w:val="000000"/>
          <w:sz w:val="28"/>
          <w:szCs w:val="28"/>
          <w:lang w:val="en-US"/>
        </w:rPr>
        <w:t>Type</w:t>
      </w:r>
      <w:r w:rsidRPr="00A53921">
        <w:rPr>
          <w:rFonts w:ascii="Times New Roman" w:hAnsi="Times New Roman"/>
          <w:color w:val="000000"/>
          <w:sz w:val="28"/>
          <w:szCs w:val="28"/>
        </w:rPr>
        <w:t xml:space="preserve"> (тип</w:t>
      </w:r>
      <w:r w:rsidR="00EE30C8" w:rsidRPr="00A53921">
        <w:rPr>
          <w:rFonts w:ascii="Times New Roman" w:hAnsi="Times New Roman"/>
          <w:color w:val="000000"/>
          <w:sz w:val="28"/>
          <w:szCs w:val="28"/>
        </w:rPr>
        <w:t xml:space="preserve"> срока</w:t>
      </w:r>
      <w:r w:rsidRPr="00A53921">
        <w:rPr>
          <w:rFonts w:ascii="Times New Roman" w:hAnsi="Times New Roman"/>
          <w:color w:val="000000"/>
          <w:sz w:val="28"/>
          <w:szCs w:val="28"/>
        </w:rPr>
        <w:t>)</w:t>
      </w:r>
      <w:r w:rsidRPr="00A53921">
        <w:rPr>
          <w:rFonts w:ascii="Times New Roman" w:hAnsi="Times New Roman"/>
          <w:sz w:val="28"/>
          <w:szCs w:val="28"/>
        </w:rPr>
        <w:t>. Данные отображать в соответствующем столбце отчета</w:t>
      </w:r>
      <w:r>
        <w:rPr>
          <w:rFonts w:ascii="Times New Roman" w:hAnsi="Times New Roman"/>
          <w:sz w:val="28"/>
          <w:szCs w:val="28"/>
        </w:rPr>
        <w:t xml:space="preserve">. </w:t>
      </w:r>
      <w:r w:rsidR="000A10C9">
        <w:rPr>
          <w:rFonts w:ascii="Times New Roman" w:hAnsi="Times New Roman"/>
          <w:sz w:val="28"/>
          <w:szCs w:val="28"/>
        </w:rPr>
        <w:t>Д</w:t>
      </w:r>
      <w:r>
        <w:rPr>
          <w:rFonts w:ascii="Times New Roman" w:hAnsi="Times New Roman"/>
          <w:sz w:val="28"/>
          <w:szCs w:val="28"/>
        </w:rPr>
        <w:t>ополнительный алгоритм описан ниже</w:t>
      </w:r>
      <w:r w:rsidR="000A10C9">
        <w:rPr>
          <w:rFonts w:ascii="Times New Roman" w:hAnsi="Times New Roman"/>
          <w:sz w:val="28"/>
          <w:szCs w:val="28"/>
        </w:rPr>
        <w:t>.</w:t>
      </w:r>
      <w:r w:rsidRPr="00F11E8E">
        <w:rPr>
          <w:rFonts w:ascii="Times New Roman" w:hAnsi="Times New Roman"/>
          <w:sz w:val="28"/>
          <w:szCs w:val="28"/>
        </w:rPr>
        <w:t xml:space="preserve"> </w:t>
      </w:r>
    </w:p>
    <w:p w14:paraId="118A7D2D" w14:textId="35920A8C" w:rsidR="00EA1B85" w:rsidRDefault="00EA1B85" w:rsidP="00EA1B8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08F0F14E" w14:textId="77777777" w:rsidR="00EA1B85" w:rsidRDefault="00EA1B85" w:rsidP="00EA1B8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При заполнении отчета должно выполняться следующее соответствие:</w:t>
      </w:r>
    </w:p>
    <w:p w14:paraId="1E65FB87" w14:textId="77777777" w:rsidR="00EA1B85" w:rsidRDefault="00EA1B85" w:rsidP="00EA1B8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tbl>
      <w:tblPr>
        <w:tblStyle w:val="aff7"/>
        <w:tblW w:w="9498" w:type="dxa"/>
        <w:tblInd w:w="137" w:type="dxa"/>
        <w:tblLook w:val="04A0" w:firstRow="1" w:lastRow="0" w:firstColumn="1" w:lastColumn="0" w:noHBand="0" w:noVBand="1"/>
      </w:tblPr>
      <w:tblGrid>
        <w:gridCol w:w="4820"/>
        <w:gridCol w:w="4678"/>
      </w:tblGrid>
      <w:tr w:rsidR="001A7161" w14:paraId="2B49E647" w14:textId="77777777" w:rsidTr="001A7161">
        <w:trPr>
          <w:trHeight w:val="736"/>
        </w:trPr>
        <w:tc>
          <w:tcPr>
            <w:tcW w:w="4820" w:type="dxa"/>
            <w:vAlign w:val="center"/>
          </w:tcPr>
          <w:p w14:paraId="496F3ABE" w14:textId="6C358625" w:rsidR="001A7161" w:rsidRDefault="001A7161" w:rsidP="00D612FF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 xml:space="preserve">Поле таблицы </w:t>
            </w:r>
            <w:proofErr w:type="spellStart"/>
            <w:r w:rsidR="00EB6383" w:rsidRPr="005245E0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deposits_companies</w:t>
            </w:r>
            <w:proofErr w:type="spellEnd"/>
          </w:p>
        </w:tc>
        <w:tc>
          <w:tcPr>
            <w:tcW w:w="4678" w:type="dxa"/>
            <w:vAlign w:val="center"/>
          </w:tcPr>
          <w:p w14:paraId="4B2D568D" w14:textId="77777777" w:rsidR="001A7161" w:rsidRDefault="001A7161" w:rsidP="00882DDC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Поле отчета   </w:t>
            </w:r>
          </w:p>
        </w:tc>
      </w:tr>
      <w:tr w:rsidR="001A7161" w14:paraId="5997A25F" w14:textId="77777777" w:rsidTr="001A7161">
        <w:trPr>
          <w:trHeight w:val="563"/>
        </w:trPr>
        <w:tc>
          <w:tcPr>
            <w:tcW w:w="4820" w:type="dxa"/>
            <w:vAlign w:val="center"/>
          </w:tcPr>
          <w:p w14:paraId="4D140530" w14:textId="66E5615D" w:rsidR="001A7161" w:rsidRDefault="001A7161" w:rsidP="00905FF6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Bank</w:t>
            </w:r>
          </w:p>
        </w:tc>
        <w:tc>
          <w:tcPr>
            <w:tcW w:w="4678" w:type="dxa"/>
            <w:vAlign w:val="center"/>
          </w:tcPr>
          <w:p w14:paraId="1417E2A6" w14:textId="08D5298B" w:rsidR="001A7161" w:rsidRDefault="001A7161" w:rsidP="00905FF6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B565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Банк</w:t>
            </w:r>
          </w:p>
        </w:tc>
      </w:tr>
      <w:tr w:rsidR="001A7161" w:rsidRPr="005E761E" w14:paraId="0C9875F3" w14:textId="77777777" w:rsidTr="001A7161">
        <w:trPr>
          <w:trHeight w:val="620"/>
        </w:trPr>
        <w:tc>
          <w:tcPr>
            <w:tcW w:w="4820" w:type="dxa"/>
            <w:shd w:val="clear" w:color="auto" w:fill="auto"/>
            <w:vAlign w:val="center"/>
          </w:tcPr>
          <w:p w14:paraId="083C07C9" w14:textId="1DFFACD5" w:rsidR="001A7161" w:rsidRPr="00905FF6" w:rsidRDefault="001A7161" w:rsidP="00905FF6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lightGray"/>
                <w:lang w:val="en-US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DepName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+ </w:t>
            </w: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IntRate</w:t>
            </w: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Inf</w:t>
            </w:r>
            <w:proofErr w:type="spellEnd"/>
          </w:p>
        </w:tc>
        <w:tc>
          <w:tcPr>
            <w:tcW w:w="4678" w:type="dxa"/>
            <w:shd w:val="clear" w:color="auto" w:fill="auto"/>
            <w:vAlign w:val="center"/>
          </w:tcPr>
          <w:p w14:paraId="02034FF0" w14:textId="2DBF8BEB" w:rsidR="001A7161" w:rsidRPr="00905FF6" w:rsidRDefault="001A7161" w:rsidP="00D60DFB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lightGray"/>
              </w:rPr>
            </w:pPr>
            <w:r w:rsidRPr="00060417">
              <w:rPr>
                <w:rFonts w:ascii="Times New Roman" w:hAnsi="Times New Roman"/>
                <w:color w:val="000000"/>
                <w:sz w:val="28"/>
                <w:szCs w:val="28"/>
              </w:rPr>
              <w:t>Продукт</w:t>
            </w:r>
          </w:p>
        </w:tc>
      </w:tr>
      <w:tr w:rsidR="001A7161" w14:paraId="5376410E" w14:textId="77777777" w:rsidTr="001A7161">
        <w:trPr>
          <w:trHeight w:val="570"/>
        </w:trPr>
        <w:tc>
          <w:tcPr>
            <w:tcW w:w="4820" w:type="dxa"/>
            <w:vAlign w:val="center"/>
          </w:tcPr>
          <w:p w14:paraId="58A5872D" w14:textId="77777777" w:rsidR="001A7161" w:rsidRDefault="001A7161" w:rsidP="00422B92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7521A">
              <w:rPr>
                <w:rFonts w:ascii="Times New Roman" w:hAnsi="Times New Roman"/>
                <w:color w:val="000000"/>
                <w:sz w:val="28"/>
                <w:szCs w:val="28"/>
              </w:rPr>
              <w:t>IntRate</w:t>
            </w:r>
            <w:proofErr w:type="spellEnd"/>
          </w:p>
          <w:p w14:paraId="4FF1ABF1" w14:textId="6AF5E1F1" w:rsidR="00B5679C" w:rsidRPr="00B5679C" w:rsidRDefault="00B5679C" w:rsidP="00422B92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678" w:type="dxa"/>
            <w:vAlign w:val="center"/>
          </w:tcPr>
          <w:p w14:paraId="055E0D07" w14:textId="7213FC6D" w:rsidR="001A7161" w:rsidRPr="00E7521A" w:rsidRDefault="001A7161" w:rsidP="00D60DFB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% ставка</w:t>
            </w:r>
          </w:p>
        </w:tc>
      </w:tr>
    </w:tbl>
    <w:p w14:paraId="7AAAA234" w14:textId="77777777" w:rsidR="00EA1B85" w:rsidRDefault="00EA1B85" w:rsidP="00EA1B8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7F1DA936" w14:textId="77777777" w:rsidR="00EA1B85" w:rsidRDefault="00EA1B85" w:rsidP="00EA1B8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783FAEC1" w14:textId="77777777" w:rsidR="00EA1B85" w:rsidRPr="00D72ACC" w:rsidRDefault="00EA1B85" w:rsidP="00EA1B85">
      <w:pPr>
        <w:ind w:firstLine="567"/>
        <w:rPr>
          <w:rFonts w:ascii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Дополнительный а</w:t>
      </w:r>
      <w:r w:rsidRPr="00D72ACC">
        <w:rPr>
          <w:rFonts w:ascii="Times New Roman" w:hAnsi="Times New Roman"/>
          <w:sz w:val="28"/>
          <w:szCs w:val="28"/>
          <w:u w:val="single"/>
        </w:rPr>
        <w:t xml:space="preserve">лгоритм анализа данных </w:t>
      </w:r>
      <w:r>
        <w:rPr>
          <w:rFonts w:ascii="Times New Roman" w:hAnsi="Times New Roman"/>
          <w:sz w:val="28"/>
          <w:szCs w:val="28"/>
          <w:u w:val="single"/>
        </w:rPr>
        <w:t>для отображения в отчете.</w:t>
      </w:r>
    </w:p>
    <w:p w14:paraId="3E20192D" w14:textId="77777777" w:rsidR="00EA1B85" w:rsidRDefault="00EA1B85" w:rsidP="00EA1B85">
      <w:pPr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775812CD" w14:textId="5E9744D6" w:rsidR="00A47CDB" w:rsidRDefault="00B5679C" w:rsidP="00B5679C">
      <w:pPr>
        <w:suppressAutoHyphens/>
        <w:spacing w:before="100" w:beforeAutospacing="1" w:after="100" w:afterAutospacing="1" w:line="252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случае отсутствия значения в поле </w:t>
      </w:r>
      <w:proofErr w:type="spellStart"/>
      <w:r w:rsidRPr="00E7521A">
        <w:rPr>
          <w:rFonts w:ascii="Times New Roman" w:hAnsi="Times New Roman"/>
          <w:color w:val="000000"/>
          <w:sz w:val="28"/>
          <w:szCs w:val="28"/>
        </w:rPr>
        <w:t>IntRate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необходимо выполнить расчет, </w:t>
      </w:r>
      <w:r w:rsidR="00A47CDB">
        <w:rPr>
          <w:rFonts w:ascii="Times New Roman" w:hAnsi="Times New Roman"/>
          <w:color w:val="000000"/>
          <w:sz w:val="28"/>
          <w:szCs w:val="28"/>
        </w:rPr>
        <w:t>используя</w:t>
      </w:r>
      <w:r>
        <w:rPr>
          <w:rFonts w:ascii="Times New Roman" w:hAnsi="Times New Roman"/>
          <w:color w:val="000000"/>
          <w:sz w:val="28"/>
          <w:szCs w:val="28"/>
        </w:rPr>
        <w:t xml:space="preserve"> значение </w:t>
      </w:r>
      <w:proofErr w:type="spellStart"/>
      <w:r w:rsidRPr="0035611A">
        <w:rPr>
          <w:rFonts w:ascii="Times New Roman" w:hAnsi="Times New Roman"/>
          <w:color w:val="000000"/>
          <w:sz w:val="28"/>
          <w:szCs w:val="28"/>
        </w:rPr>
        <w:t>IntRate</w:t>
      </w:r>
      <w:r w:rsidRPr="0035611A">
        <w:rPr>
          <w:rFonts w:ascii="Times New Roman" w:hAnsi="Times New Roman"/>
          <w:color w:val="000000"/>
          <w:sz w:val="28"/>
          <w:szCs w:val="28"/>
          <w:lang w:val="en-US"/>
        </w:rPr>
        <w:t>Inf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и значения </w:t>
      </w:r>
      <w:r w:rsidR="00A47CDB">
        <w:rPr>
          <w:rFonts w:ascii="Times New Roman" w:hAnsi="Times New Roman"/>
          <w:color w:val="000000"/>
          <w:sz w:val="28"/>
          <w:szCs w:val="28"/>
        </w:rPr>
        <w:t>следующих величин:</w:t>
      </w:r>
    </w:p>
    <w:p w14:paraId="69B35239" w14:textId="4860BD95" w:rsidR="00A47CDB" w:rsidRPr="00B649C4" w:rsidRDefault="00A47CDB" w:rsidP="00A47CDB">
      <w:pPr>
        <w:autoSpaceDE w:val="0"/>
        <w:autoSpaceDN w:val="0"/>
        <w:adjustRightInd w:val="0"/>
        <w:ind w:firstLine="708"/>
        <w:jc w:val="left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649C4">
        <w:rPr>
          <w:rFonts w:ascii="Times New Roman" w:hAnsi="Times New Roman"/>
          <w:color w:val="000000"/>
          <w:sz w:val="28"/>
          <w:szCs w:val="28"/>
          <w:lang w:eastAsia="ru-RU"/>
        </w:rPr>
        <w:lastRenderedPageBreak/>
        <w:t>СР - ставка рефинансирования НБ РБ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;</w:t>
      </w:r>
    </w:p>
    <w:p w14:paraId="1F66360B" w14:textId="4B04796E" w:rsidR="00A47CDB" w:rsidRPr="00B649C4" w:rsidRDefault="00A47CDB" w:rsidP="00A47CDB">
      <w:pPr>
        <w:autoSpaceDE w:val="0"/>
        <w:autoSpaceDN w:val="0"/>
        <w:adjustRightInd w:val="0"/>
        <w:ind w:firstLine="708"/>
        <w:jc w:val="left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649C4">
        <w:rPr>
          <w:rFonts w:ascii="Times New Roman" w:hAnsi="Times New Roman"/>
          <w:color w:val="000000"/>
          <w:sz w:val="28"/>
          <w:szCs w:val="28"/>
          <w:lang w:eastAsia="ru-RU"/>
        </w:rPr>
        <w:t>КО - ставка по кредиту овернайт НБ РБ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;</w:t>
      </w:r>
    </w:p>
    <w:p w14:paraId="51C164D5" w14:textId="231E53EC" w:rsidR="00A47CDB" w:rsidRPr="007E5CD8" w:rsidRDefault="00A47CDB" w:rsidP="00A47CDB">
      <w:pPr>
        <w:autoSpaceDE w:val="0"/>
        <w:autoSpaceDN w:val="0"/>
        <w:adjustRightInd w:val="0"/>
        <w:ind w:firstLine="708"/>
        <w:jc w:val="left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7E5CD8">
        <w:rPr>
          <w:rFonts w:ascii="Times New Roman" w:hAnsi="Times New Roman"/>
          <w:color w:val="000000"/>
          <w:sz w:val="28"/>
          <w:szCs w:val="28"/>
          <w:lang w:eastAsia="ru-RU"/>
        </w:rPr>
        <w:t>КС - ключевая ставка ЦБ РФ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64192E55" w14:textId="12DE0473" w:rsidR="00B5679C" w:rsidRDefault="00B5679C" w:rsidP="00B5679C">
      <w:pPr>
        <w:suppressAutoHyphens/>
        <w:spacing w:before="100" w:beforeAutospacing="1" w:after="100" w:afterAutospacing="1" w:line="252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</w:p>
    <w:p w14:paraId="116C257E" w14:textId="77777777" w:rsidR="00B5679C" w:rsidRDefault="00B5679C" w:rsidP="00B5679C">
      <w:pPr>
        <w:suppressAutoHyphens/>
        <w:spacing w:before="100" w:beforeAutospacing="1" w:after="100" w:afterAutospacing="1" w:line="252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  <w:proofErr w:type="gramStart"/>
      <w:r>
        <w:rPr>
          <w:rFonts w:ascii="Times New Roman" w:hAnsi="Times New Roman"/>
          <w:color w:val="000000"/>
          <w:sz w:val="28"/>
          <w:szCs w:val="28"/>
        </w:rPr>
        <w:t>Например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: </w:t>
      </w:r>
    </w:p>
    <w:p w14:paraId="1E165D9B" w14:textId="0576F1C5" w:rsidR="00B5679C" w:rsidRPr="00B649C4" w:rsidRDefault="00B5679C" w:rsidP="00B5679C">
      <w:pPr>
        <w:autoSpaceDE w:val="0"/>
        <w:autoSpaceDN w:val="0"/>
        <w:adjustRightInd w:val="0"/>
        <w:ind w:firstLine="708"/>
        <w:jc w:val="left"/>
        <w:rPr>
          <w:rFonts w:ascii="Times New Roman" w:hAnsi="Times New Roman"/>
          <w:color w:val="000000"/>
          <w:sz w:val="28"/>
          <w:szCs w:val="28"/>
          <w:lang w:eastAsia="ru-RU"/>
        </w:rPr>
      </w:pPr>
      <w:proofErr w:type="spellStart"/>
      <w:r w:rsidRPr="00B5679C">
        <w:rPr>
          <w:rFonts w:ascii="Times New Roman" w:hAnsi="Times New Roman"/>
          <w:color w:val="000000"/>
          <w:sz w:val="28"/>
          <w:szCs w:val="28"/>
          <w:lang w:val="en-US"/>
        </w:rPr>
        <w:t>IntRate</w:t>
      </w:r>
      <w:r w:rsidRPr="0035611A">
        <w:rPr>
          <w:rFonts w:ascii="Times New Roman" w:hAnsi="Times New Roman"/>
          <w:color w:val="000000"/>
          <w:sz w:val="28"/>
          <w:szCs w:val="28"/>
          <w:lang w:val="en-US"/>
        </w:rPr>
        <w:t>Inf</w:t>
      </w:r>
      <w:proofErr w:type="spellEnd"/>
      <w:r w:rsidRPr="00B5679C">
        <w:rPr>
          <w:rFonts w:ascii="Times New Roman" w:hAnsi="Times New Roman"/>
          <w:color w:val="000000"/>
          <w:sz w:val="28"/>
          <w:szCs w:val="28"/>
        </w:rPr>
        <w:t xml:space="preserve"> = СР-2</w:t>
      </w:r>
      <w:proofErr w:type="gramStart"/>
      <w:r w:rsidRPr="00B5679C">
        <w:rPr>
          <w:rFonts w:ascii="Times New Roman" w:hAnsi="Times New Roman"/>
          <w:color w:val="000000"/>
          <w:sz w:val="28"/>
          <w:szCs w:val="28"/>
        </w:rPr>
        <w:t>,0</w:t>
      </w:r>
      <w:proofErr w:type="gramEnd"/>
      <w:r w:rsidRPr="00B5679C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B5679C">
        <w:rPr>
          <w:rFonts w:ascii="Times New Roman" w:hAnsi="Times New Roman"/>
          <w:color w:val="000000"/>
          <w:sz w:val="28"/>
          <w:szCs w:val="28"/>
        </w:rPr>
        <w:t>п.п</w:t>
      </w:r>
      <w:proofErr w:type="spellEnd"/>
      <w:r w:rsidRPr="00B5679C">
        <w:rPr>
          <w:rFonts w:ascii="Times New Roman" w:hAnsi="Times New Roman"/>
          <w:color w:val="000000"/>
          <w:sz w:val="28"/>
          <w:szCs w:val="28"/>
        </w:rPr>
        <w:t xml:space="preserve">., </w:t>
      </w:r>
      <w:r>
        <w:rPr>
          <w:rFonts w:ascii="Times New Roman" w:hAnsi="Times New Roman"/>
          <w:color w:val="000000"/>
          <w:sz w:val="28"/>
          <w:szCs w:val="28"/>
        </w:rPr>
        <w:t>где</w:t>
      </w:r>
      <w:r w:rsidRPr="00B5679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B649C4">
        <w:rPr>
          <w:rFonts w:ascii="Times New Roman" w:hAnsi="Times New Roman"/>
          <w:color w:val="000000"/>
          <w:sz w:val="28"/>
          <w:szCs w:val="28"/>
          <w:lang w:eastAsia="ru-RU"/>
        </w:rPr>
        <w:t>СР - ставка рефинансирования НБ РБ</w:t>
      </w:r>
      <w:r w:rsidR="00A22D79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1C2CE8B7" w14:textId="438C14E9" w:rsidR="00B5679C" w:rsidRDefault="00B5679C" w:rsidP="00B5679C">
      <w:pPr>
        <w:suppressAutoHyphens/>
        <w:spacing w:before="100" w:beforeAutospacing="1" w:after="100" w:afterAutospacing="1" w:line="252" w:lineRule="auto"/>
        <w:contextualSpacing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В этом случае </w:t>
      </w:r>
      <w:proofErr w:type="spellStart"/>
      <w:r w:rsidRPr="00E7521A">
        <w:rPr>
          <w:rFonts w:ascii="Times New Roman" w:hAnsi="Times New Roman"/>
          <w:color w:val="000000"/>
          <w:sz w:val="28"/>
          <w:szCs w:val="28"/>
        </w:rPr>
        <w:t>IntRate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= 7,75, то есть 9,75-2,0. </w:t>
      </w:r>
    </w:p>
    <w:p w14:paraId="7EB60072" w14:textId="77777777" w:rsidR="00B5679C" w:rsidRPr="00B5679C" w:rsidRDefault="00B5679C" w:rsidP="00B5679C">
      <w:pPr>
        <w:suppressAutoHyphens/>
        <w:spacing w:before="100" w:beforeAutospacing="1" w:after="100" w:afterAutospacing="1" w:line="252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</w:p>
    <w:p w14:paraId="08DE92FB" w14:textId="6713B3F6" w:rsidR="00EA1B85" w:rsidRPr="006112C2" w:rsidRDefault="00B5679C" w:rsidP="00EA1B8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Далее н</w:t>
      </w:r>
      <w:r w:rsidR="00EA1B85" w:rsidRPr="006112C2">
        <w:rPr>
          <w:rFonts w:ascii="Times New Roman" w:hAnsi="Times New Roman"/>
          <w:color w:val="000000"/>
          <w:sz w:val="28"/>
          <w:szCs w:val="28"/>
        </w:rPr>
        <w:t xml:space="preserve">еобходимо определить «Срок действия вклада» в днях. При этом количество дней в месяце принимаем за 30. </w:t>
      </w:r>
    </w:p>
    <w:p w14:paraId="5DB9623A" w14:textId="31F4EFB6" w:rsidR="00EA1B85" w:rsidRPr="006112C2" w:rsidRDefault="00EA1B85" w:rsidP="00EA1B8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 w:rsidRPr="006112C2">
        <w:rPr>
          <w:rFonts w:ascii="Times New Roman" w:hAnsi="Times New Roman"/>
          <w:color w:val="000000"/>
          <w:sz w:val="28"/>
          <w:szCs w:val="28"/>
        </w:rPr>
        <w:t>Применяем следующий расчет:</w:t>
      </w:r>
    </w:p>
    <w:p w14:paraId="372A4786" w14:textId="77777777" w:rsidR="00EA1B85" w:rsidRPr="006112C2" w:rsidRDefault="00EA1B85" w:rsidP="00EA1B8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 w:rsidRPr="006112C2">
        <w:rPr>
          <w:rFonts w:ascii="Times New Roman" w:hAnsi="Times New Roman"/>
          <w:color w:val="000000"/>
          <w:sz w:val="28"/>
          <w:szCs w:val="28"/>
        </w:rPr>
        <w:t xml:space="preserve">если </w:t>
      </w:r>
      <w:proofErr w:type="spellStart"/>
      <w:r w:rsidRPr="006112C2">
        <w:rPr>
          <w:rFonts w:ascii="Times New Roman" w:hAnsi="Times New Roman"/>
          <w:color w:val="000000"/>
          <w:sz w:val="28"/>
          <w:szCs w:val="28"/>
          <w:lang w:val="en-US"/>
        </w:rPr>
        <w:t>DepTermType</w:t>
      </w:r>
      <w:proofErr w:type="spellEnd"/>
      <w:r w:rsidRPr="006112C2">
        <w:rPr>
          <w:rFonts w:ascii="Times New Roman" w:hAnsi="Times New Roman"/>
          <w:color w:val="000000"/>
          <w:sz w:val="28"/>
          <w:szCs w:val="28"/>
        </w:rPr>
        <w:t xml:space="preserve"> = «д», то «Срок действия вклада» = </w:t>
      </w:r>
      <w:proofErr w:type="spellStart"/>
      <w:r w:rsidRPr="006112C2">
        <w:rPr>
          <w:rFonts w:ascii="Times New Roman" w:hAnsi="Times New Roman"/>
          <w:color w:val="000000"/>
          <w:sz w:val="28"/>
          <w:szCs w:val="28"/>
          <w:lang w:val="en-US"/>
        </w:rPr>
        <w:t>DepTerm</w:t>
      </w:r>
      <w:proofErr w:type="spellEnd"/>
      <w:r w:rsidRPr="006112C2">
        <w:rPr>
          <w:rFonts w:ascii="Times New Roman" w:hAnsi="Times New Roman"/>
          <w:color w:val="000000"/>
          <w:sz w:val="28"/>
          <w:szCs w:val="28"/>
        </w:rPr>
        <w:t xml:space="preserve">; </w:t>
      </w:r>
    </w:p>
    <w:p w14:paraId="6C06AD61" w14:textId="77777777" w:rsidR="00EA1B85" w:rsidRPr="006112C2" w:rsidRDefault="00EA1B85" w:rsidP="00EA1B8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 w:rsidRPr="006112C2">
        <w:rPr>
          <w:rFonts w:ascii="Times New Roman" w:hAnsi="Times New Roman"/>
          <w:color w:val="000000"/>
          <w:sz w:val="28"/>
          <w:szCs w:val="28"/>
        </w:rPr>
        <w:t xml:space="preserve">если </w:t>
      </w:r>
      <w:proofErr w:type="spellStart"/>
      <w:r w:rsidRPr="006112C2">
        <w:rPr>
          <w:rFonts w:ascii="Times New Roman" w:hAnsi="Times New Roman"/>
          <w:color w:val="000000"/>
          <w:sz w:val="28"/>
          <w:szCs w:val="28"/>
          <w:lang w:val="en-US"/>
        </w:rPr>
        <w:t>DepTermType</w:t>
      </w:r>
      <w:proofErr w:type="spellEnd"/>
      <w:r w:rsidRPr="006112C2">
        <w:rPr>
          <w:rFonts w:ascii="Times New Roman" w:hAnsi="Times New Roman"/>
          <w:color w:val="000000"/>
          <w:sz w:val="28"/>
          <w:szCs w:val="28"/>
        </w:rPr>
        <w:t xml:space="preserve"> = «м», то «Срок действия вклада» = </w:t>
      </w:r>
      <w:proofErr w:type="spellStart"/>
      <w:r w:rsidRPr="006112C2">
        <w:rPr>
          <w:rFonts w:ascii="Times New Roman" w:hAnsi="Times New Roman"/>
          <w:color w:val="000000"/>
          <w:sz w:val="28"/>
          <w:szCs w:val="28"/>
          <w:lang w:val="en-US"/>
        </w:rPr>
        <w:t>DepTerm</w:t>
      </w:r>
      <w:proofErr w:type="spellEnd"/>
      <w:r w:rsidRPr="006112C2">
        <w:rPr>
          <w:rFonts w:ascii="Times New Roman" w:hAnsi="Times New Roman"/>
          <w:color w:val="000000"/>
          <w:sz w:val="28"/>
          <w:szCs w:val="28"/>
        </w:rPr>
        <w:t>*30;</w:t>
      </w:r>
    </w:p>
    <w:p w14:paraId="4193025A" w14:textId="7DF49276" w:rsidR="00EA1B85" w:rsidRPr="006112C2" w:rsidRDefault="00EA1B85" w:rsidP="00EA1B8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 w:rsidRPr="006112C2">
        <w:rPr>
          <w:rFonts w:ascii="Times New Roman" w:hAnsi="Times New Roman"/>
          <w:color w:val="000000"/>
          <w:sz w:val="28"/>
          <w:szCs w:val="28"/>
        </w:rPr>
        <w:t xml:space="preserve">если </w:t>
      </w:r>
      <w:proofErr w:type="spellStart"/>
      <w:r w:rsidRPr="006112C2">
        <w:rPr>
          <w:rFonts w:ascii="Times New Roman" w:hAnsi="Times New Roman"/>
          <w:color w:val="000000"/>
          <w:sz w:val="28"/>
          <w:szCs w:val="28"/>
          <w:lang w:val="en-US"/>
        </w:rPr>
        <w:t>DepTermType</w:t>
      </w:r>
      <w:proofErr w:type="spellEnd"/>
      <w:r w:rsidRPr="006112C2">
        <w:rPr>
          <w:rFonts w:ascii="Times New Roman" w:hAnsi="Times New Roman"/>
          <w:color w:val="000000"/>
          <w:sz w:val="28"/>
          <w:szCs w:val="28"/>
        </w:rPr>
        <w:t xml:space="preserve"> = «г», то «Срок действия вклада» = </w:t>
      </w:r>
      <w:proofErr w:type="spellStart"/>
      <w:r w:rsidRPr="006112C2">
        <w:rPr>
          <w:rFonts w:ascii="Times New Roman" w:hAnsi="Times New Roman"/>
          <w:color w:val="000000"/>
          <w:sz w:val="28"/>
          <w:szCs w:val="28"/>
          <w:lang w:val="en-US"/>
        </w:rPr>
        <w:t>DepTerm</w:t>
      </w:r>
      <w:proofErr w:type="spellEnd"/>
      <w:r w:rsidRPr="006112C2">
        <w:rPr>
          <w:rFonts w:ascii="Times New Roman" w:hAnsi="Times New Roman"/>
          <w:color w:val="000000"/>
          <w:sz w:val="28"/>
          <w:szCs w:val="28"/>
        </w:rPr>
        <w:t>*12*30</w:t>
      </w:r>
      <w:r w:rsidR="00F60C13" w:rsidRPr="006112C2">
        <w:rPr>
          <w:rFonts w:ascii="Times New Roman" w:hAnsi="Times New Roman"/>
          <w:color w:val="000000"/>
          <w:sz w:val="28"/>
          <w:szCs w:val="28"/>
        </w:rPr>
        <w:t>.</w:t>
      </w:r>
    </w:p>
    <w:p w14:paraId="2AA3B819" w14:textId="77777777" w:rsidR="00F60C13" w:rsidRPr="00E31F14" w:rsidRDefault="00F60C13" w:rsidP="00EA1B85">
      <w:pPr>
        <w:ind w:firstLine="567"/>
        <w:rPr>
          <w:rFonts w:ascii="Times New Roman" w:hAnsi="Times New Roman"/>
          <w:color w:val="000000"/>
          <w:sz w:val="28"/>
          <w:szCs w:val="28"/>
          <w:highlight w:val="lightGray"/>
        </w:rPr>
      </w:pPr>
    </w:p>
    <w:p w14:paraId="5E18F7E8" w14:textId="77777777" w:rsidR="006112C2" w:rsidRDefault="006112C2" w:rsidP="006112C2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Далее для записей необходимо определить столбы отчета в соответствии с временным диапазоном каждого столбца:</w:t>
      </w:r>
    </w:p>
    <w:p w14:paraId="7EEB5E23" w14:textId="77777777" w:rsidR="006112C2" w:rsidRDefault="006112C2" w:rsidP="006112C2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для записей с однозначным значением в </w:t>
      </w:r>
      <w:proofErr w:type="spellStart"/>
      <w:r w:rsidRPr="006C0A3C">
        <w:rPr>
          <w:rFonts w:ascii="Times New Roman" w:hAnsi="Times New Roman"/>
          <w:color w:val="000000"/>
          <w:sz w:val="28"/>
          <w:szCs w:val="28"/>
          <w:lang w:val="en-US"/>
        </w:rPr>
        <w:t>DepTerm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определяется один соответствующий столбец;</w:t>
      </w:r>
    </w:p>
    <w:p w14:paraId="26876345" w14:textId="21E4721F" w:rsidR="006112C2" w:rsidRPr="00CE27C9" w:rsidRDefault="006112C2" w:rsidP="006112C2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для записей с диапазоном значений в </w:t>
      </w:r>
      <w:proofErr w:type="spellStart"/>
      <w:r w:rsidRPr="006C0A3C">
        <w:rPr>
          <w:rFonts w:ascii="Times New Roman" w:hAnsi="Times New Roman"/>
          <w:color w:val="000000"/>
          <w:sz w:val="28"/>
          <w:szCs w:val="28"/>
          <w:lang w:val="en-US"/>
        </w:rPr>
        <w:t>DepTerm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определяется несколько соответствующих столбцов начиная с нижней границы диапазона и заканчивая верхней границей. При этом данные должны отображаться во всех столбцах. Например, в столбцах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«от 93 до 185 </w:t>
      </w:r>
      <w:proofErr w:type="spellStart"/>
      <w:r>
        <w:rPr>
          <w:rFonts w:ascii="Times New Roman" w:hAnsi="Times New Roman"/>
          <w:color w:val="000000"/>
          <w:sz w:val="28"/>
          <w:szCs w:val="28"/>
          <w:lang w:eastAsia="ru-RU"/>
        </w:rPr>
        <w:t>дн</w:t>
      </w:r>
      <w:proofErr w:type="spellEnd"/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. (вкл.)» и «от 186 до 366 </w:t>
      </w:r>
      <w:proofErr w:type="spellStart"/>
      <w:r>
        <w:rPr>
          <w:rFonts w:ascii="Times New Roman" w:hAnsi="Times New Roman"/>
          <w:color w:val="000000"/>
          <w:sz w:val="28"/>
          <w:szCs w:val="28"/>
          <w:lang w:eastAsia="ru-RU"/>
        </w:rPr>
        <w:t>дн</w:t>
      </w:r>
      <w:proofErr w:type="spellEnd"/>
      <w:r>
        <w:rPr>
          <w:rFonts w:ascii="Times New Roman" w:hAnsi="Times New Roman"/>
          <w:color w:val="000000"/>
          <w:sz w:val="28"/>
          <w:szCs w:val="28"/>
          <w:lang w:eastAsia="ru-RU"/>
        </w:rPr>
        <w:t>. (вкл.)»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5E049BD3" w14:textId="227D32A9" w:rsidR="006112C2" w:rsidRDefault="006112C2" w:rsidP="006112C2">
      <w:pPr>
        <w:tabs>
          <w:tab w:val="left" w:pos="1995"/>
        </w:tabs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</w:p>
    <w:p w14:paraId="3924D2B2" w14:textId="77777777" w:rsidR="00D25155" w:rsidRDefault="00D25155" w:rsidP="00D2515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При заполнении отчета в левом нижнем углу необходимо отображать сноски со значениями следующих величин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54B3CBA2" w14:textId="429A7021" w:rsidR="00D25155" w:rsidRPr="00B649C4" w:rsidRDefault="00D25155" w:rsidP="00D2515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649C4">
        <w:rPr>
          <w:rFonts w:ascii="Times New Roman" w:hAnsi="Times New Roman"/>
          <w:color w:val="000000"/>
          <w:sz w:val="28"/>
          <w:szCs w:val="28"/>
          <w:lang w:eastAsia="ru-RU"/>
        </w:rPr>
        <w:t>- лист1 (белорусские рубли):</w:t>
      </w:r>
    </w:p>
    <w:p w14:paraId="7856B1B3" w14:textId="7838539C" w:rsidR="00B649C4" w:rsidRPr="00B649C4" w:rsidRDefault="00B649C4" w:rsidP="00D25155">
      <w:pPr>
        <w:autoSpaceDE w:val="0"/>
        <w:autoSpaceDN w:val="0"/>
        <w:adjustRightInd w:val="0"/>
        <w:ind w:firstLine="708"/>
        <w:jc w:val="left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649C4">
        <w:rPr>
          <w:rFonts w:ascii="Times New Roman" w:hAnsi="Times New Roman"/>
          <w:color w:val="000000"/>
          <w:sz w:val="28"/>
          <w:szCs w:val="28"/>
          <w:lang w:eastAsia="ru-RU"/>
        </w:rPr>
        <w:t>СР - ставка рефинансирования НБ РБ</w:t>
      </w:r>
    </w:p>
    <w:p w14:paraId="23EC7119" w14:textId="5B2FC8BA" w:rsidR="00B649C4" w:rsidRPr="00B649C4" w:rsidRDefault="00B649C4" w:rsidP="00D25155">
      <w:pPr>
        <w:autoSpaceDE w:val="0"/>
        <w:autoSpaceDN w:val="0"/>
        <w:adjustRightInd w:val="0"/>
        <w:ind w:firstLine="708"/>
        <w:jc w:val="left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649C4">
        <w:rPr>
          <w:rFonts w:ascii="Times New Roman" w:hAnsi="Times New Roman"/>
          <w:color w:val="000000"/>
          <w:sz w:val="28"/>
          <w:szCs w:val="28"/>
          <w:lang w:eastAsia="ru-RU"/>
        </w:rPr>
        <w:t>КО - ставка по кредиту овернайт НБ РБ</w:t>
      </w:r>
    </w:p>
    <w:p w14:paraId="477D28FC" w14:textId="34958D54" w:rsidR="007E5CD8" w:rsidRDefault="007E5CD8" w:rsidP="007E5CD8">
      <w:pPr>
        <w:suppressAutoHyphens/>
        <w:spacing w:line="252" w:lineRule="auto"/>
        <w:ind w:left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Пример:</w:t>
      </w:r>
    </w:p>
    <w:p w14:paraId="5D020F01" w14:textId="1416BDD4" w:rsidR="007E5CD8" w:rsidRPr="007E5CD8" w:rsidRDefault="007E5CD8" w:rsidP="007E5CD8">
      <w:pPr>
        <w:suppressAutoHyphens/>
        <w:spacing w:line="252" w:lineRule="auto"/>
        <w:ind w:left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7E5CD8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C5EBAEC" wp14:editId="5935DD47">
            <wp:extent cx="5249008" cy="381053"/>
            <wp:effectExtent l="0" t="0" r="889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81C5" w14:textId="77777777" w:rsidR="003771E1" w:rsidRDefault="003771E1" w:rsidP="00D2515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6BA9BB82" w14:textId="343AA570" w:rsidR="00D25155" w:rsidRPr="007E5CD8" w:rsidRDefault="00D25155" w:rsidP="00D2515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7E5CD8">
        <w:rPr>
          <w:rFonts w:ascii="Times New Roman" w:hAnsi="Times New Roman"/>
          <w:color w:val="000000"/>
          <w:sz w:val="28"/>
          <w:szCs w:val="28"/>
          <w:lang w:eastAsia="ru-RU"/>
        </w:rPr>
        <w:t>- лист</w:t>
      </w:r>
      <w:r w:rsidR="00B649C4" w:rsidRPr="007E5CD8">
        <w:rPr>
          <w:rFonts w:ascii="Times New Roman" w:hAnsi="Times New Roman"/>
          <w:color w:val="000000"/>
          <w:sz w:val="28"/>
          <w:szCs w:val="28"/>
          <w:lang w:eastAsia="ru-RU"/>
        </w:rPr>
        <w:t>ы 2</w:t>
      </w:r>
      <w:r w:rsidRPr="007E5CD8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(</w:t>
      </w:r>
      <w:r w:rsidR="00B649C4" w:rsidRPr="007E5CD8">
        <w:rPr>
          <w:rFonts w:ascii="Times New Roman" w:hAnsi="Times New Roman"/>
          <w:color w:val="000000"/>
          <w:sz w:val="28"/>
          <w:szCs w:val="28"/>
          <w:lang w:eastAsia="ru-RU"/>
        </w:rPr>
        <w:t>российские рубли</w:t>
      </w:r>
      <w:r w:rsidRPr="007E5CD8">
        <w:rPr>
          <w:rFonts w:ascii="Times New Roman" w:hAnsi="Times New Roman"/>
          <w:color w:val="000000"/>
          <w:sz w:val="28"/>
          <w:szCs w:val="28"/>
          <w:lang w:eastAsia="ru-RU"/>
        </w:rPr>
        <w:t>):</w:t>
      </w:r>
    </w:p>
    <w:p w14:paraId="0E715534" w14:textId="6CC2C5A5" w:rsidR="00B649C4" w:rsidRPr="007E5CD8" w:rsidRDefault="00B649C4" w:rsidP="00B649C4">
      <w:pPr>
        <w:autoSpaceDE w:val="0"/>
        <w:autoSpaceDN w:val="0"/>
        <w:adjustRightInd w:val="0"/>
        <w:ind w:firstLine="708"/>
        <w:jc w:val="left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7E5CD8">
        <w:rPr>
          <w:rFonts w:ascii="Times New Roman" w:hAnsi="Times New Roman"/>
          <w:color w:val="000000"/>
          <w:sz w:val="28"/>
          <w:szCs w:val="28"/>
          <w:lang w:eastAsia="ru-RU"/>
        </w:rPr>
        <w:t>КС - ключевая ставка ЦБ РФ</w:t>
      </w:r>
    </w:p>
    <w:p w14:paraId="575064B1" w14:textId="5A27A1C7" w:rsidR="00D25155" w:rsidRDefault="00D25155" w:rsidP="00D2515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</w:rPr>
      </w:pPr>
      <w:r w:rsidRPr="007E5CD8">
        <w:rPr>
          <w:rFonts w:ascii="Times New Roman" w:hAnsi="Times New Roman"/>
          <w:color w:val="000000"/>
          <w:sz w:val="28"/>
          <w:szCs w:val="28"/>
        </w:rPr>
        <w:t>Пример:</w:t>
      </w:r>
      <w:r w:rsidRPr="00B649C4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3D763053" w14:textId="72F7C83C" w:rsidR="007E5CD8" w:rsidRPr="00B649C4" w:rsidRDefault="007E5CD8" w:rsidP="00D2515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</w:rPr>
      </w:pPr>
      <w:r w:rsidRPr="007E5CD8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6C999DD" wp14:editId="1F2074B3">
            <wp:extent cx="4639322" cy="24768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D0C3" w14:textId="5E3A7681" w:rsidR="00D25155" w:rsidRDefault="00D25155" w:rsidP="00D2515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highlight w:val="lightGray"/>
          <w:lang w:eastAsia="ru-RU"/>
        </w:rPr>
      </w:pPr>
    </w:p>
    <w:p w14:paraId="03E12775" w14:textId="77777777" w:rsidR="00B233FB" w:rsidRDefault="00B233FB" w:rsidP="00D2515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highlight w:val="lightGray"/>
          <w:lang w:eastAsia="ru-RU"/>
        </w:rPr>
      </w:pPr>
    </w:p>
    <w:p w14:paraId="291B7A5A" w14:textId="77777777" w:rsidR="001C7FB5" w:rsidRDefault="001C7FB5" w:rsidP="00D2515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highlight w:val="lightGray"/>
          <w:lang w:eastAsia="ru-RU"/>
        </w:rPr>
      </w:pPr>
      <w:r w:rsidRPr="001C7FB5">
        <w:rPr>
          <w:rFonts w:ascii="Times New Roman" w:hAnsi="Times New Roman"/>
          <w:color w:val="000000"/>
          <w:sz w:val="28"/>
          <w:szCs w:val="28"/>
          <w:lang w:eastAsia="ru-RU"/>
        </w:rPr>
        <w:lastRenderedPageBreak/>
        <w:t>- в остальных листах сноски не отображать.</w:t>
      </w:r>
    </w:p>
    <w:p w14:paraId="01EE7A13" w14:textId="4DFE1FEC" w:rsidR="001C7FB5" w:rsidRPr="00D25155" w:rsidRDefault="001C7FB5" w:rsidP="00D2515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highlight w:val="lightGray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highlight w:val="lightGray"/>
          <w:lang w:eastAsia="ru-RU"/>
        </w:rPr>
        <w:t xml:space="preserve"> </w:t>
      </w:r>
    </w:p>
    <w:p w14:paraId="1EC9FC19" w14:textId="15FEEE08" w:rsidR="00EA1B85" w:rsidRDefault="00EA1B85" w:rsidP="00EA1B8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 w:rsidRPr="00890F01">
        <w:rPr>
          <w:rFonts w:ascii="Times New Roman" w:hAnsi="Times New Roman"/>
          <w:color w:val="000000"/>
          <w:sz w:val="28"/>
          <w:szCs w:val="28"/>
        </w:rPr>
        <w:t xml:space="preserve">Информация </w:t>
      </w:r>
      <w:r w:rsidRPr="00890F01">
        <w:rPr>
          <w:rFonts w:ascii="Times New Roman" w:hAnsi="Times New Roman"/>
          <w:color w:val="000000"/>
          <w:sz w:val="28"/>
          <w:szCs w:val="28"/>
          <w:lang w:eastAsia="ru-RU"/>
        </w:rPr>
        <w:t>со значениями величин</w:t>
      </w:r>
      <w:r w:rsidRPr="00890F0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8170C">
        <w:rPr>
          <w:rFonts w:ascii="Times New Roman" w:hAnsi="Times New Roman"/>
          <w:color w:val="000000"/>
          <w:sz w:val="28"/>
          <w:szCs w:val="28"/>
        </w:rPr>
        <w:t xml:space="preserve">СР, КО, КС </w:t>
      </w:r>
      <w:r w:rsidRPr="00890F01">
        <w:rPr>
          <w:rFonts w:ascii="Times New Roman" w:hAnsi="Times New Roman"/>
          <w:color w:val="000000"/>
          <w:sz w:val="28"/>
          <w:szCs w:val="28"/>
        </w:rPr>
        <w:t xml:space="preserve">ведется в справочнике КХД </w:t>
      </w:r>
      <w:proofErr w:type="spellStart"/>
      <w:r w:rsidRPr="00890F01">
        <w:rPr>
          <w:rFonts w:ascii="Times New Roman" w:hAnsi="Times New Roman"/>
          <w:b/>
          <w:color w:val="000000"/>
          <w:sz w:val="28"/>
          <w:szCs w:val="28"/>
        </w:rPr>
        <w:t>bb_nsi_</w:t>
      </w:r>
      <w:proofErr w:type="gramStart"/>
      <w:r w:rsidRPr="00890F01">
        <w:rPr>
          <w:rFonts w:ascii="Times New Roman" w:hAnsi="Times New Roman"/>
          <w:b/>
          <w:color w:val="000000"/>
          <w:sz w:val="28"/>
          <w:szCs w:val="28"/>
        </w:rPr>
        <w:t>public.dict</w:t>
      </w:r>
      <w:proofErr w:type="gramEnd"/>
      <w:r w:rsidRPr="00890F01">
        <w:rPr>
          <w:rFonts w:ascii="Times New Roman" w:hAnsi="Times New Roman"/>
          <w:b/>
          <w:color w:val="000000"/>
          <w:sz w:val="28"/>
          <w:szCs w:val="28"/>
        </w:rPr>
        <w:t>_rates</w:t>
      </w:r>
      <w:proofErr w:type="spellEnd"/>
      <w:r w:rsidRPr="00890F01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73D3A789" w14:textId="77777777" w:rsidR="00E92FE9" w:rsidRDefault="00E92FE9" w:rsidP="00EA1B85">
      <w:pPr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4AE88640" w14:textId="4EEA3A19" w:rsidR="002E7F9B" w:rsidRDefault="002E7F9B" w:rsidP="00EA1B85">
      <w:pPr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51F0CD9C" w14:textId="16268E1B" w:rsidR="00EA1B85" w:rsidRDefault="00EA1B85" w:rsidP="00EA1B8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 w:rsidRPr="001C7FB5">
        <w:rPr>
          <w:rFonts w:ascii="Times New Roman" w:hAnsi="Times New Roman"/>
          <w:color w:val="000000"/>
          <w:sz w:val="28"/>
          <w:szCs w:val="28"/>
        </w:rPr>
        <w:t>Ниже приведен пример фрагмента отчета:</w:t>
      </w:r>
    </w:p>
    <w:p w14:paraId="1E0CB6A9" w14:textId="77777777" w:rsidR="00EA1B85" w:rsidRDefault="00EA1B85" w:rsidP="00EA1B85">
      <w:pPr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3F3C248F" w14:textId="132A5BBA" w:rsidR="00825E83" w:rsidRDefault="00310019" w:rsidP="001616EB">
      <w:pPr>
        <w:rPr>
          <w:rFonts w:ascii="Times New Roman" w:hAnsi="Times New Roman"/>
          <w:sz w:val="28"/>
          <w:szCs w:val="28"/>
        </w:rPr>
      </w:pPr>
      <w:r w:rsidRPr="00310019">
        <w:rPr>
          <w:noProof/>
          <w:lang w:eastAsia="ru-RU"/>
        </w:rPr>
        <w:drawing>
          <wp:inline distT="0" distB="0" distL="0" distR="0" wp14:anchorId="7B60519C" wp14:editId="09B688D7">
            <wp:extent cx="6331585" cy="272796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6A58" w14:textId="77777777" w:rsidR="00825E83" w:rsidRDefault="00825E83" w:rsidP="00EA1B85">
      <w:pPr>
        <w:ind w:firstLine="567"/>
        <w:rPr>
          <w:rFonts w:ascii="Times New Roman" w:hAnsi="Times New Roman"/>
          <w:sz w:val="28"/>
          <w:szCs w:val="28"/>
        </w:rPr>
      </w:pPr>
    </w:p>
    <w:p w14:paraId="1F6AEF89" w14:textId="34D5F215" w:rsidR="00825E83" w:rsidRDefault="00825E83" w:rsidP="00EA1B85">
      <w:pPr>
        <w:ind w:firstLine="567"/>
        <w:rPr>
          <w:rFonts w:ascii="Times New Roman" w:hAnsi="Times New Roman"/>
          <w:sz w:val="28"/>
          <w:szCs w:val="28"/>
        </w:rPr>
      </w:pPr>
    </w:p>
    <w:p w14:paraId="7C293DAC" w14:textId="55E7245D" w:rsidR="00EA1B85" w:rsidRPr="00974FFA" w:rsidRDefault="00EA1B85" w:rsidP="00EA1B85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Пример всего отчета приведен </w:t>
      </w:r>
      <w:r w:rsidRPr="00974FFA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>П</w:t>
      </w:r>
      <w:r w:rsidRPr="00974FFA">
        <w:rPr>
          <w:rFonts w:ascii="Times New Roman" w:hAnsi="Times New Roman"/>
          <w:sz w:val="28"/>
          <w:szCs w:val="28"/>
        </w:rPr>
        <w:t>риложении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305E1B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552FE725" w14:textId="77777777" w:rsidR="00EA1B85" w:rsidRDefault="00EA1B85" w:rsidP="00EA1B85">
      <w:pPr>
        <w:ind w:firstLine="708"/>
      </w:pPr>
    </w:p>
    <w:p w14:paraId="5275882D" w14:textId="77777777" w:rsidR="009615ED" w:rsidRDefault="009615ED" w:rsidP="009615ED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реализации отчета окончательный алгоритм, инструменты и способы обработки информации </w:t>
      </w:r>
      <w:r w:rsidRPr="003867E2">
        <w:rPr>
          <w:rFonts w:ascii="Times New Roman" w:hAnsi="Times New Roman"/>
          <w:sz w:val="28"/>
          <w:szCs w:val="28"/>
        </w:rPr>
        <w:t>определя</w:t>
      </w:r>
      <w:r>
        <w:rPr>
          <w:rFonts w:ascii="Times New Roman" w:hAnsi="Times New Roman"/>
          <w:sz w:val="28"/>
          <w:szCs w:val="28"/>
        </w:rPr>
        <w:t>ю</w:t>
      </w:r>
      <w:r w:rsidRPr="003867E2">
        <w:rPr>
          <w:rFonts w:ascii="Times New Roman" w:hAnsi="Times New Roman"/>
          <w:sz w:val="28"/>
          <w:szCs w:val="28"/>
        </w:rPr>
        <w:t xml:space="preserve">тся </w:t>
      </w:r>
      <w:r>
        <w:rPr>
          <w:rFonts w:ascii="Times New Roman" w:hAnsi="Times New Roman"/>
          <w:sz w:val="28"/>
          <w:szCs w:val="28"/>
        </w:rPr>
        <w:t xml:space="preserve">на усмотрение </w:t>
      </w:r>
      <w:r w:rsidRPr="003867E2">
        <w:rPr>
          <w:rFonts w:ascii="Times New Roman" w:hAnsi="Times New Roman"/>
          <w:sz w:val="28"/>
          <w:szCs w:val="28"/>
        </w:rPr>
        <w:t>разработчик</w:t>
      </w:r>
      <w:r>
        <w:rPr>
          <w:rFonts w:ascii="Times New Roman" w:hAnsi="Times New Roman"/>
          <w:sz w:val="28"/>
          <w:szCs w:val="28"/>
        </w:rPr>
        <w:t>ов с учетом особенностей КХД и требований по формированию отчета.</w:t>
      </w:r>
    </w:p>
    <w:p w14:paraId="24B11519" w14:textId="77777777" w:rsidR="009615ED" w:rsidRDefault="009615ED" w:rsidP="00E15748">
      <w:pPr>
        <w:ind w:left="710"/>
        <w:sectPr w:rsidR="009615ED" w:rsidSect="00F37C7A">
          <w:pgSz w:w="12240" w:h="15840"/>
          <w:pgMar w:top="851" w:right="851" w:bottom="851" w:left="1418" w:header="720" w:footer="720" w:gutter="0"/>
          <w:cols w:space="720"/>
          <w:docGrid w:linePitch="360"/>
        </w:sectPr>
      </w:pPr>
    </w:p>
    <w:p w14:paraId="1F161168" w14:textId="77777777" w:rsidR="00E15748" w:rsidRDefault="00E15748" w:rsidP="00E15748">
      <w:pPr>
        <w:ind w:left="710"/>
      </w:pPr>
    </w:p>
    <w:p w14:paraId="14EF34C5" w14:textId="77777777" w:rsidR="00E15748" w:rsidRPr="00B44358" w:rsidRDefault="00E15748" w:rsidP="00E15748">
      <w:pPr>
        <w:pStyle w:val="1"/>
        <w:spacing w:line="252" w:lineRule="auto"/>
        <w:rPr>
          <w:rFonts w:ascii="Times New Roman" w:hAnsi="Times New Roman"/>
          <w:bCs/>
          <w:szCs w:val="28"/>
          <w:lang w:eastAsia="ru-RU"/>
        </w:rPr>
      </w:pPr>
      <w:bookmarkStart w:id="54" w:name="_Toc212820635"/>
      <w:bookmarkStart w:id="55" w:name="_Toc218605545"/>
      <w:r>
        <w:rPr>
          <w:rFonts w:ascii="Times New Roman" w:hAnsi="Times New Roman"/>
          <w:bCs/>
          <w:szCs w:val="28"/>
          <w:lang w:eastAsia="ru-RU"/>
        </w:rPr>
        <w:t>Полномочия на отчетность</w:t>
      </w:r>
      <w:bookmarkEnd w:id="54"/>
      <w:bookmarkEnd w:id="55"/>
      <w:r>
        <w:rPr>
          <w:rFonts w:ascii="Times New Roman" w:hAnsi="Times New Roman"/>
          <w:bCs/>
          <w:szCs w:val="28"/>
          <w:lang w:eastAsia="ru-RU"/>
        </w:rPr>
        <w:t xml:space="preserve"> </w:t>
      </w:r>
    </w:p>
    <w:p w14:paraId="37C83326" w14:textId="77777777" w:rsidR="00E15748" w:rsidRDefault="00E15748" w:rsidP="00E15748">
      <w:pPr>
        <w:ind w:left="710"/>
      </w:pPr>
    </w:p>
    <w:p w14:paraId="3602FC4C" w14:textId="77777777" w:rsidR="00866866" w:rsidRDefault="00866866" w:rsidP="00866866">
      <w:pPr>
        <w:pStyle w:val="140"/>
        <w:suppressAutoHyphens/>
        <w:rPr>
          <w:szCs w:val="28"/>
        </w:rPr>
      </w:pPr>
      <w:r>
        <w:rPr>
          <w:szCs w:val="28"/>
        </w:rPr>
        <w:t xml:space="preserve">Доступ к отчетности будет предоставляться в КХД к модулю аналитической отчетности </w:t>
      </w:r>
      <w:r>
        <w:rPr>
          <w:szCs w:val="28"/>
          <w:lang w:val="en-US"/>
        </w:rPr>
        <w:t>Report</w:t>
      </w:r>
      <w:r w:rsidRPr="001A3DDA">
        <w:rPr>
          <w:szCs w:val="28"/>
        </w:rPr>
        <w:t xml:space="preserve"> </w:t>
      </w:r>
      <w:r>
        <w:rPr>
          <w:szCs w:val="28"/>
          <w:lang w:val="en-US"/>
        </w:rPr>
        <w:t>Server</w:t>
      </w:r>
      <w:r>
        <w:rPr>
          <w:szCs w:val="28"/>
        </w:rPr>
        <w:t xml:space="preserve"> в соответствии с ролями и полномочиями, которые будут определены на этапе ввода в промышленную эксплуатацию.</w:t>
      </w:r>
    </w:p>
    <w:p w14:paraId="7B33F60B" w14:textId="77777777" w:rsidR="00866866" w:rsidRDefault="00866866" w:rsidP="00E15748">
      <w:pPr>
        <w:pStyle w:val="140"/>
        <w:suppressAutoHyphens/>
        <w:rPr>
          <w:szCs w:val="28"/>
        </w:rPr>
      </w:pPr>
    </w:p>
    <w:p w14:paraId="2AA7E2DF" w14:textId="77777777" w:rsidR="00E15748" w:rsidRPr="00E15748" w:rsidRDefault="00E15748" w:rsidP="00E15748">
      <w:pPr>
        <w:ind w:left="710"/>
      </w:pPr>
    </w:p>
    <w:p w14:paraId="3C3B33AE" w14:textId="22872296" w:rsidR="00775052" w:rsidRPr="00775052" w:rsidRDefault="00E15748" w:rsidP="00E15748">
      <w:pPr>
        <w:pStyle w:val="1"/>
        <w:spacing w:line="252" w:lineRule="auto"/>
      </w:pPr>
      <w:bookmarkStart w:id="56" w:name="_Toc207980341"/>
      <w:bookmarkStart w:id="57" w:name="_Toc218605546"/>
      <w:r>
        <w:rPr>
          <w:rFonts w:ascii="Times New Roman" w:hAnsi="Times New Roman"/>
        </w:rPr>
        <w:t>Мониторинг и поддержка</w:t>
      </w:r>
      <w:bookmarkEnd w:id="56"/>
      <w:bookmarkEnd w:id="57"/>
      <w:r w:rsidR="00775052" w:rsidRPr="00775052">
        <w:rPr>
          <w:rFonts w:ascii="Times New Roman" w:hAnsi="Times New Roman"/>
        </w:rPr>
        <w:t xml:space="preserve"> </w:t>
      </w:r>
    </w:p>
    <w:p w14:paraId="10CC8A56" w14:textId="1E7B8CD5" w:rsidR="003E0331" w:rsidRDefault="003E0331" w:rsidP="00EB7727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5A35DCDF" w14:textId="06CBC1C1" w:rsidR="00866866" w:rsidRPr="00C16FFC" w:rsidRDefault="00866866" w:rsidP="00866866">
      <w:pPr>
        <w:suppressAutoHyphens/>
        <w:spacing w:line="252" w:lineRule="auto"/>
        <w:ind w:firstLine="709"/>
        <w:rPr>
          <w:rFonts w:ascii="Times New Roman" w:hAnsi="Times New Roman"/>
          <w:sz w:val="28"/>
          <w:szCs w:val="28"/>
        </w:rPr>
      </w:pPr>
      <w:r w:rsidRPr="00C16FFC">
        <w:rPr>
          <w:rFonts w:ascii="Times New Roman" w:hAnsi="Times New Roman"/>
          <w:sz w:val="28"/>
          <w:szCs w:val="28"/>
        </w:rPr>
        <w:t xml:space="preserve">Для обеспечения успешной и бесперебойной эксплуатации системы сбора и </w:t>
      </w:r>
      <w:r w:rsidRPr="00691580">
        <w:rPr>
          <w:rFonts w:ascii="Times New Roman" w:hAnsi="Times New Roman"/>
          <w:sz w:val="28"/>
          <w:szCs w:val="28"/>
        </w:rPr>
        <w:t xml:space="preserve">мониторинга </w:t>
      </w:r>
      <w:r w:rsidR="003744B1"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процентных</w:t>
      </w:r>
      <w:r w:rsidR="003744B1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ставок</w:t>
      </w:r>
      <w:r w:rsidR="003744B1"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по срочным </w:t>
      </w:r>
      <w:r w:rsidR="003744B1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банковским </w:t>
      </w:r>
      <w:r w:rsidR="003744B1"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вкладам (депозитам) юридических лиц в банках РБ</w:t>
      </w:r>
      <w:r w:rsidRPr="00C16FFC">
        <w:rPr>
          <w:rFonts w:ascii="Times New Roman" w:hAnsi="Times New Roman"/>
          <w:sz w:val="28"/>
          <w:szCs w:val="28"/>
        </w:rPr>
        <w:t xml:space="preserve">, а также оперативного устранения сбоев в ходе эксплуатации системы предусматривается поддержка работоспособности </w:t>
      </w:r>
      <w:r w:rsidRPr="00C16FFC">
        <w:rPr>
          <w:rStyle w:val="ae"/>
          <w:rFonts w:ascii="Times New Roman" w:hAnsi="Times New Roman"/>
          <w:b w:val="0"/>
          <w:sz w:val="28"/>
          <w:szCs w:val="28"/>
        </w:rPr>
        <w:t>процессов.</w:t>
      </w:r>
      <w:r w:rsidRPr="00C16FFC">
        <w:rPr>
          <w:rFonts w:ascii="Times New Roman" w:hAnsi="Times New Roman"/>
          <w:sz w:val="28"/>
          <w:szCs w:val="28"/>
        </w:rPr>
        <w:t xml:space="preserve"> </w:t>
      </w:r>
    </w:p>
    <w:p w14:paraId="5F674B13" w14:textId="29991E73" w:rsidR="00866866" w:rsidRPr="003102E5" w:rsidRDefault="00866866" w:rsidP="00866866">
      <w:pPr>
        <w:suppressAutoHyphens/>
        <w:spacing w:line="252" w:lineRule="auto"/>
        <w:ind w:firstLine="709"/>
        <w:rPr>
          <w:rStyle w:val="uv3um"/>
          <w:rFonts w:ascii="Times New Roman" w:hAnsi="Times New Roman"/>
          <w:sz w:val="28"/>
          <w:szCs w:val="28"/>
        </w:rPr>
      </w:pPr>
      <w:r w:rsidRPr="003102E5">
        <w:rPr>
          <w:rStyle w:val="uv3um"/>
          <w:rFonts w:ascii="Times New Roman" w:hAnsi="Times New Roman"/>
          <w:sz w:val="28"/>
          <w:szCs w:val="28"/>
        </w:rPr>
        <w:t xml:space="preserve">Мониторинг корректности работы программных роботов </w:t>
      </w:r>
      <w:r w:rsidRPr="003102E5">
        <w:rPr>
          <w:rStyle w:val="uv3um"/>
          <w:rFonts w:ascii="Times New Roman" w:hAnsi="Times New Roman"/>
          <w:sz w:val="28"/>
          <w:szCs w:val="28"/>
          <w:lang w:val="en-US"/>
        </w:rPr>
        <w:t>RPA</w:t>
      </w:r>
      <w:r w:rsidRPr="003102E5">
        <w:rPr>
          <w:rStyle w:val="uv3um"/>
          <w:rFonts w:ascii="Times New Roman" w:hAnsi="Times New Roman"/>
          <w:sz w:val="28"/>
          <w:szCs w:val="28"/>
        </w:rPr>
        <w:t xml:space="preserve"> будет выполняться специалистами ДИТ. В рамках мониторинга должны быть разработаны механизмы оперативного информирования ответственных специалистов ДК</w:t>
      </w:r>
      <w:r w:rsidR="00691580">
        <w:rPr>
          <w:rStyle w:val="uv3um"/>
          <w:rFonts w:ascii="Times New Roman" w:hAnsi="Times New Roman"/>
          <w:sz w:val="28"/>
          <w:szCs w:val="28"/>
        </w:rPr>
        <w:t>Б</w:t>
      </w:r>
      <w:r w:rsidRPr="003102E5">
        <w:rPr>
          <w:rStyle w:val="uv3um"/>
          <w:rFonts w:ascii="Times New Roman" w:hAnsi="Times New Roman"/>
          <w:sz w:val="28"/>
          <w:szCs w:val="28"/>
        </w:rPr>
        <w:t xml:space="preserve"> об ошибках, возникающих при сборе информации, а также процедуры реагирования на такие инциденты. </w:t>
      </w:r>
    </w:p>
    <w:p w14:paraId="18B7FF9B" w14:textId="77777777" w:rsidR="00866866" w:rsidRPr="003102E5" w:rsidRDefault="00866866" w:rsidP="00866866">
      <w:pPr>
        <w:suppressAutoHyphens/>
        <w:spacing w:line="252" w:lineRule="auto"/>
        <w:ind w:firstLine="709"/>
        <w:rPr>
          <w:rStyle w:val="uv3um"/>
          <w:rFonts w:ascii="Times New Roman" w:hAnsi="Times New Roman"/>
          <w:sz w:val="28"/>
          <w:szCs w:val="28"/>
        </w:rPr>
      </w:pPr>
      <w:r w:rsidRPr="003102E5">
        <w:rPr>
          <w:rStyle w:val="uv3um"/>
          <w:rFonts w:ascii="Times New Roman" w:hAnsi="Times New Roman"/>
          <w:sz w:val="28"/>
          <w:szCs w:val="28"/>
        </w:rPr>
        <w:t xml:space="preserve">Следует принять риски, связанные с временной недоступностью сайтов, либо изменениями структуры веб-сайтов после ввода системы </w:t>
      </w:r>
      <w:proofErr w:type="spellStart"/>
      <w:r w:rsidRPr="003102E5">
        <w:rPr>
          <w:rStyle w:val="uv3um"/>
          <w:rFonts w:ascii="Times New Roman" w:hAnsi="Times New Roman"/>
          <w:sz w:val="28"/>
          <w:szCs w:val="28"/>
        </w:rPr>
        <w:t>парсинга</w:t>
      </w:r>
      <w:proofErr w:type="spellEnd"/>
      <w:r w:rsidRPr="003102E5">
        <w:rPr>
          <w:rStyle w:val="uv3um"/>
          <w:rFonts w:ascii="Times New Roman" w:hAnsi="Times New Roman"/>
          <w:sz w:val="28"/>
          <w:szCs w:val="28"/>
        </w:rPr>
        <w:t xml:space="preserve"> в промышленную эксплуатацию.</w:t>
      </w:r>
    </w:p>
    <w:p w14:paraId="4E117991" w14:textId="2E3C5339" w:rsidR="00775052" w:rsidRDefault="00866866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  <w:r w:rsidRPr="003102E5">
        <w:rPr>
          <w:rFonts w:ascii="Times New Roman" w:hAnsi="Times New Roman"/>
          <w:sz w:val="28"/>
          <w:szCs w:val="28"/>
        </w:rPr>
        <w:t>В случае изменений структуры сайтов, подлежащих мониторингу, требуется модификации</w:t>
      </w:r>
      <w:r w:rsidR="009615E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615ED">
        <w:rPr>
          <w:rFonts w:ascii="Times New Roman" w:hAnsi="Times New Roman"/>
          <w:sz w:val="28"/>
          <w:szCs w:val="28"/>
        </w:rPr>
        <w:t>парсинга</w:t>
      </w:r>
      <w:proofErr w:type="spellEnd"/>
      <w:r w:rsidR="009615ED">
        <w:rPr>
          <w:rFonts w:ascii="Times New Roman" w:hAnsi="Times New Roman"/>
          <w:sz w:val="28"/>
          <w:szCs w:val="28"/>
        </w:rPr>
        <w:t xml:space="preserve"> на </w:t>
      </w:r>
      <w:proofErr w:type="gramStart"/>
      <w:r w:rsidR="009615ED">
        <w:rPr>
          <w:rFonts w:ascii="Times New Roman" w:hAnsi="Times New Roman"/>
          <w:sz w:val="28"/>
          <w:szCs w:val="28"/>
        </w:rPr>
        <w:t xml:space="preserve">платформе </w:t>
      </w:r>
      <w:r w:rsidRPr="003102E5">
        <w:rPr>
          <w:rFonts w:ascii="Times New Roman" w:hAnsi="Times New Roman"/>
          <w:sz w:val="28"/>
          <w:szCs w:val="28"/>
        </w:rPr>
        <w:t xml:space="preserve"> </w:t>
      </w:r>
      <w:r w:rsidRPr="003102E5">
        <w:rPr>
          <w:rFonts w:ascii="Times New Roman" w:hAnsi="Times New Roman"/>
          <w:sz w:val="28"/>
          <w:szCs w:val="28"/>
          <w:lang w:val="en-US"/>
        </w:rPr>
        <w:t>RPA</w:t>
      </w:r>
      <w:proofErr w:type="gramEnd"/>
      <w:r w:rsidRPr="003102E5">
        <w:rPr>
          <w:rFonts w:ascii="Times New Roman" w:hAnsi="Times New Roman"/>
          <w:sz w:val="28"/>
          <w:szCs w:val="28"/>
        </w:rPr>
        <w:t xml:space="preserve">. Сроки выполнения таких работ зависят от особенностей реализации сайта. Все последующие доработки </w:t>
      </w:r>
      <w:proofErr w:type="spellStart"/>
      <w:r w:rsidR="009615ED">
        <w:rPr>
          <w:rFonts w:ascii="Times New Roman" w:hAnsi="Times New Roman"/>
          <w:sz w:val="28"/>
          <w:szCs w:val="28"/>
        </w:rPr>
        <w:t>парсинга</w:t>
      </w:r>
      <w:proofErr w:type="spellEnd"/>
      <w:r w:rsidRPr="003102E5">
        <w:rPr>
          <w:rFonts w:ascii="Times New Roman" w:hAnsi="Times New Roman"/>
          <w:sz w:val="28"/>
          <w:szCs w:val="28"/>
        </w:rPr>
        <w:t xml:space="preserve"> и отчетов на базе КХД после ввода системы в эксплуатацию будут выполнять на основании заявок на доработку с учетом установленного приоритета выполнения текущих работ.</w:t>
      </w:r>
    </w:p>
    <w:p w14:paraId="26C7B0B8" w14:textId="7BA68499" w:rsidR="000A3E34" w:rsidRDefault="000A3E34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3E39DE6A" w14:textId="2D202CCC" w:rsidR="000A3E34" w:rsidRDefault="000A3E34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466361E1" w14:textId="3BEAA5F2" w:rsidR="000A3E34" w:rsidRDefault="000A3E34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33ED09F5" w14:textId="54864FDD" w:rsidR="000A3E34" w:rsidRDefault="000A3E34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3FB2C486" w14:textId="4E860E81" w:rsidR="000A3E34" w:rsidRDefault="000A3E34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07E750EB" w14:textId="1D8D8808" w:rsidR="000A3E34" w:rsidRDefault="000A3E34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59A86D7A" w14:textId="20850DA8" w:rsidR="000A3E34" w:rsidRDefault="000A3E34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2B69A4D3" w14:textId="334CA302" w:rsidR="000A3E34" w:rsidRDefault="000A3E34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1E1661C4" w14:textId="108A87B6" w:rsidR="000A3E34" w:rsidRDefault="000A3E34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59D32B95" w14:textId="77777777" w:rsidR="000A3E34" w:rsidRDefault="000A3E34" w:rsidP="000A3E34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bookmarkStart w:id="58" w:name="_Toc214888728"/>
      <w:bookmarkStart w:id="59" w:name="_Toc218605547"/>
      <w:r w:rsidRPr="00AA73A3">
        <w:rPr>
          <w:rStyle w:val="ae"/>
          <w:rFonts w:ascii="Times New Roman" w:hAnsi="Times New Roman"/>
          <w:b/>
        </w:rPr>
        <w:lastRenderedPageBreak/>
        <w:t xml:space="preserve">Приложение </w:t>
      </w:r>
      <w:proofErr w:type="gramStart"/>
      <w:r w:rsidRPr="00AA73A3">
        <w:rPr>
          <w:rStyle w:val="ae"/>
          <w:rFonts w:ascii="Times New Roman" w:hAnsi="Times New Roman"/>
          <w:b/>
        </w:rPr>
        <w:t>1</w:t>
      </w:r>
      <w:r>
        <w:rPr>
          <w:rStyle w:val="ae"/>
          <w:rFonts w:ascii="Times New Roman" w:hAnsi="Times New Roman"/>
          <w:b/>
        </w:rPr>
        <w:t xml:space="preserve">  </w:t>
      </w:r>
      <w:proofErr w:type="spellStart"/>
      <w:r>
        <w:rPr>
          <w:rStyle w:val="ae"/>
          <w:rFonts w:ascii="Times New Roman" w:hAnsi="Times New Roman"/>
          <w:b/>
        </w:rPr>
        <w:t>Беларусбанк</w:t>
      </w:r>
      <w:bookmarkEnd w:id="58"/>
      <w:bookmarkEnd w:id="59"/>
      <w:proofErr w:type="spellEnd"/>
      <w:proofErr w:type="gramEnd"/>
    </w:p>
    <w:p w14:paraId="0A180C3A" w14:textId="0C19FCCA" w:rsidR="000A3E34" w:rsidRDefault="000A3E34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091A30AD" w14:textId="4FFEDD95" w:rsidR="00B73B07" w:rsidRPr="00F646D0" w:rsidRDefault="00F646D0" w:rsidP="00F646D0">
      <w:pPr>
        <w:pStyle w:val="afd"/>
        <w:numPr>
          <w:ilvl w:val="0"/>
          <w:numId w:val="18"/>
        </w:numPr>
        <w:rPr>
          <w:rFonts w:ascii="Times New Roman" w:hAnsi="Times New Roman"/>
          <w:b/>
        </w:rPr>
      </w:pPr>
      <w:r>
        <w:rPr>
          <w:rFonts w:ascii="Times New Roman" w:hAnsi="Times New Roman" w:cs="Times New Roman"/>
          <w:b/>
        </w:rPr>
        <w:t xml:space="preserve">ОАО «АСБ </w:t>
      </w:r>
      <w:proofErr w:type="spellStart"/>
      <w:r>
        <w:rPr>
          <w:rFonts w:ascii="Times New Roman" w:hAnsi="Times New Roman" w:cs="Times New Roman"/>
          <w:b/>
        </w:rPr>
        <w:t>Беларусбанк</w:t>
      </w:r>
      <w:proofErr w:type="spellEnd"/>
      <w:r>
        <w:rPr>
          <w:rFonts w:ascii="Times New Roman" w:hAnsi="Times New Roman" w:cs="Times New Roman"/>
          <w:b/>
        </w:rPr>
        <w:t>»</w:t>
      </w:r>
    </w:p>
    <w:p w14:paraId="4CCA09E1" w14:textId="77777777" w:rsidR="00B73B07" w:rsidRDefault="00B73B07" w:rsidP="00B73B07"/>
    <w:p w14:paraId="7DE9DCF1" w14:textId="558F9F51" w:rsidR="00B73B07" w:rsidRDefault="00B73B07" w:rsidP="00B73B07">
      <w:pPr>
        <w:rPr>
          <w:rFonts w:ascii="Times New Roman" w:hAnsi="Times New Roman"/>
          <w:sz w:val="28"/>
          <w:szCs w:val="28"/>
        </w:rPr>
      </w:pPr>
      <w:r w:rsidRPr="00370029">
        <w:rPr>
          <w:rFonts w:ascii="Times New Roman" w:hAnsi="Times New Roman"/>
          <w:sz w:val="28"/>
          <w:szCs w:val="28"/>
        </w:rPr>
        <w:t xml:space="preserve">Ссылка для </w:t>
      </w:r>
      <w:r w:rsidRPr="000E0A31">
        <w:rPr>
          <w:rFonts w:ascii="Times New Roman" w:hAnsi="Times New Roman"/>
          <w:sz w:val="28"/>
          <w:szCs w:val="28"/>
        </w:rPr>
        <w:t>сбора информации</w:t>
      </w:r>
      <w:r w:rsidRPr="00303897">
        <w:rPr>
          <w:rFonts w:ascii="Times New Roman" w:hAnsi="Times New Roman"/>
          <w:sz w:val="28"/>
          <w:szCs w:val="28"/>
        </w:rPr>
        <w:t xml:space="preserve"> </w:t>
      </w:r>
      <w:r w:rsidRPr="00B73B07">
        <w:rPr>
          <w:rFonts w:ascii="Times New Roman" w:hAnsi="Times New Roman"/>
          <w:sz w:val="28"/>
          <w:szCs w:val="28"/>
        </w:rPr>
        <w:t>https://belarusbank.by/ru/33270/1686</w:t>
      </w:r>
    </w:p>
    <w:p w14:paraId="7AF9AA66" w14:textId="77777777" w:rsidR="00F921DB" w:rsidRPr="008747E1" w:rsidRDefault="00F921DB" w:rsidP="00F921DB">
      <w:pPr>
        <w:pStyle w:val="afd"/>
        <w:spacing w:after="0" w:line="259" w:lineRule="auto"/>
        <w:ind w:left="426"/>
        <w:rPr>
          <w:rFonts w:ascii="Times New Roman" w:hAnsi="Times New Roman" w:cs="Times New Roman"/>
          <w:b/>
        </w:rPr>
      </w:pPr>
    </w:p>
    <w:p w14:paraId="0B467144" w14:textId="77777777" w:rsidR="00F921DB" w:rsidRPr="00F921DB" w:rsidRDefault="00F921DB" w:rsidP="00F921DB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 xml:space="preserve">Официальный сайт – Малому и среднему бизнесу/Крупному бизнесу – Депозиты </w:t>
      </w:r>
    </w:p>
    <w:p w14:paraId="4FE0ED80" w14:textId="77777777" w:rsidR="00B73B07" w:rsidRDefault="00B73B07" w:rsidP="00F921DB">
      <w:pPr>
        <w:rPr>
          <w:rFonts w:ascii="Times New Roman" w:hAnsi="Times New Roman"/>
          <w:sz w:val="28"/>
          <w:szCs w:val="28"/>
        </w:rPr>
      </w:pPr>
    </w:p>
    <w:p w14:paraId="025D0A5F" w14:textId="08195BBC" w:rsidR="00F921DB" w:rsidRPr="00F921DB" w:rsidRDefault="00F921DB" w:rsidP="00F921DB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Из появившегося списка выбираем:</w:t>
      </w:r>
    </w:p>
    <w:p w14:paraId="466389E5" w14:textId="77777777" w:rsidR="00F921DB" w:rsidRPr="00F921DB" w:rsidRDefault="00F921DB" w:rsidP="00F921DB">
      <w:pPr>
        <w:pStyle w:val="afd"/>
        <w:numPr>
          <w:ilvl w:val="1"/>
          <w:numId w:val="11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>«</w:t>
      </w:r>
      <w:r w:rsidRPr="00F921DB">
        <w:rPr>
          <w:rFonts w:ascii="Times New Roman" w:hAnsi="Times New Roman" w:cs="Times New Roman"/>
          <w:bCs/>
        </w:rPr>
        <w:t xml:space="preserve">Срочный </w:t>
      </w:r>
      <w:proofErr w:type="spellStart"/>
      <w:r w:rsidRPr="00F921DB">
        <w:rPr>
          <w:rFonts w:ascii="Times New Roman" w:hAnsi="Times New Roman" w:cs="Times New Roman"/>
          <w:bCs/>
        </w:rPr>
        <w:t>отзывный</w:t>
      </w:r>
      <w:proofErr w:type="spellEnd"/>
      <w:r w:rsidRPr="00F921DB">
        <w:rPr>
          <w:rFonts w:ascii="Times New Roman" w:hAnsi="Times New Roman" w:cs="Times New Roman"/>
          <w:bCs/>
        </w:rPr>
        <w:t xml:space="preserve"> банковский вклад «Удаленный депозит»»</w:t>
      </w:r>
    </w:p>
    <w:p w14:paraId="73ADF68C" w14:textId="77777777" w:rsidR="00F921DB" w:rsidRPr="00F921DB" w:rsidRDefault="00F921DB" w:rsidP="00F921DB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 xml:space="preserve">ссылка </w:t>
      </w:r>
      <w:hyperlink r:id="rId37" w:history="1">
        <w:r w:rsidRPr="00F921DB">
          <w:rPr>
            <w:rStyle w:val="af4"/>
            <w:rFonts w:ascii="Times New Roman" w:hAnsi="Times New Roman" w:cs="Times New Roman"/>
            <w:color w:val="auto"/>
          </w:rPr>
          <w:t>https://belarusbank.by/ru/33270/1686/31549/36160</w:t>
        </w:r>
      </w:hyperlink>
    </w:p>
    <w:p w14:paraId="73D86054" w14:textId="1FD34021" w:rsidR="00F921DB" w:rsidRDefault="00F921DB" w:rsidP="00F921DB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 xml:space="preserve">открывается витрина по данному виду вклада </w:t>
      </w:r>
    </w:p>
    <w:p w14:paraId="064FE6F7" w14:textId="77777777" w:rsidR="00F921DB" w:rsidRPr="00F921DB" w:rsidRDefault="00F921DB" w:rsidP="00F921DB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</w:p>
    <w:p w14:paraId="4EF45FF0" w14:textId="77777777" w:rsidR="00F921DB" w:rsidRDefault="00F921DB" w:rsidP="00F921DB">
      <w:pPr>
        <w:pStyle w:val="afd"/>
        <w:spacing w:after="0"/>
        <w:ind w:left="0"/>
      </w:pPr>
      <w:r>
        <w:rPr>
          <w:noProof/>
          <w:lang w:eastAsia="ru-RU"/>
        </w:rPr>
        <w:drawing>
          <wp:inline distT="0" distB="0" distL="0" distR="0" wp14:anchorId="186E0BDD" wp14:editId="50C9D70E">
            <wp:extent cx="5934075" cy="37623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169E9" w14:textId="346332F6" w:rsidR="00F921DB" w:rsidRPr="00F921DB" w:rsidRDefault="00F921DB" w:rsidP="00F921DB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>анализируем процентные ставки в разрезе валют по указанным срокам;</w:t>
      </w:r>
    </w:p>
    <w:p w14:paraId="0718BC75" w14:textId="78D6D964" w:rsidR="00F921DB" w:rsidRDefault="00F921DB" w:rsidP="00F921DB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>возврат на предыдущую страницу.</w:t>
      </w:r>
    </w:p>
    <w:p w14:paraId="655ECF35" w14:textId="77777777" w:rsidR="00F921DB" w:rsidRPr="00F921DB" w:rsidRDefault="00F921DB" w:rsidP="00F921DB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</w:p>
    <w:p w14:paraId="5B027971" w14:textId="77777777" w:rsidR="00F921DB" w:rsidRPr="00F921DB" w:rsidRDefault="00F921DB" w:rsidP="00F921DB">
      <w:pPr>
        <w:pStyle w:val="afd"/>
        <w:numPr>
          <w:ilvl w:val="1"/>
          <w:numId w:val="11"/>
        </w:numPr>
        <w:spacing w:after="160" w:line="259" w:lineRule="auto"/>
        <w:ind w:left="0" w:hanging="426"/>
        <w:jc w:val="both"/>
        <w:rPr>
          <w:rFonts w:ascii="Times New Roman" w:hAnsi="Times New Roman" w:cs="Times New Roman"/>
          <w:bCs/>
        </w:rPr>
      </w:pPr>
      <w:r w:rsidRPr="00F921DB">
        <w:rPr>
          <w:rFonts w:ascii="Times New Roman" w:hAnsi="Times New Roman" w:cs="Times New Roman"/>
        </w:rPr>
        <w:t>«</w:t>
      </w:r>
      <w:r w:rsidRPr="00F921DB">
        <w:rPr>
          <w:rFonts w:ascii="Times New Roman" w:hAnsi="Times New Roman" w:cs="Times New Roman"/>
          <w:bCs/>
        </w:rPr>
        <w:t xml:space="preserve">Срочный безотзывный банковский вклад «Удаленный депозит»» </w:t>
      </w:r>
    </w:p>
    <w:p w14:paraId="08F9D2F3" w14:textId="77777777" w:rsidR="00F921DB" w:rsidRPr="00F921DB" w:rsidRDefault="00F921DB" w:rsidP="00F921DB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  <w:bCs/>
        </w:rPr>
        <w:t xml:space="preserve">ссылка </w:t>
      </w:r>
      <w:hyperlink r:id="rId39" w:history="1">
        <w:r w:rsidRPr="00F921DB">
          <w:rPr>
            <w:rStyle w:val="af4"/>
            <w:rFonts w:ascii="Times New Roman" w:hAnsi="Times New Roman" w:cs="Times New Roman"/>
            <w:color w:val="auto"/>
          </w:rPr>
          <w:t>https://belarusbank.by/ru/33270/1686/31549/36161</w:t>
        </w:r>
      </w:hyperlink>
    </w:p>
    <w:p w14:paraId="731E6128" w14:textId="77777777" w:rsidR="00F921DB" w:rsidRPr="00F921DB" w:rsidRDefault="00F921DB" w:rsidP="00F921DB">
      <w:pPr>
        <w:pStyle w:val="afd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 xml:space="preserve">открывается витрина по данному виду вклада </w:t>
      </w:r>
    </w:p>
    <w:p w14:paraId="6F82342A" w14:textId="77777777" w:rsidR="00F921DB" w:rsidRDefault="00F921DB" w:rsidP="00F921DB">
      <w:pPr>
        <w:pStyle w:val="afd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A4C0FA5" wp14:editId="58D1E85C">
            <wp:extent cx="5934075" cy="2924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3C8C3" w14:textId="77777777" w:rsidR="00F921DB" w:rsidRDefault="00F921DB" w:rsidP="00F921DB">
      <w:pPr>
        <w:pStyle w:val="afd"/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F9F871" wp14:editId="161B5291">
            <wp:extent cx="5934075" cy="24955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9978AE" wp14:editId="48B7608F">
            <wp:extent cx="5934075" cy="2057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1A2E" w14:textId="27C2E7CF" w:rsidR="00F921DB" w:rsidRPr="00F921DB" w:rsidRDefault="00F921DB" w:rsidP="00F921DB">
      <w:pPr>
        <w:pStyle w:val="afd"/>
        <w:spacing w:line="240" w:lineRule="auto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>анализируем процентные ставки в разрезе валют по указанным срокам;</w:t>
      </w:r>
    </w:p>
    <w:p w14:paraId="44B13858" w14:textId="7B2E4506" w:rsidR="00F921DB" w:rsidRPr="00F921DB" w:rsidRDefault="00F921DB" w:rsidP="00F921DB">
      <w:pPr>
        <w:pStyle w:val="afd"/>
        <w:spacing w:line="240" w:lineRule="auto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>возврат на предыдущую страницу.</w:t>
      </w:r>
    </w:p>
    <w:p w14:paraId="391AECBE" w14:textId="77777777" w:rsidR="00F921DB" w:rsidRPr="00F921DB" w:rsidRDefault="00F921DB" w:rsidP="00F921DB">
      <w:pPr>
        <w:pStyle w:val="afd"/>
        <w:spacing w:line="240" w:lineRule="auto"/>
        <w:ind w:left="0"/>
        <w:jc w:val="both"/>
        <w:rPr>
          <w:rFonts w:ascii="Times New Roman" w:hAnsi="Times New Roman" w:cs="Times New Roman"/>
        </w:rPr>
      </w:pPr>
    </w:p>
    <w:p w14:paraId="5DCB5585" w14:textId="77777777" w:rsidR="00F921DB" w:rsidRPr="00F921DB" w:rsidRDefault="00F921DB" w:rsidP="00F921DB">
      <w:pPr>
        <w:pStyle w:val="afd"/>
        <w:numPr>
          <w:ilvl w:val="1"/>
          <w:numId w:val="1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bCs/>
        </w:rPr>
      </w:pPr>
      <w:r w:rsidRPr="00F921DB">
        <w:rPr>
          <w:rFonts w:ascii="Times New Roman" w:hAnsi="Times New Roman" w:cs="Times New Roman"/>
        </w:rPr>
        <w:t>«</w:t>
      </w:r>
      <w:proofErr w:type="spellStart"/>
      <w:r w:rsidRPr="00F921DB">
        <w:rPr>
          <w:rFonts w:ascii="Times New Roman" w:hAnsi="Times New Roman" w:cs="Times New Roman"/>
          <w:bCs/>
        </w:rPr>
        <w:t>Cрочный</w:t>
      </w:r>
      <w:proofErr w:type="spellEnd"/>
      <w:r w:rsidRPr="00F921DB">
        <w:rPr>
          <w:rFonts w:ascii="Times New Roman" w:hAnsi="Times New Roman" w:cs="Times New Roman"/>
          <w:bCs/>
        </w:rPr>
        <w:t xml:space="preserve"> </w:t>
      </w:r>
      <w:proofErr w:type="spellStart"/>
      <w:r w:rsidRPr="00F921DB">
        <w:rPr>
          <w:rFonts w:ascii="Times New Roman" w:hAnsi="Times New Roman" w:cs="Times New Roman"/>
          <w:bCs/>
        </w:rPr>
        <w:t>отзывный</w:t>
      </w:r>
      <w:proofErr w:type="spellEnd"/>
      <w:r w:rsidRPr="00F921DB">
        <w:rPr>
          <w:rFonts w:ascii="Times New Roman" w:hAnsi="Times New Roman" w:cs="Times New Roman"/>
          <w:bCs/>
        </w:rPr>
        <w:t xml:space="preserve"> банковский вклад «Удаленный депозит-бюджет»</w:t>
      </w:r>
      <w:r w:rsidRPr="00F921DB">
        <w:rPr>
          <w:rFonts w:ascii="Times New Roman" w:hAnsi="Times New Roman" w:cs="Times New Roman"/>
        </w:rPr>
        <w:t>»</w:t>
      </w:r>
    </w:p>
    <w:p w14:paraId="5C9CA914" w14:textId="77777777" w:rsidR="00F921DB" w:rsidRPr="00F921DB" w:rsidRDefault="00F921DB" w:rsidP="00F921DB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 xml:space="preserve">ссылка </w:t>
      </w:r>
      <w:hyperlink r:id="rId43" w:history="1">
        <w:r w:rsidRPr="00F921DB">
          <w:rPr>
            <w:rStyle w:val="af4"/>
            <w:rFonts w:ascii="Times New Roman" w:hAnsi="Times New Roman"/>
            <w:sz w:val="28"/>
            <w:szCs w:val="28"/>
          </w:rPr>
          <w:t>https://belarusbank.by/ru/33270/1686/37983/42154</w:t>
        </w:r>
      </w:hyperlink>
    </w:p>
    <w:p w14:paraId="010F5556" w14:textId="77777777" w:rsidR="00F921DB" w:rsidRPr="00F921DB" w:rsidRDefault="00F921DB" w:rsidP="00F921DB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44497B64" w14:textId="77777777" w:rsidR="00F921DB" w:rsidRPr="00F921DB" w:rsidRDefault="00F921DB" w:rsidP="00F921DB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E003460" wp14:editId="28E62C54">
            <wp:extent cx="5934075" cy="962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F792E" w14:textId="77777777" w:rsidR="00F921DB" w:rsidRPr="00F921DB" w:rsidRDefault="00F921DB" w:rsidP="00F921DB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анализируем процентные ставки в разрезе валют по указанным срокам;</w:t>
      </w:r>
    </w:p>
    <w:p w14:paraId="36A8B473" w14:textId="57240076" w:rsidR="00F921DB" w:rsidRPr="00F921DB" w:rsidRDefault="00F921DB" w:rsidP="00F921DB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1B3282F0" w14:textId="77777777" w:rsidR="00F921DB" w:rsidRPr="00F921DB" w:rsidRDefault="00F921DB" w:rsidP="00F921DB">
      <w:pPr>
        <w:rPr>
          <w:rFonts w:ascii="Times New Roman" w:hAnsi="Times New Roman"/>
          <w:sz w:val="28"/>
          <w:szCs w:val="28"/>
        </w:rPr>
      </w:pPr>
    </w:p>
    <w:p w14:paraId="011F7859" w14:textId="77777777" w:rsidR="00F921DB" w:rsidRPr="00F921DB" w:rsidRDefault="00F921DB" w:rsidP="00F921DB">
      <w:pPr>
        <w:pStyle w:val="afd"/>
        <w:numPr>
          <w:ilvl w:val="1"/>
          <w:numId w:val="11"/>
        </w:numPr>
        <w:spacing w:after="0" w:line="240" w:lineRule="auto"/>
        <w:ind w:left="0" w:hanging="426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>«</w:t>
      </w:r>
      <w:proofErr w:type="spellStart"/>
      <w:r w:rsidRPr="00F921DB">
        <w:rPr>
          <w:rFonts w:ascii="Times New Roman" w:hAnsi="Times New Roman" w:cs="Times New Roman"/>
          <w:bCs/>
        </w:rPr>
        <w:t>Cрочный</w:t>
      </w:r>
      <w:proofErr w:type="spellEnd"/>
      <w:r w:rsidRPr="00F921DB">
        <w:rPr>
          <w:rFonts w:ascii="Times New Roman" w:hAnsi="Times New Roman" w:cs="Times New Roman"/>
          <w:bCs/>
        </w:rPr>
        <w:t xml:space="preserve"> </w:t>
      </w:r>
      <w:proofErr w:type="spellStart"/>
      <w:r w:rsidRPr="00F921DB">
        <w:rPr>
          <w:rFonts w:ascii="Times New Roman" w:hAnsi="Times New Roman" w:cs="Times New Roman"/>
          <w:bCs/>
        </w:rPr>
        <w:t>отзывный</w:t>
      </w:r>
      <w:proofErr w:type="spellEnd"/>
      <w:r w:rsidRPr="00F921DB">
        <w:rPr>
          <w:rFonts w:ascii="Times New Roman" w:hAnsi="Times New Roman" w:cs="Times New Roman"/>
          <w:bCs/>
        </w:rPr>
        <w:t xml:space="preserve"> банковский вклад «Удаленный депозит-бюджет»</w:t>
      </w:r>
      <w:r w:rsidRPr="00F921DB">
        <w:rPr>
          <w:rFonts w:ascii="Times New Roman" w:hAnsi="Times New Roman" w:cs="Times New Roman"/>
        </w:rPr>
        <w:t>»</w:t>
      </w:r>
    </w:p>
    <w:p w14:paraId="2F589645" w14:textId="77777777" w:rsidR="00F921DB" w:rsidRPr="00F921DB" w:rsidRDefault="00F921DB" w:rsidP="00F921DB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 xml:space="preserve">ссылка  </w:t>
      </w:r>
      <w:hyperlink r:id="rId45" w:history="1">
        <w:r w:rsidRPr="00F921DB">
          <w:rPr>
            <w:rStyle w:val="af4"/>
            <w:rFonts w:ascii="Times New Roman" w:hAnsi="Times New Roman"/>
            <w:color w:val="auto"/>
            <w:sz w:val="28"/>
            <w:szCs w:val="28"/>
          </w:rPr>
          <w:t>https://belarusbank.by/ru/33270/1686/37983/42155</w:t>
        </w:r>
      </w:hyperlink>
    </w:p>
    <w:p w14:paraId="7489A7C9" w14:textId="77777777" w:rsidR="00F921DB" w:rsidRPr="00F921DB" w:rsidRDefault="00F921DB" w:rsidP="00F921DB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5FF6C3BD" w14:textId="77777777" w:rsidR="00F921DB" w:rsidRPr="005D1C4B" w:rsidRDefault="00F921DB" w:rsidP="00F921DB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213F6A1C" wp14:editId="18D6749D">
            <wp:extent cx="5934075" cy="17145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019AE" w14:textId="77777777" w:rsidR="00F921DB" w:rsidRDefault="00F921DB" w:rsidP="00F921DB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7644669A" wp14:editId="39210B4C">
            <wp:extent cx="5934075" cy="19050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5F0E5" w14:textId="77777777" w:rsidR="00F921DB" w:rsidRPr="00F921DB" w:rsidRDefault="00F921DB" w:rsidP="00F921DB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анализируем процентные ставки в разрезе валют по указанным срокам;</w:t>
      </w:r>
    </w:p>
    <w:p w14:paraId="25173C03" w14:textId="1DE6D18E" w:rsidR="00F921DB" w:rsidRPr="00F921DB" w:rsidRDefault="00F921DB" w:rsidP="00F921DB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3B01F34D" w14:textId="77777777" w:rsidR="00F921DB" w:rsidRPr="00F921DB" w:rsidRDefault="00F921DB" w:rsidP="00F921DB">
      <w:pPr>
        <w:rPr>
          <w:rFonts w:ascii="Times New Roman" w:hAnsi="Times New Roman"/>
          <w:sz w:val="28"/>
          <w:szCs w:val="28"/>
        </w:rPr>
      </w:pPr>
    </w:p>
    <w:p w14:paraId="0766091F" w14:textId="77777777" w:rsidR="00F921DB" w:rsidRPr="00F921DB" w:rsidRDefault="00F921DB" w:rsidP="00F921DB">
      <w:pPr>
        <w:pStyle w:val="afd"/>
        <w:numPr>
          <w:ilvl w:val="1"/>
          <w:numId w:val="1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>«Срочный вклад (депозит)»</w:t>
      </w:r>
    </w:p>
    <w:p w14:paraId="7078AF6B" w14:textId="77777777" w:rsidR="00F921DB" w:rsidRPr="00F921DB" w:rsidRDefault="00F921DB" w:rsidP="00F921DB">
      <w:pPr>
        <w:pStyle w:val="afd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 xml:space="preserve">ссылка  </w:t>
      </w:r>
      <w:hyperlink r:id="rId48" w:history="1">
        <w:r w:rsidRPr="00F921DB">
          <w:rPr>
            <w:rStyle w:val="af4"/>
            <w:rFonts w:ascii="Times New Roman" w:hAnsi="Times New Roman" w:cs="Times New Roman"/>
            <w:color w:val="auto"/>
          </w:rPr>
          <w:t>https://belarusbank.by/ru/33270/1686/31413</w:t>
        </w:r>
      </w:hyperlink>
    </w:p>
    <w:p w14:paraId="60EE8ECF" w14:textId="3B3B6E64" w:rsidR="00F921DB" w:rsidRPr="00F921DB" w:rsidRDefault="00F921DB" w:rsidP="00F921DB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 xml:space="preserve">открывается витрина по данному виду вклада </w:t>
      </w:r>
    </w:p>
    <w:p w14:paraId="7206BB01" w14:textId="77777777" w:rsidR="00F921DB" w:rsidRPr="00F921DB" w:rsidRDefault="00F921DB" w:rsidP="00F921DB">
      <w:pPr>
        <w:rPr>
          <w:rFonts w:ascii="Times New Roman" w:hAnsi="Times New Roman"/>
          <w:sz w:val="28"/>
          <w:szCs w:val="28"/>
        </w:rPr>
      </w:pPr>
    </w:p>
    <w:p w14:paraId="3AE98D9E" w14:textId="77777777" w:rsidR="00F921DB" w:rsidRPr="00F921DB" w:rsidRDefault="00F921DB" w:rsidP="00F921DB">
      <w:pPr>
        <w:pStyle w:val="afd"/>
        <w:numPr>
          <w:ilvl w:val="2"/>
          <w:numId w:val="11"/>
        </w:numPr>
        <w:spacing w:after="0" w:line="259" w:lineRule="auto"/>
        <w:ind w:left="0" w:hanging="567"/>
        <w:rPr>
          <w:rFonts w:ascii="Times New Roman" w:hAnsi="Times New Roman" w:cs="Times New Roman"/>
          <w:bCs/>
          <w:noProof/>
          <w:lang w:eastAsia="ru-RU"/>
        </w:rPr>
      </w:pPr>
      <w:r w:rsidRPr="00F921DB">
        <w:rPr>
          <w:rFonts w:ascii="Times New Roman" w:hAnsi="Times New Roman" w:cs="Times New Roman"/>
          <w:noProof/>
          <w:lang w:eastAsia="ru-RU"/>
        </w:rPr>
        <w:lastRenderedPageBreak/>
        <w:t>«</w:t>
      </w:r>
      <w:r w:rsidRPr="00F921DB">
        <w:rPr>
          <w:rFonts w:ascii="Times New Roman" w:hAnsi="Times New Roman" w:cs="Times New Roman"/>
          <w:bCs/>
          <w:noProof/>
          <w:lang w:eastAsia="ru-RU"/>
        </w:rPr>
        <w:t>Срочные отзывные депозиты в белорусских рублях»</w:t>
      </w:r>
    </w:p>
    <w:p w14:paraId="2CEAA7E3" w14:textId="77777777" w:rsidR="00F921DB" w:rsidRDefault="00F921DB" w:rsidP="00F921DB">
      <w:pPr>
        <w:rPr>
          <w:rFonts w:ascii="Times New Roman" w:hAnsi="Times New Roman"/>
          <w:bCs/>
          <w:noProof/>
          <w:szCs w:val="24"/>
          <w:lang w:eastAsia="ru-RU"/>
        </w:rPr>
      </w:pPr>
      <w:r>
        <w:rPr>
          <w:rFonts w:ascii="Times New Roman" w:hAnsi="Times New Roman"/>
          <w:bCs/>
          <w:noProof/>
          <w:szCs w:val="24"/>
          <w:lang w:eastAsia="ru-RU"/>
        </w:rPr>
        <w:drawing>
          <wp:inline distT="0" distB="0" distL="0" distR="0" wp14:anchorId="43BB2512" wp14:editId="7D8A01CC">
            <wp:extent cx="5934075" cy="21050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77FDD" w14:textId="77777777" w:rsidR="00F921DB" w:rsidRPr="00F921DB" w:rsidRDefault="00F921DB" w:rsidP="00F921DB">
      <w:pPr>
        <w:pStyle w:val="afd"/>
        <w:numPr>
          <w:ilvl w:val="2"/>
          <w:numId w:val="11"/>
        </w:numPr>
        <w:spacing w:after="160" w:line="259" w:lineRule="auto"/>
        <w:ind w:left="0" w:hanging="567"/>
        <w:rPr>
          <w:rFonts w:ascii="Times New Roman" w:hAnsi="Times New Roman" w:cs="Times New Roman"/>
          <w:bCs/>
          <w:noProof/>
          <w:lang w:eastAsia="ru-RU"/>
        </w:rPr>
      </w:pPr>
      <w:r w:rsidRPr="00F921DB">
        <w:rPr>
          <w:rFonts w:ascii="Times New Roman" w:hAnsi="Times New Roman" w:cs="Times New Roman"/>
          <w:bCs/>
          <w:noProof/>
          <w:lang w:eastAsia="ru-RU"/>
        </w:rPr>
        <w:t>«Срочные безотзывные депозиты в белорусских рублях»</w:t>
      </w:r>
    </w:p>
    <w:p w14:paraId="0931174E" w14:textId="19EE0004" w:rsidR="00F921DB" w:rsidRDefault="00F921DB" w:rsidP="00F921DB">
      <w:pPr>
        <w:pStyle w:val="afd"/>
        <w:ind w:left="0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3273DC48" wp14:editId="21D682A9">
            <wp:extent cx="5934075" cy="29337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35FBC" w14:textId="77777777" w:rsidR="00F921DB" w:rsidRPr="004103D8" w:rsidRDefault="00F921DB" w:rsidP="00F921DB">
      <w:pPr>
        <w:pStyle w:val="afd"/>
        <w:ind w:left="0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</w:p>
    <w:p w14:paraId="3B57D2E5" w14:textId="77777777" w:rsidR="00F921DB" w:rsidRPr="00F921DB" w:rsidRDefault="00F921DB" w:rsidP="00F921DB">
      <w:pPr>
        <w:pStyle w:val="afd"/>
        <w:numPr>
          <w:ilvl w:val="2"/>
          <w:numId w:val="11"/>
        </w:numPr>
        <w:spacing w:after="0" w:line="259" w:lineRule="auto"/>
        <w:ind w:left="0" w:hanging="567"/>
        <w:rPr>
          <w:rFonts w:ascii="Times New Roman" w:hAnsi="Times New Roman" w:cs="Times New Roman"/>
          <w:bCs/>
          <w:noProof/>
          <w:lang w:eastAsia="ru-RU"/>
        </w:rPr>
      </w:pPr>
      <w:r w:rsidRPr="00F921DB">
        <w:rPr>
          <w:rFonts w:ascii="Times New Roman" w:hAnsi="Times New Roman" w:cs="Times New Roman"/>
          <w:noProof/>
          <w:lang w:eastAsia="ru-RU"/>
        </w:rPr>
        <w:t>«</w:t>
      </w:r>
      <w:r w:rsidRPr="00F921DB">
        <w:rPr>
          <w:rFonts w:ascii="Times New Roman" w:hAnsi="Times New Roman" w:cs="Times New Roman"/>
          <w:bCs/>
          <w:noProof/>
          <w:lang w:eastAsia="ru-RU"/>
        </w:rPr>
        <w:t>Срочные депозиты в российских рублях, китайских юанях, долларах США, евро»</w:t>
      </w:r>
    </w:p>
    <w:p w14:paraId="33426093" w14:textId="77777777" w:rsidR="00F921DB" w:rsidRDefault="00F921DB" w:rsidP="00F921DB">
      <w:pPr>
        <w:rPr>
          <w:rFonts w:ascii="Times New Roman" w:hAnsi="Times New Roman"/>
          <w:noProof/>
          <w:szCs w:val="24"/>
          <w:lang w:eastAsia="ru-RU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3D5F5254" wp14:editId="0CE63E8E">
            <wp:extent cx="5934075" cy="8001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C8E3" w14:textId="77777777" w:rsidR="00F921DB" w:rsidRPr="004103D8" w:rsidRDefault="00F921DB" w:rsidP="00F921DB">
      <w:pPr>
        <w:rPr>
          <w:rFonts w:ascii="Times New Roman" w:hAnsi="Times New Roman"/>
          <w:noProof/>
          <w:szCs w:val="24"/>
          <w:lang w:eastAsia="ru-RU"/>
        </w:rPr>
      </w:pPr>
      <w:r>
        <w:rPr>
          <w:rFonts w:ascii="Times New Roman" w:hAnsi="Times New Roman"/>
          <w:noProof/>
          <w:szCs w:val="24"/>
          <w:lang w:eastAsia="ru-RU"/>
        </w:rPr>
        <w:lastRenderedPageBreak/>
        <w:drawing>
          <wp:inline distT="0" distB="0" distL="0" distR="0" wp14:anchorId="77FA7F7C" wp14:editId="5FF9B733">
            <wp:extent cx="5934075" cy="14954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09F602D0" wp14:editId="3DD68C87">
            <wp:extent cx="5934075" cy="35528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A6C02" w14:textId="77777777" w:rsidR="00F921DB" w:rsidRPr="00F921DB" w:rsidRDefault="00F921DB" w:rsidP="00F921DB">
      <w:pPr>
        <w:suppressAutoHyphens/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анализируем процентные ставки в разрезе валют по установленным срокам.</w:t>
      </w:r>
    </w:p>
    <w:p w14:paraId="131E3D67" w14:textId="77777777" w:rsidR="00F921DB" w:rsidRPr="00F921DB" w:rsidRDefault="00F921DB" w:rsidP="00F921DB">
      <w:pPr>
        <w:suppressAutoHyphens/>
        <w:rPr>
          <w:rFonts w:ascii="Times New Roman" w:hAnsi="Times New Roman"/>
          <w:i/>
          <w:sz w:val="28"/>
          <w:szCs w:val="28"/>
        </w:rPr>
      </w:pPr>
      <w:proofErr w:type="spellStart"/>
      <w:r w:rsidRPr="00F921DB">
        <w:rPr>
          <w:rFonts w:ascii="Times New Roman" w:hAnsi="Times New Roman"/>
          <w:i/>
          <w:sz w:val="28"/>
          <w:szCs w:val="28"/>
        </w:rPr>
        <w:t>Справочно</w:t>
      </w:r>
      <w:proofErr w:type="spellEnd"/>
      <w:r w:rsidRPr="00F921DB">
        <w:rPr>
          <w:rFonts w:ascii="Times New Roman" w:hAnsi="Times New Roman"/>
          <w:i/>
          <w:sz w:val="28"/>
          <w:szCs w:val="28"/>
        </w:rPr>
        <w:t xml:space="preserve">: размер процентной ставки может быть указан как в виде десятичной дроби (9,5%) или абсолютного значения (9%), так и в привязке к определенному базовому показателю </w:t>
      </w:r>
      <w:r w:rsidRPr="00F921DB">
        <w:rPr>
          <w:rFonts w:ascii="Times New Roman" w:hAnsi="Times New Roman"/>
          <w:bCs/>
          <w:i/>
          <w:sz w:val="28"/>
          <w:szCs w:val="28"/>
        </w:rPr>
        <w:t>(например, (СР-3,75), (КС-9,0), (КО*0,2) где СР - ставка рефинансирования Национального банка, КС - ключевая ставка Центрального банка Российской Федерации, КО - ставка по постоянно доступным операциям Национального банка в форме кредита овернайт)</w:t>
      </w:r>
      <w:r w:rsidRPr="00F921DB">
        <w:rPr>
          <w:rFonts w:ascii="Times New Roman" w:hAnsi="Times New Roman"/>
          <w:i/>
          <w:sz w:val="28"/>
          <w:szCs w:val="28"/>
        </w:rPr>
        <w:t xml:space="preserve">.  </w:t>
      </w:r>
    </w:p>
    <w:p w14:paraId="0A26667F" w14:textId="77777777" w:rsidR="00F921DB" w:rsidRPr="00F921DB" w:rsidRDefault="00F921DB" w:rsidP="00F921DB">
      <w:pPr>
        <w:suppressAutoHyphens/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Просматривая процентные ставки в разрезе видов валют, видов вкладов (</w:t>
      </w:r>
      <w:proofErr w:type="spellStart"/>
      <w:r w:rsidRPr="00F921DB">
        <w:rPr>
          <w:rFonts w:ascii="Times New Roman" w:hAnsi="Times New Roman"/>
          <w:sz w:val="28"/>
          <w:szCs w:val="28"/>
        </w:rPr>
        <w:t>отзывный</w:t>
      </w:r>
      <w:proofErr w:type="spellEnd"/>
      <w:r w:rsidRPr="00F921DB">
        <w:rPr>
          <w:rFonts w:ascii="Times New Roman" w:hAnsi="Times New Roman"/>
          <w:sz w:val="28"/>
          <w:szCs w:val="28"/>
        </w:rPr>
        <w:t xml:space="preserve">, безотзывный, до востребования), сроков размещения и, в случае наличия изменений, вносим информацию в выходную форму (в заполненную форму за предыдущий рабочий день) в части измененной процентной ставки с указанием дополнительно размера изменения (например, установленный в ходе мониторинга размер %-й ставки - 10,1, предыдущий - 9,5, в выходной форме указываем 10,1% (+0,6п.п.). Поле, в котором изменилась информация, выделяем цветом. </w:t>
      </w:r>
    </w:p>
    <w:p w14:paraId="7E36D3F3" w14:textId="77777777" w:rsidR="00F921DB" w:rsidRPr="005D7D1D" w:rsidRDefault="00F921DB" w:rsidP="00F921DB">
      <w:pPr>
        <w:rPr>
          <w:rFonts w:ascii="Times New Roman" w:hAnsi="Times New Roman"/>
          <w:szCs w:val="24"/>
        </w:rPr>
      </w:pPr>
    </w:p>
    <w:p w14:paraId="79A1C46A" w14:textId="2FAE4808" w:rsidR="000A3E34" w:rsidRPr="00AA73A3" w:rsidRDefault="000A3E34" w:rsidP="000A3E34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bookmarkStart w:id="60" w:name="_Toc214888730"/>
      <w:bookmarkStart w:id="61" w:name="_Toc218605548"/>
      <w:r w:rsidRPr="00AA73A3">
        <w:rPr>
          <w:rStyle w:val="ae"/>
          <w:rFonts w:ascii="Times New Roman" w:hAnsi="Times New Roman"/>
          <w:b/>
        </w:rPr>
        <w:lastRenderedPageBreak/>
        <w:t xml:space="preserve">Приложение </w:t>
      </w:r>
      <w:proofErr w:type="gramStart"/>
      <w:r>
        <w:rPr>
          <w:rStyle w:val="ae"/>
          <w:rFonts w:ascii="Times New Roman" w:hAnsi="Times New Roman"/>
          <w:b/>
        </w:rPr>
        <w:t xml:space="preserve">2  </w:t>
      </w:r>
      <w:proofErr w:type="spellStart"/>
      <w:r>
        <w:rPr>
          <w:rStyle w:val="ae"/>
          <w:rFonts w:ascii="Times New Roman" w:hAnsi="Times New Roman"/>
          <w:b/>
        </w:rPr>
        <w:t>Белагропромбанк</w:t>
      </w:r>
      <w:bookmarkEnd w:id="60"/>
      <w:bookmarkEnd w:id="61"/>
      <w:proofErr w:type="spellEnd"/>
      <w:proofErr w:type="gramEnd"/>
    </w:p>
    <w:p w14:paraId="4DF8FEA8" w14:textId="77777777" w:rsidR="000A3E34" w:rsidRDefault="000A3E34" w:rsidP="000A3E34">
      <w:pPr>
        <w:jc w:val="right"/>
      </w:pPr>
    </w:p>
    <w:p w14:paraId="506B251B" w14:textId="77777777" w:rsidR="00F646D0" w:rsidRDefault="00F646D0" w:rsidP="00F646D0">
      <w:pPr>
        <w:pStyle w:val="afd"/>
        <w:numPr>
          <w:ilvl w:val="0"/>
          <w:numId w:val="11"/>
        </w:numPr>
        <w:spacing w:after="0" w:line="25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ОАО «</w:t>
      </w:r>
      <w:proofErr w:type="spellStart"/>
      <w:r>
        <w:rPr>
          <w:rFonts w:ascii="Times New Roman" w:hAnsi="Times New Roman" w:cs="Times New Roman"/>
          <w:b/>
        </w:rPr>
        <w:t>Белагропромбанк</w:t>
      </w:r>
      <w:proofErr w:type="spellEnd"/>
      <w:r>
        <w:rPr>
          <w:rFonts w:ascii="Times New Roman" w:hAnsi="Times New Roman" w:cs="Times New Roman"/>
          <w:b/>
        </w:rPr>
        <w:t>»</w:t>
      </w:r>
    </w:p>
    <w:p w14:paraId="139FF981" w14:textId="5B3641DB" w:rsidR="0048655B" w:rsidRDefault="0048655B" w:rsidP="0048655B">
      <w:pPr>
        <w:rPr>
          <w:rFonts w:ascii="Times New Roman" w:hAnsi="Times New Roman"/>
          <w:szCs w:val="24"/>
        </w:rPr>
      </w:pPr>
    </w:p>
    <w:p w14:paraId="33183B2E" w14:textId="77777777" w:rsidR="00B73B07" w:rsidRPr="0048655B" w:rsidRDefault="00B73B07" w:rsidP="00B73B07">
      <w:pPr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Ссылка для сбора информации</w:t>
      </w:r>
    </w:p>
    <w:p w14:paraId="4B8946F9" w14:textId="43A31B91" w:rsidR="00B73B07" w:rsidRDefault="003F44DF" w:rsidP="00B73B07">
      <w:pPr>
        <w:rPr>
          <w:rFonts w:ascii="Times New Roman" w:hAnsi="Times New Roman"/>
          <w:szCs w:val="24"/>
        </w:rPr>
      </w:pPr>
      <w:hyperlink r:id="rId54" w:history="1">
        <w:r w:rsidR="00B73B07" w:rsidRPr="0048655B">
          <w:rPr>
            <w:rStyle w:val="af4"/>
            <w:rFonts w:ascii="Times New Roman" w:hAnsi="Times New Roman"/>
            <w:color w:val="auto"/>
            <w:sz w:val="28"/>
            <w:szCs w:val="28"/>
          </w:rPr>
          <w:t>https://www.belapb.by/malomu-i-srednemu-biznesu/razmeshchenie-sredstv/depozity/</w:t>
        </w:r>
      </w:hyperlink>
    </w:p>
    <w:p w14:paraId="595C0DF1" w14:textId="77777777" w:rsidR="00B73B07" w:rsidRDefault="00B73B07" w:rsidP="0048655B">
      <w:pPr>
        <w:rPr>
          <w:rFonts w:ascii="Times New Roman" w:hAnsi="Times New Roman"/>
          <w:sz w:val="28"/>
          <w:szCs w:val="28"/>
        </w:rPr>
      </w:pPr>
    </w:p>
    <w:p w14:paraId="083A4606" w14:textId="1FDF6CC2" w:rsidR="0048655B" w:rsidRPr="0048655B" w:rsidRDefault="0048655B" w:rsidP="0048655B">
      <w:pPr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 xml:space="preserve">Официальный сайт – Бизнесу – Размещение средств </w:t>
      </w:r>
    </w:p>
    <w:p w14:paraId="05410ACF" w14:textId="77777777" w:rsidR="0048655B" w:rsidRDefault="0048655B" w:rsidP="0048655B">
      <w:pPr>
        <w:rPr>
          <w:rStyle w:val="af4"/>
          <w:rFonts w:ascii="Times New Roman" w:hAnsi="Times New Roman"/>
          <w:color w:val="auto"/>
          <w:sz w:val="28"/>
          <w:szCs w:val="28"/>
        </w:rPr>
      </w:pPr>
    </w:p>
    <w:p w14:paraId="273EC098" w14:textId="77777777" w:rsidR="0048655B" w:rsidRPr="00673C69" w:rsidRDefault="0048655B" w:rsidP="0048655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D6372D5" wp14:editId="2B392122">
            <wp:extent cx="5924550" cy="31432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F6122" w14:textId="62766334" w:rsidR="0048655B" w:rsidRPr="0048655B" w:rsidRDefault="0048655B" w:rsidP="0048655B">
      <w:pPr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Из появившегося списка поочередно выбираем вклад (депозит) (поочередное размещение вкладов периодически меняется):</w:t>
      </w:r>
    </w:p>
    <w:p w14:paraId="72C8BC2C" w14:textId="77777777" w:rsidR="0048655B" w:rsidRPr="0048655B" w:rsidRDefault="0048655B" w:rsidP="0048655B">
      <w:pPr>
        <w:rPr>
          <w:rFonts w:ascii="Times New Roman" w:hAnsi="Times New Roman"/>
          <w:sz w:val="28"/>
          <w:szCs w:val="28"/>
        </w:rPr>
      </w:pPr>
    </w:p>
    <w:p w14:paraId="24EE2DFE" w14:textId="77777777" w:rsidR="0048655B" w:rsidRPr="0048655B" w:rsidRDefault="0048655B" w:rsidP="0048655B">
      <w:pPr>
        <w:pStyle w:val="afd"/>
        <w:numPr>
          <w:ilvl w:val="1"/>
          <w:numId w:val="12"/>
        </w:numPr>
        <w:spacing w:after="0" w:line="259" w:lineRule="auto"/>
        <w:ind w:left="0" w:hanging="426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 xml:space="preserve">«Безотзывный </w:t>
      </w:r>
      <w:r w:rsidRPr="0048655B">
        <w:rPr>
          <w:rFonts w:ascii="Times New Roman" w:hAnsi="Times New Roman" w:cs="Times New Roman"/>
          <w:lang w:val="en-US"/>
        </w:rPr>
        <w:t>CNY</w:t>
      </w:r>
      <w:r w:rsidRPr="0048655B">
        <w:rPr>
          <w:rFonts w:ascii="Times New Roman" w:hAnsi="Times New Roman" w:cs="Times New Roman"/>
        </w:rPr>
        <w:t>»</w:t>
      </w:r>
    </w:p>
    <w:p w14:paraId="60673E8A" w14:textId="77777777" w:rsidR="0048655B" w:rsidRPr="0048655B" w:rsidRDefault="0048655B" w:rsidP="0048655B">
      <w:pPr>
        <w:pStyle w:val="afd"/>
        <w:spacing w:after="0"/>
        <w:ind w:left="0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 xml:space="preserve">ссылка  </w:t>
      </w:r>
      <w:hyperlink r:id="rId56" w:history="1">
        <w:r w:rsidRPr="0048655B">
          <w:rPr>
            <w:rStyle w:val="af4"/>
            <w:rFonts w:ascii="Times New Roman" w:hAnsi="Times New Roman" w:cs="Times New Roman"/>
            <w:color w:val="auto"/>
          </w:rPr>
          <w:t>https://www.belapb.by/malomu-i-srednemu-biznesu/razmeshchenie-sredstv/depozity/srochnyy-bezotzyvny-bank%D0%BEvskiy-vklad-v-uan/</w:t>
        </w:r>
      </w:hyperlink>
    </w:p>
    <w:p w14:paraId="73D72918" w14:textId="77777777" w:rsidR="0048655B" w:rsidRPr="0048655B" w:rsidRDefault="0048655B" w:rsidP="0048655B">
      <w:pPr>
        <w:pStyle w:val="afd"/>
        <w:spacing w:after="0"/>
        <w:ind w:left="0"/>
        <w:rPr>
          <w:rStyle w:val="af4"/>
          <w:rFonts w:ascii="Times New Roman" w:hAnsi="Times New Roman" w:cs="Times New Roman"/>
          <w:color w:val="auto"/>
        </w:rPr>
      </w:pPr>
      <w:r w:rsidRPr="0048655B">
        <w:rPr>
          <w:rFonts w:ascii="Times New Roman" w:hAnsi="Times New Roman" w:cs="Times New Roman"/>
        </w:rPr>
        <w:t>открывается витрина по данному виду вклада</w:t>
      </w:r>
    </w:p>
    <w:p w14:paraId="20506C51" w14:textId="77777777" w:rsidR="0048655B" w:rsidRDefault="0048655B" w:rsidP="0048655B">
      <w:pPr>
        <w:pStyle w:val="afd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9B8E154" wp14:editId="54A93466">
            <wp:extent cx="5934075" cy="102870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16CC" w14:textId="77777777" w:rsidR="0048655B" w:rsidRPr="0048655B" w:rsidRDefault="0048655B" w:rsidP="0048655B">
      <w:pPr>
        <w:pStyle w:val="afd"/>
        <w:suppressAutoHyphens/>
        <w:spacing w:after="0"/>
        <w:ind w:left="0"/>
        <w:jc w:val="both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>анализируем процентные ставки по указанным срокам в разрезе заключаемых договоров 1) на бумаге (при посещении банка), 2) посредством СДБО;</w:t>
      </w:r>
    </w:p>
    <w:p w14:paraId="766F72DD" w14:textId="77777777" w:rsidR="0048655B" w:rsidRPr="0048655B" w:rsidRDefault="0048655B" w:rsidP="0048655B">
      <w:pPr>
        <w:pStyle w:val="afd"/>
        <w:suppressAutoHyphens/>
        <w:spacing w:after="0"/>
        <w:ind w:left="0"/>
        <w:jc w:val="both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lastRenderedPageBreak/>
        <w:t>возврат на предыдущую страницу.</w:t>
      </w:r>
    </w:p>
    <w:p w14:paraId="2C967190" w14:textId="77777777" w:rsidR="0048655B" w:rsidRPr="0048655B" w:rsidRDefault="0048655B" w:rsidP="0048655B">
      <w:pPr>
        <w:pStyle w:val="afd"/>
        <w:numPr>
          <w:ilvl w:val="1"/>
          <w:numId w:val="12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 xml:space="preserve">«Безотзывный </w:t>
      </w:r>
      <w:r w:rsidRPr="0048655B">
        <w:rPr>
          <w:rFonts w:ascii="Times New Roman" w:hAnsi="Times New Roman" w:cs="Times New Roman"/>
          <w:lang w:val="en-US"/>
        </w:rPr>
        <w:t>RUB</w:t>
      </w:r>
      <w:r w:rsidRPr="0048655B">
        <w:rPr>
          <w:rFonts w:ascii="Times New Roman" w:hAnsi="Times New Roman" w:cs="Times New Roman"/>
        </w:rPr>
        <w:t>»</w:t>
      </w:r>
    </w:p>
    <w:p w14:paraId="228F5CBC" w14:textId="77777777" w:rsidR="0048655B" w:rsidRPr="0048655B" w:rsidRDefault="0048655B" w:rsidP="0048655B">
      <w:pPr>
        <w:pStyle w:val="afd"/>
        <w:ind w:left="0"/>
        <w:jc w:val="both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 xml:space="preserve">ссылка  </w:t>
      </w:r>
      <w:hyperlink r:id="rId58" w:history="1">
        <w:r w:rsidRPr="0048655B">
          <w:rPr>
            <w:rStyle w:val="af4"/>
            <w:rFonts w:ascii="Times New Roman" w:hAnsi="Times New Roman" w:cs="Times New Roman"/>
            <w:color w:val="auto"/>
          </w:rPr>
          <w:t>https://www.belapb.by/malomu-i-srednemu-biznesu/razmeshchenie-sredstv/depozity/srochnyy-bezotzyvny-bankovskiy-vklad-v-rosiskih-rublyah/</w:t>
        </w:r>
      </w:hyperlink>
    </w:p>
    <w:p w14:paraId="70E54D58" w14:textId="77777777" w:rsidR="0048655B" w:rsidRPr="0048655B" w:rsidRDefault="0048655B" w:rsidP="0048655B">
      <w:pPr>
        <w:pStyle w:val="afd"/>
        <w:ind w:left="0"/>
        <w:jc w:val="both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>открывается витрина по данному виду вклада</w:t>
      </w:r>
    </w:p>
    <w:p w14:paraId="27D519E3" w14:textId="77777777" w:rsidR="0048655B" w:rsidRDefault="0048655B" w:rsidP="0048655B">
      <w:pPr>
        <w:pStyle w:val="afd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4C0192" wp14:editId="50E53A0B">
            <wp:extent cx="5934075" cy="10382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E91D" w14:textId="77777777" w:rsidR="0048655B" w:rsidRPr="0048655B" w:rsidRDefault="0048655B" w:rsidP="0048655B">
      <w:pPr>
        <w:pStyle w:val="afd"/>
        <w:suppressAutoHyphens/>
        <w:ind w:left="0"/>
        <w:jc w:val="both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>анализируем процентные ставки по указанным срокам в разрезе заключаемых договоров 1) на бумаге (при посещении банка), 2) посредством СДБО;</w:t>
      </w:r>
    </w:p>
    <w:p w14:paraId="2F51DA99" w14:textId="5303CB90" w:rsidR="0048655B" w:rsidRPr="0048655B" w:rsidRDefault="0048655B" w:rsidP="0048655B">
      <w:pPr>
        <w:pStyle w:val="afd"/>
        <w:suppressAutoHyphens/>
        <w:spacing w:after="0"/>
        <w:ind w:left="0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>возврат на предыдущую страницу.</w:t>
      </w:r>
    </w:p>
    <w:p w14:paraId="53A53445" w14:textId="77777777" w:rsidR="0048655B" w:rsidRPr="0048655B" w:rsidRDefault="0048655B" w:rsidP="0048655B">
      <w:pPr>
        <w:pStyle w:val="afd"/>
        <w:spacing w:after="0"/>
        <w:ind w:left="0"/>
        <w:rPr>
          <w:rFonts w:ascii="Times New Roman" w:hAnsi="Times New Roman" w:cs="Times New Roman"/>
        </w:rPr>
      </w:pPr>
    </w:p>
    <w:p w14:paraId="723BE9FC" w14:textId="77777777" w:rsidR="0048655B" w:rsidRPr="0048655B" w:rsidRDefault="0048655B" w:rsidP="0048655B">
      <w:pPr>
        <w:pStyle w:val="afd"/>
        <w:numPr>
          <w:ilvl w:val="1"/>
          <w:numId w:val="12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 xml:space="preserve">«Безотзывный </w:t>
      </w:r>
      <w:r w:rsidRPr="0048655B">
        <w:rPr>
          <w:rFonts w:ascii="Times New Roman" w:hAnsi="Times New Roman" w:cs="Times New Roman"/>
          <w:lang w:val="en-US"/>
        </w:rPr>
        <w:t>EUR</w:t>
      </w:r>
      <w:r w:rsidRPr="0048655B">
        <w:rPr>
          <w:rFonts w:ascii="Times New Roman" w:hAnsi="Times New Roman" w:cs="Times New Roman"/>
        </w:rPr>
        <w:t>»</w:t>
      </w:r>
    </w:p>
    <w:p w14:paraId="7F8C508B" w14:textId="77777777" w:rsidR="0048655B" w:rsidRPr="0048655B" w:rsidRDefault="0048655B" w:rsidP="0048655B">
      <w:pPr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 xml:space="preserve">ссылка  </w:t>
      </w:r>
      <w:hyperlink r:id="rId60" w:history="1">
        <w:r w:rsidRPr="0048655B">
          <w:rPr>
            <w:rStyle w:val="af4"/>
            <w:rFonts w:ascii="Times New Roman" w:hAnsi="Times New Roman"/>
            <w:color w:val="auto"/>
            <w:sz w:val="28"/>
            <w:szCs w:val="28"/>
          </w:rPr>
          <w:t>https://www.belapb.by/malomu-i-srednemu-biznesu/razmeshchenie-sredstv/depozity/srochnyy-bezotzyvny-bank%D0%BEvskiy-vklad-v-evro/</w:t>
        </w:r>
      </w:hyperlink>
    </w:p>
    <w:p w14:paraId="44FAE932" w14:textId="77777777" w:rsidR="0048655B" w:rsidRPr="0048655B" w:rsidRDefault="0048655B" w:rsidP="0048655B">
      <w:pPr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68D0F103" w14:textId="77777777" w:rsidR="0048655B" w:rsidRDefault="0048655B" w:rsidP="0048655B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04F0A984" wp14:editId="1FA3E78D">
            <wp:extent cx="5934075" cy="10191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F5BA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анализируем процентные ставки по указанным срокам в разрезе заключаемых договоров 1) на бумаге (при посещении банка), 2) посредством СДБО;</w:t>
      </w:r>
    </w:p>
    <w:p w14:paraId="4971C127" w14:textId="115FB38F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1F7828BA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</w:p>
    <w:p w14:paraId="2C0BD42E" w14:textId="77777777" w:rsidR="0048655B" w:rsidRPr="0048655B" w:rsidRDefault="0048655B" w:rsidP="0048655B">
      <w:pPr>
        <w:pStyle w:val="afd"/>
        <w:numPr>
          <w:ilvl w:val="1"/>
          <w:numId w:val="12"/>
        </w:numPr>
        <w:suppressAutoHyphens/>
        <w:spacing w:after="0" w:line="259" w:lineRule="auto"/>
        <w:ind w:left="0" w:hanging="426"/>
        <w:jc w:val="both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 xml:space="preserve">«Безотзывный </w:t>
      </w:r>
      <w:r w:rsidRPr="0048655B">
        <w:rPr>
          <w:rFonts w:ascii="Times New Roman" w:hAnsi="Times New Roman" w:cs="Times New Roman"/>
          <w:lang w:val="en-US"/>
        </w:rPr>
        <w:t>USD</w:t>
      </w:r>
      <w:r w:rsidRPr="0048655B">
        <w:rPr>
          <w:rFonts w:ascii="Times New Roman" w:hAnsi="Times New Roman" w:cs="Times New Roman"/>
        </w:rPr>
        <w:t>»</w:t>
      </w:r>
    </w:p>
    <w:p w14:paraId="5CD7A879" w14:textId="77777777" w:rsidR="0048655B" w:rsidRPr="0048655B" w:rsidRDefault="0048655B" w:rsidP="0048655B">
      <w:pPr>
        <w:pStyle w:val="afd"/>
        <w:suppressAutoHyphens/>
        <w:spacing w:after="0"/>
        <w:ind w:left="0"/>
        <w:jc w:val="both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 xml:space="preserve">ссылка  </w:t>
      </w:r>
      <w:hyperlink r:id="rId62" w:history="1">
        <w:r w:rsidRPr="0048655B">
          <w:rPr>
            <w:rStyle w:val="af4"/>
            <w:rFonts w:ascii="Times New Roman" w:hAnsi="Times New Roman" w:cs="Times New Roman"/>
            <w:color w:val="auto"/>
          </w:rPr>
          <w:t>https://www.belapb.by/malomu-i-srednemu-biznesu/razmeshchenie-sredstv/depozity/srochnyy-bezotzyvnyy-bankovskiy-vklad-v-usd/</w:t>
        </w:r>
      </w:hyperlink>
    </w:p>
    <w:p w14:paraId="586719E6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065974A2" w14:textId="77777777" w:rsidR="0048655B" w:rsidRDefault="0048655B" w:rsidP="0048655B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6DF6C158" wp14:editId="2E6444DB">
            <wp:extent cx="5934075" cy="101917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29CB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lastRenderedPageBreak/>
        <w:t>анализируем процентные ставки по указанным срокам в разрезе заключаемых договоров 1) на бумаге (при посещении банка), 2) посредством СДБО;</w:t>
      </w:r>
    </w:p>
    <w:p w14:paraId="093C1A67" w14:textId="36B2D9AE" w:rsid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0655BE15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</w:p>
    <w:p w14:paraId="61CDAA19" w14:textId="77777777" w:rsidR="0048655B" w:rsidRPr="0048655B" w:rsidRDefault="0048655B" w:rsidP="0048655B">
      <w:pPr>
        <w:pStyle w:val="afd"/>
        <w:numPr>
          <w:ilvl w:val="1"/>
          <w:numId w:val="12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 xml:space="preserve">«Безотзывный </w:t>
      </w:r>
      <w:r w:rsidRPr="0048655B">
        <w:rPr>
          <w:rFonts w:ascii="Times New Roman" w:hAnsi="Times New Roman" w:cs="Times New Roman"/>
          <w:lang w:val="en-US"/>
        </w:rPr>
        <w:t>BYN</w:t>
      </w:r>
      <w:r w:rsidRPr="0048655B">
        <w:rPr>
          <w:rFonts w:ascii="Times New Roman" w:hAnsi="Times New Roman" w:cs="Times New Roman"/>
        </w:rPr>
        <w:t>»</w:t>
      </w:r>
    </w:p>
    <w:p w14:paraId="2A036244" w14:textId="77777777" w:rsidR="0048655B" w:rsidRPr="0048655B" w:rsidRDefault="0048655B" w:rsidP="0048655B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 xml:space="preserve">ссылка  </w:t>
      </w:r>
      <w:hyperlink r:id="rId64" w:history="1">
        <w:r w:rsidRPr="0048655B">
          <w:rPr>
            <w:rStyle w:val="af4"/>
            <w:rFonts w:ascii="Times New Roman" w:hAnsi="Times New Roman" w:cs="Times New Roman"/>
            <w:color w:val="auto"/>
          </w:rPr>
          <w:t>https://www.belapb.by/malomu-i-srednemu-biznesu/razmeshchenie-sredstv/depozity/srochnyy-bezotzyvnyy-bankovskiy-vklad-v-belorusskikh-rublyakh/</w:t>
        </w:r>
      </w:hyperlink>
    </w:p>
    <w:p w14:paraId="5EDD94BB" w14:textId="77777777" w:rsidR="0048655B" w:rsidRPr="0048655B" w:rsidRDefault="0048655B" w:rsidP="0048655B">
      <w:pPr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759FB574" w14:textId="77777777" w:rsidR="0048655B" w:rsidRDefault="0048655B" w:rsidP="0048655B">
      <w:pPr>
        <w:rPr>
          <w:rFonts w:ascii="Times New Roman" w:hAnsi="Times New Roman"/>
          <w:noProof/>
          <w:szCs w:val="24"/>
          <w:lang w:eastAsia="ru-RU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57B25103" wp14:editId="6EDAB68E">
            <wp:extent cx="5934075" cy="215265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1616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анализируем процентные ставки по указанным срокам в разрезе заключаемых договоров 1) на бумаге (при посещении банка), 2) посредством СДБО;</w:t>
      </w:r>
    </w:p>
    <w:p w14:paraId="43B8EFAE" w14:textId="5179812C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3D5D5379" w14:textId="77777777" w:rsidR="0048655B" w:rsidRPr="00C66537" w:rsidRDefault="0048655B" w:rsidP="0048655B">
      <w:pPr>
        <w:rPr>
          <w:rFonts w:ascii="Times New Roman" w:hAnsi="Times New Roman"/>
          <w:szCs w:val="24"/>
        </w:rPr>
      </w:pPr>
    </w:p>
    <w:p w14:paraId="28CFCE10" w14:textId="77777777" w:rsidR="0048655B" w:rsidRPr="0048655B" w:rsidRDefault="0048655B" w:rsidP="0048655B">
      <w:pPr>
        <w:pStyle w:val="afd"/>
        <w:numPr>
          <w:ilvl w:val="1"/>
          <w:numId w:val="12"/>
        </w:numPr>
        <w:spacing w:after="0" w:line="259" w:lineRule="auto"/>
        <w:ind w:left="0" w:hanging="426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  <w:lang w:val="en-US"/>
        </w:rPr>
        <w:t>«</w:t>
      </w:r>
      <w:r w:rsidRPr="0048655B">
        <w:rPr>
          <w:rFonts w:ascii="Times New Roman" w:hAnsi="Times New Roman" w:cs="Times New Roman"/>
        </w:rPr>
        <w:t>О</w:t>
      </w:r>
      <w:proofErr w:type="spellStart"/>
      <w:r w:rsidRPr="0048655B">
        <w:rPr>
          <w:rFonts w:ascii="Times New Roman" w:hAnsi="Times New Roman" w:cs="Times New Roman"/>
          <w:lang w:val="en-US"/>
        </w:rPr>
        <w:t>тзывный</w:t>
      </w:r>
      <w:proofErr w:type="spellEnd"/>
      <w:r w:rsidRPr="0048655B">
        <w:rPr>
          <w:rFonts w:ascii="Times New Roman" w:hAnsi="Times New Roman" w:cs="Times New Roman"/>
          <w:lang w:val="en-US"/>
        </w:rPr>
        <w:t xml:space="preserve"> RUB»</w:t>
      </w:r>
    </w:p>
    <w:p w14:paraId="47210C36" w14:textId="77777777" w:rsidR="0048655B" w:rsidRPr="0048655B" w:rsidRDefault="0048655B" w:rsidP="0048655B">
      <w:pPr>
        <w:pStyle w:val="afd"/>
        <w:spacing w:after="0"/>
        <w:ind w:left="0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 xml:space="preserve">ссылка </w:t>
      </w:r>
      <w:hyperlink r:id="rId66" w:history="1">
        <w:r w:rsidRPr="0048655B">
          <w:rPr>
            <w:rStyle w:val="af4"/>
            <w:rFonts w:ascii="Times New Roman" w:hAnsi="Times New Roman" w:cs="Times New Roman"/>
            <w:color w:val="auto"/>
          </w:rPr>
          <w:t>https://www.belapb.by/malomu-i-srednemu-biznesu/razmeshchenie-sredstv/depozity/srochnyy-otzyvnyy-bankovskiy-vklad-v-rus/</w:t>
        </w:r>
      </w:hyperlink>
    </w:p>
    <w:p w14:paraId="59DE49A2" w14:textId="77777777" w:rsidR="0048655B" w:rsidRPr="0048655B" w:rsidRDefault="0048655B" w:rsidP="0048655B">
      <w:pPr>
        <w:pStyle w:val="afd"/>
        <w:spacing w:after="0"/>
        <w:ind w:left="0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>открывается витрина по данному виду вклада</w:t>
      </w:r>
    </w:p>
    <w:p w14:paraId="3FBBB9C6" w14:textId="77777777" w:rsidR="0048655B" w:rsidRPr="00836135" w:rsidRDefault="0048655B" w:rsidP="0048655B">
      <w:pPr>
        <w:pStyle w:val="afd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9A56F4" wp14:editId="5706A1BC">
            <wp:extent cx="5934075" cy="12096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2A651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анализируем процентные ставки по указанным срокам в разрезе заключаемых договоров 1) на бумаге (при посещении банка), 2) посредством СДБО;</w:t>
      </w:r>
    </w:p>
    <w:p w14:paraId="6F432C8B" w14:textId="788935E0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42E4DA5F" w14:textId="00B298EF" w:rsid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</w:p>
    <w:p w14:paraId="5EA1C9A3" w14:textId="123E7B88" w:rsidR="00B73B07" w:rsidRDefault="00B73B07" w:rsidP="0048655B">
      <w:pPr>
        <w:suppressAutoHyphens/>
        <w:rPr>
          <w:rFonts w:ascii="Times New Roman" w:hAnsi="Times New Roman"/>
          <w:sz w:val="28"/>
          <w:szCs w:val="28"/>
        </w:rPr>
      </w:pPr>
    </w:p>
    <w:p w14:paraId="0215DE1C" w14:textId="77777777" w:rsidR="00B73B07" w:rsidRPr="0048655B" w:rsidRDefault="00B73B07" w:rsidP="0048655B">
      <w:pPr>
        <w:suppressAutoHyphens/>
        <w:rPr>
          <w:rFonts w:ascii="Times New Roman" w:hAnsi="Times New Roman"/>
          <w:sz w:val="28"/>
          <w:szCs w:val="28"/>
        </w:rPr>
      </w:pPr>
    </w:p>
    <w:p w14:paraId="7F10B665" w14:textId="77777777" w:rsidR="0048655B" w:rsidRPr="0048655B" w:rsidRDefault="0048655B" w:rsidP="0048655B">
      <w:pPr>
        <w:pStyle w:val="afd"/>
        <w:numPr>
          <w:ilvl w:val="1"/>
          <w:numId w:val="12"/>
        </w:numPr>
        <w:suppressAutoHyphens/>
        <w:spacing w:after="0" w:line="259" w:lineRule="auto"/>
        <w:ind w:left="0" w:hanging="426"/>
        <w:rPr>
          <w:rFonts w:ascii="Times New Roman" w:hAnsi="Times New Roman" w:cs="Times New Roman"/>
          <w:lang w:val="en-US"/>
        </w:rPr>
      </w:pPr>
      <w:r w:rsidRPr="0048655B">
        <w:rPr>
          <w:rFonts w:ascii="Times New Roman" w:hAnsi="Times New Roman" w:cs="Times New Roman"/>
          <w:lang w:val="en-US"/>
        </w:rPr>
        <w:lastRenderedPageBreak/>
        <w:t>«</w:t>
      </w:r>
      <w:r w:rsidRPr="0048655B">
        <w:rPr>
          <w:rFonts w:ascii="Times New Roman" w:hAnsi="Times New Roman" w:cs="Times New Roman"/>
        </w:rPr>
        <w:t>О</w:t>
      </w:r>
      <w:proofErr w:type="spellStart"/>
      <w:r w:rsidRPr="0048655B">
        <w:rPr>
          <w:rFonts w:ascii="Times New Roman" w:hAnsi="Times New Roman" w:cs="Times New Roman"/>
          <w:lang w:val="en-US"/>
        </w:rPr>
        <w:t>тзывный</w:t>
      </w:r>
      <w:proofErr w:type="spellEnd"/>
      <w:r w:rsidRPr="0048655B">
        <w:rPr>
          <w:rFonts w:ascii="Times New Roman" w:hAnsi="Times New Roman" w:cs="Times New Roman"/>
          <w:lang w:val="en-US"/>
        </w:rPr>
        <w:t xml:space="preserve"> BYN»</w:t>
      </w:r>
    </w:p>
    <w:p w14:paraId="3F324218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 xml:space="preserve">ссылка </w:t>
      </w:r>
      <w:hyperlink r:id="rId68" w:history="1">
        <w:r w:rsidRPr="0048655B">
          <w:rPr>
            <w:rStyle w:val="af4"/>
            <w:rFonts w:ascii="Times New Roman" w:hAnsi="Times New Roman"/>
            <w:color w:val="auto"/>
            <w:sz w:val="28"/>
            <w:szCs w:val="28"/>
          </w:rPr>
          <w:t>https://www.belapb.by/malomu-i-srednemu-biznesu/razmeshchenie-sredstv/depozity/srochnyy-otzyvnyy-bankovskiy-vklad-v-belorusskikh-rublyakh5017/</w:t>
        </w:r>
      </w:hyperlink>
    </w:p>
    <w:p w14:paraId="061E60DF" w14:textId="77777777" w:rsidR="0048655B" w:rsidRPr="00217A94" w:rsidRDefault="0048655B" w:rsidP="0048655B">
      <w:pPr>
        <w:rPr>
          <w:rFonts w:ascii="Times New Roman" w:hAnsi="Times New Roman"/>
          <w:szCs w:val="24"/>
        </w:rPr>
      </w:pPr>
      <w:r w:rsidRPr="00217A94">
        <w:rPr>
          <w:rFonts w:ascii="Times New Roman" w:hAnsi="Times New Roman"/>
          <w:szCs w:val="24"/>
        </w:rPr>
        <w:t xml:space="preserve">открывается </w:t>
      </w:r>
      <w:r>
        <w:rPr>
          <w:rFonts w:ascii="Times New Roman" w:hAnsi="Times New Roman"/>
          <w:szCs w:val="24"/>
        </w:rPr>
        <w:t>витрина по данному виду вклада</w:t>
      </w:r>
      <w:r w:rsidRPr="00217A94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347793FF" wp14:editId="6A756A49">
            <wp:extent cx="5934075" cy="14001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70FCB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анализируем процентные ставки по указанным срокам в разрезе заключаемых договоров 1) на бумаге (при посещении банка), 2) посредством СДБО;</w:t>
      </w:r>
    </w:p>
    <w:p w14:paraId="30A5D535" w14:textId="255AD62E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28D76E17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</w:p>
    <w:p w14:paraId="64F132C2" w14:textId="77777777" w:rsidR="0048655B" w:rsidRPr="0048655B" w:rsidRDefault="0048655B" w:rsidP="0048655B">
      <w:pPr>
        <w:pStyle w:val="afd"/>
        <w:numPr>
          <w:ilvl w:val="1"/>
          <w:numId w:val="12"/>
        </w:numPr>
        <w:suppressAutoHyphens/>
        <w:spacing w:after="0" w:line="259" w:lineRule="auto"/>
        <w:ind w:left="0" w:hanging="426"/>
        <w:rPr>
          <w:rFonts w:ascii="Times New Roman" w:hAnsi="Times New Roman" w:cs="Times New Roman"/>
        </w:rPr>
      </w:pPr>
      <w:r w:rsidRPr="0048655B">
        <w:rPr>
          <w:rFonts w:ascii="Times New Roman" w:hAnsi="Times New Roman" w:cs="Times New Roman"/>
        </w:rPr>
        <w:t xml:space="preserve">«До востребования </w:t>
      </w:r>
      <w:r w:rsidRPr="0048655B">
        <w:rPr>
          <w:rFonts w:ascii="Times New Roman" w:hAnsi="Times New Roman" w:cs="Times New Roman"/>
          <w:lang w:val="en-US"/>
        </w:rPr>
        <w:t>BYN</w:t>
      </w:r>
      <w:r w:rsidRPr="0048655B">
        <w:rPr>
          <w:rFonts w:ascii="Times New Roman" w:hAnsi="Times New Roman" w:cs="Times New Roman"/>
        </w:rPr>
        <w:t>»</w:t>
      </w:r>
    </w:p>
    <w:p w14:paraId="14353AE2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 xml:space="preserve">ссылка </w:t>
      </w:r>
      <w:hyperlink r:id="rId70" w:history="1">
        <w:r w:rsidRPr="0048655B">
          <w:rPr>
            <w:rStyle w:val="af4"/>
            <w:rFonts w:ascii="Times New Roman" w:hAnsi="Times New Roman"/>
            <w:color w:val="auto"/>
            <w:sz w:val="28"/>
            <w:szCs w:val="28"/>
          </w:rPr>
          <w:t>https://www.belapb.by/malomu-i-srednemu-biznesu/razmeshchenie-sredstv/depozity/bankovskiy-vklad-do-vostrebovaniya-v-belorusskikh-rublyakh/</w:t>
        </w:r>
      </w:hyperlink>
    </w:p>
    <w:p w14:paraId="5920B3FC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56A5BA1D" w14:textId="77777777" w:rsidR="0048655B" w:rsidRPr="00217A94" w:rsidRDefault="0048655B" w:rsidP="0048655B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357B6BC1" wp14:editId="5AE1A0E8">
            <wp:extent cx="5924550" cy="73342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1D622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анализируем процентные ставки по указанным срокам в разрезе заключаемых договоров 1) на бумаге (при посещении банка), 2) посредством СДБО;</w:t>
      </w:r>
    </w:p>
    <w:p w14:paraId="28E0A9E6" w14:textId="643E7319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4AD27BF2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</w:p>
    <w:p w14:paraId="4DE2A456" w14:textId="77777777" w:rsidR="0048655B" w:rsidRPr="0048655B" w:rsidRDefault="0048655B" w:rsidP="0048655B">
      <w:pPr>
        <w:suppressAutoHyphens/>
        <w:ind w:left="284" w:hanging="710"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 xml:space="preserve">2.9. «До востребования </w:t>
      </w:r>
      <w:r w:rsidRPr="0048655B">
        <w:rPr>
          <w:rFonts w:ascii="Times New Roman" w:hAnsi="Times New Roman"/>
          <w:sz w:val="28"/>
          <w:szCs w:val="28"/>
          <w:lang w:val="en-US"/>
        </w:rPr>
        <w:t>USD</w:t>
      </w:r>
      <w:r w:rsidRPr="0048655B">
        <w:rPr>
          <w:rFonts w:ascii="Times New Roman" w:hAnsi="Times New Roman"/>
          <w:sz w:val="28"/>
          <w:szCs w:val="28"/>
        </w:rPr>
        <w:t xml:space="preserve">» </w:t>
      </w:r>
    </w:p>
    <w:p w14:paraId="0AC75189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 xml:space="preserve">ссылка </w:t>
      </w:r>
      <w:hyperlink r:id="rId72" w:history="1">
        <w:r w:rsidRPr="0048655B">
          <w:rPr>
            <w:rStyle w:val="af4"/>
            <w:rFonts w:ascii="Times New Roman" w:hAnsi="Times New Roman"/>
            <w:color w:val="auto"/>
            <w:sz w:val="28"/>
            <w:szCs w:val="28"/>
          </w:rPr>
          <w:t>https://www.belapb.by/malomu-i-srednemu-biznesu/razmeshchenie-sredstv/depozity/bankovskiy-vklad-do-vostrebovaniya-v-usd/</w:t>
        </w:r>
      </w:hyperlink>
    </w:p>
    <w:p w14:paraId="1B8FA387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708132B4" w14:textId="77777777" w:rsidR="0048655B" w:rsidRPr="00EA4636" w:rsidRDefault="0048655B" w:rsidP="0048655B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1CE6BD4C" wp14:editId="5AF8DE5B">
            <wp:extent cx="5934075" cy="72390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1A3B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анализируем процентные ставки по указанным срокам в разрезе заключаемых договоров 1) на бумаге (при посещении банка), 2) посредством СДБО;</w:t>
      </w:r>
    </w:p>
    <w:p w14:paraId="6B920034" w14:textId="3C08A420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328D3B74" w14:textId="600F8B5E" w:rsid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</w:p>
    <w:p w14:paraId="4F627668" w14:textId="77777777" w:rsidR="00B73B07" w:rsidRPr="0048655B" w:rsidRDefault="00B73B07" w:rsidP="0048655B">
      <w:pPr>
        <w:suppressAutoHyphens/>
        <w:rPr>
          <w:rFonts w:ascii="Times New Roman" w:hAnsi="Times New Roman"/>
          <w:sz w:val="28"/>
          <w:szCs w:val="28"/>
        </w:rPr>
      </w:pPr>
    </w:p>
    <w:p w14:paraId="5B1EC2A0" w14:textId="77777777" w:rsidR="0048655B" w:rsidRPr="0048655B" w:rsidRDefault="0048655B" w:rsidP="0048655B">
      <w:pPr>
        <w:suppressAutoHyphens/>
        <w:ind w:hanging="567"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lastRenderedPageBreak/>
        <w:t xml:space="preserve">2.10. «До востребования </w:t>
      </w:r>
      <w:r w:rsidRPr="0048655B">
        <w:rPr>
          <w:rFonts w:ascii="Times New Roman" w:hAnsi="Times New Roman"/>
          <w:sz w:val="28"/>
          <w:szCs w:val="28"/>
          <w:lang w:val="en-US"/>
        </w:rPr>
        <w:t>RUB</w:t>
      </w:r>
      <w:r w:rsidRPr="0048655B">
        <w:rPr>
          <w:rFonts w:ascii="Times New Roman" w:hAnsi="Times New Roman"/>
          <w:sz w:val="28"/>
          <w:szCs w:val="28"/>
        </w:rPr>
        <w:t xml:space="preserve">» </w:t>
      </w:r>
    </w:p>
    <w:p w14:paraId="461D5827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 xml:space="preserve">ссылка </w:t>
      </w:r>
      <w:hyperlink r:id="rId74" w:history="1">
        <w:r w:rsidRPr="0048655B">
          <w:rPr>
            <w:rStyle w:val="af4"/>
            <w:rFonts w:ascii="Times New Roman" w:hAnsi="Times New Roman"/>
            <w:color w:val="auto"/>
            <w:sz w:val="28"/>
            <w:szCs w:val="28"/>
          </w:rPr>
          <w:t>https://www.belapb.by/malomu-i-srednemu-biznesu/razmeshchenie-sredstv/depozity/bankovskiy-vklad-do-vostrebovaniya-v-rublyakh/</w:t>
        </w:r>
      </w:hyperlink>
    </w:p>
    <w:p w14:paraId="6ECBBCD0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19175FF1" w14:textId="77777777" w:rsidR="0048655B" w:rsidRPr="008256C4" w:rsidRDefault="0048655B" w:rsidP="0048655B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1877296B" wp14:editId="2E7CB7FA">
            <wp:extent cx="5934075" cy="7334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85514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анализируем процентные ставки по указанным срокам в разрезе заключаемых договоров 1) на бумаге (при посещении банка), 2) посредством СДБО;</w:t>
      </w:r>
    </w:p>
    <w:p w14:paraId="1074A068" w14:textId="2ECC6523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7250BBC4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</w:p>
    <w:p w14:paraId="653A7BD6" w14:textId="77777777" w:rsidR="0048655B" w:rsidRPr="0048655B" w:rsidRDefault="0048655B" w:rsidP="0048655B">
      <w:pPr>
        <w:suppressAutoHyphens/>
        <w:ind w:hanging="567"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 xml:space="preserve">2.11. «До востребования </w:t>
      </w:r>
      <w:r w:rsidRPr="0048655B">
        <w:rPr>
          <w:rFonts w:ascii="Times New Roman" w:hAnsi="Times New Roman"/>
          <w:sz w:val="28"/>
          <w:szCs w:val="28"/>
          <w:lang w:val="en-US"/>
        </w:rPr>
        <w:t>EUR</w:t>
      </w:r>
      <w:r w:rsidRPr="0048655B">
        <w:rPr>
          <w:rFonts w:ascii="Times New Roman" w:hAnsi="Times New Roman"/>
          <w:sz w:val="28"/>
          <w:szCs w:val="28"/>
        </w:rPr>
        <w:t xml:space="preserve">» </w:t>
      </w:r>
    </w:p>
    <w:p w14:paraId="0FADBA94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 xml:space="preserve">ссылка </w:t>
      </w:r>
      <w:hyperlink r:id="rId76" w:history="1">
        <w:r w:rsidRPr="0048655B">
          <w:rPr>
            <w:rStyle w:val="af4"/>
            <w:rFonts w:ascii="Times New Roman" w:hAnsi="Times New Roman"/>
            <w:color w:val="auto"/>
            <w:sz w:val="28"/>
            <w:szCs w:val="28"/>
          </w:rPr>
          <w:t>https://www.belapb.by/malomu-i-srednemu-biznesu/razmeshchenie-sredstv/depozity/bankovskiy-vklad-do-vostrebovaniya-v-evro/</w:t>
        </w:r>
      </w:hyperlink>
    </w:p>
    <w:p w14:paraId="16DB8095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7DE08C2C" w14:textId="77777777" w:rsidR="0048655B" w:rsidRPr="00EA4636" w:rsidRDefault="0048655B" w:rsidP="0048655B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01AABDF4" wp14:editId="0E45DBBD">
            <wp:extent cx="5943600" cy="7239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6F18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анализируем процентные ставки по указанным срокам в разрезе заключаемых договоров 1) на бумаге (при посещении банка), 2) посредством СДБО;</w:t>
      </w:r>
    </w:p>
    <w:p w14:paraId="69A8AFFA" w14:textId="7BE2DA39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48DAACCD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</w:p>
    <w:p w14:paraId="0773F5DF" w14:textId="77777777" w:rsidR="0048655B" w:rsidRPr="0048655B" w:rsidRDefault="0048655B" w:rsidP="0048655B">
      <w:pPr>
        <w:suppressAutoHyphens/>
        <w:ind w:hanging="567"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 xml:space="preserve">2.12. «До востребования </w:t>
      </w:r>
      <w:r w:rsidRPr="0048655B">
        <w:rPr>
          <w:rFonts w:ascii="Times New Roman" w:hAnsi="Times New Roman"/>
          <w:sz w:val="28"/>
          <w:szCs w:val="28"/>
          <w:lang w:val="en-US"/>
        </w:rPr>
        <w:t>CNY</w:t>
      </w:r>
      <w:r w:rsidRPr="0048655B">
        <w:rPr>
          <w:rFonts w:ascii="Times New Roman" w:hAnsi="Times New Roman"/>
          <w:sz w:val="28"/>
          <w:szCs w:val="28"/>
        </w:rPr>
        <w:t xml:space="preserve">» </w:t>
      </w:r>
    </w:p>
    <w:p w14:paraId="06AC1CA5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 xml:space="preserve">ссылка </w:t>
      </w:r>
      <w:hyperlink r:id="rId78" w:history="1">
        <w:r w:rsidRPr="0048655B">
          <w:rPr>
            <w:rStyle w:val="af4"/>
            <w:rFonts w:ascii="Times New Roman" w:hAnsi="Times New Roman"/>
            <w:color w:val="auto"/>
            <w:sz w:val="28"/>
            <w:szCs w:val="28"/>
          </w:rPr>
          <w:t>https://www.belapb.by/malomu-i-srednemu-biznesu/razmeshchenie-sredstv/depozity/bankovskiy-vklad-depozit-do-vostrebovaniya/</w:t>
        </w:r>
      </w:hyperlink>
    </w:p>
    <w:p w14:paraId="13D39500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3707D72D" w14:textId="77777777" w:rsidR="0048655B" w:rsidRPr="008256C4" w:rsidRDefault="0048655B" w:rsidP="0048655B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290B8794" wp14:editId="3A5CFFCC">
            <wp:extent cx="5934075" cy="7239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9956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анализируем процентные ставки по указанным срокам в разрезе заключаемых договоров 1) на бумаге (при посещении банка), 2) посредством СДБО.</w:t>
      </w:r>
    </w:p>
    <w:p w14:paraId="3DC556BA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</w:p>
    <w:p w14:paraId="569CF948" w14:textId="77777777" w:rsidR="0048655B" w:rsidRPr="0048655B" w:rsidRDefault="0048655B" w:rsidP="0048655B">
      <w:pPr>
        <w:suppressAutoHyphens/>
        <w:rPr>
          <w:rFonts w:ascii="Times New Roman" w:hAnsi="Times New Roman"/>
          <w:i/>
          <w:sz w:val="28"/>
          <w:szCs w:val="28"/>
        </w:rPr>
      </w:pPr>
      <w:proofErr w:type="spellStart"/>
      <w:r w:rsidRPr="0048655B">
        <w:rPr>
          <w:rFonts w:ascii="Times New Roman" w:hAnsi="Times New Roman"/>
          <w:i/>
          <w:sz w:val="28"/>
          <w:szCs w:val="28"/>
        </w:rPr>
        <w:t>Справочно</w:t>
      </w:r>
      <w:proofErr w:type="spellEnd"/>
      <w:r w:rsidRPr="0048655B">
        <w:rPr>
          <w:rFonts w:ascii="Times New Roman" w:hAnsi="Times New Roman"/>
          <w:i/>
          <w:sz w:val="28"/>
          <w:szCs w:val="28"/>
        </w:rPr>
        <w:t xml:space="preserve">: размер процентной ставки может быть указан как в виде десятичной дроби (9,5%) или абсолютного значения (9%), так и в привязке к определенному базовому показателю </w:t>
      </w:r>
      <w:r w:rsidRPr="0048655B">
        <w:rPr>
          <w:rFonts w:ascii="Times New Roman" w:hAnsi="Times New Roman"/>
          <w:bCs/>
          <w:i/>
          <w:sz w:val="28"/>
          <w:szCs w:val="28"/>
        </w:rPr>
        <w:t xml:space="preserve">(например, (СР-3,75), (КС-9,0), (КО*0,2) где СР - ставка рефинансирования Национального банка, КС - ключевая ставка Центрального </w:t>
      </w:r>
      <w:r w:rsidRPr="0048655B">
        <w:rPr>
          <w:rFonts w:ascii="Times New Roman" w:hAnsi="Times New Roman"/>
          <w:bCs/>
          <w:i/>
          <w:sz w:val="28"/>
          <w:szCs w:val="28"/>
        </w:rPr>
        <w:lastRenderedPageBreak/>
        <w:t>банка Российской Федерации, КО - ставка по постоянно доступным операциям Национального банка в форме кредита овернайт)</w:t>
      </w:r>
      <w:r w:rsidRPr="0048655B">
        <w:rPr>
          <w:rFonts w:ascii="Times New Roman" w:hAnsi="Times New Roman"/>
          <w:i/>
          <w:sz w:val="28"/>
          <w:szCs w:val="28"/>
        </w:rPr>
        <w:t xml:space="preserve">.  </w:t>
      </w:r>
    </w:p>
    <w:p w14:paraId="5F142595" w14:textId="77777777" w:rsidR="0048655B" w:rsidRPr="0048655B" w:rsidRDefault="0048655B" w:rsidP="0048655B">
      <w:pPr>
        <w:suppressAutoHyphens/>
        <w:rPr>
          <w:rFonts w:ascii="Times New Roman" w:hAnsi="Times New Roman"/>
          <w:i/>
          <w:sz w:val="28"/>
          <w:szCs w:val="28"/>
        </w:rPr>
      </w:pPr>
    </w:p>
    <w:p w14:paraId="22F2AA95" w14:textId="77777777" w:rsidR="0048655B" w:rsidRPr="0048655B" w:rsidRDefault="0048655B" w:rsidP="0048655B">
      <w:pPr>
        <w:suppressAutoHyphens/>
        <w:rPr>
          <w:rFonts w:ascii="Times New Roman" w:hAnsi="Times New Roman"/>
          <w:sz w:val="28"/>
          <w:szCs w:val="28"/>
        </w:rPr>
      </w:pPr>
      <w:r w:rsidRPr="0048655B">
        <w:rPr>
          <w:rFonts w:ascii="Times New Roman" w:hAnsi="Times New Roman"/>
          <w:sz w:val="28"/>
          <w:szCs w:val="28"/>
        </w:rPr>
        <w:t>Просматривая процентные ставки в разрезе видов валют, видов вкладов (</w:t>
      </w:r>
      <w:proofErr w:type="spellStart"/>
      <w:r w:rsidRPr="0048655B">
        <w:rPr>
          <w:rFonts w:ascii="Times New Roman" w:hAnsi="Times New Roman"/>
          <w:sz w:val="28"/>
          <w:szCs w:val="28"/>
        </w:rPr>
        <w:t>отзывный</w:t>
      </w:r>
      <w:proofErr w:type="spellEnd"/>
      <w:r w:rsidRPr="0048655B">
        <w:rPr>
          <w:rFonts w:ascii="Times New Roman" w:hAnsi="Times New Roman"/>
          <w:sz w:val="28"/>
          <w:szCs w:val="28"/>
        </w:rPr>
        <w:t xml:space="preserve">, безотзывный, до востребования), сроков размещения и, в случае наличия изменений, вносим информацию в выходную форму (в заполненную форму за предыдущий рабочий день) в части измененной процентной ставки с указанием дополнительно размера изменения (например, установленный в ходе мониторинга размер %-й ставки - 10,1, предыдущий - 9,5, в выходной форме указываем 10,1% (+0,6п.п.). Поле, в котором изменилась информация, выделяем цветом. </w:t>
      </w:r>
    </w:p>
    <w:p w14:paraId="5286EDB8" w14:textId="77777777" w:rsidR="0048655B" w:rsidRPr="008256C4" w:rsidRDefault="0048655B" w:rsidP="0048655B">
      <w:pPr>
        <w:rPr>
          <w:rFonts w:ascii="Times New Roman" w:hAnsi="Times New Roman"/>
          <w:szCs w:val="24"/>
        </w:rPr>
      </w:pPr>
    </w:p>
    <w:p w14:paraId="1D5A92A6" w14:textId="77777777" w:rsidR="0048655B" w:rsidRPr="00372E0A" w:rsidRDefault="0048655B" w:rsidP="0048655B">
      <w:pPr>
        <w:rPr>
          <w:rFonts w:ascii="Times New Roman" w:hAnsi="Times New Roman"/>
          <w:szCs w:val="24"/>
        </w:rPr>
      </w:pPr>
    </w:p>
    <w:p w14:paraId="36B8A5E0" w14:textId="77777777" w:rsidR="0048655B" w:rsidRPr="00EA4636" w:rsidRDefault="0048655B" w:rsidP="0048655B">
      <w:pPr>
        <w:rPr>
          <w:rFonts w:ascii="Times New Roman" w:hAnsi="Times New Roman"/>
          <w:szCs w:val="24"/>
        </w:rPr>
      </w:pPr>
    </w:p>
    <w:p w14:paraId="64C0455C" w14:textId="77777777" w:rsidR="0048655B" w:rsidRPr="00C66537" w:rsidRDefault="0048655B" w:rsidP="0048655B">
      <w:pPr>
        <w:rPr>
          <w:rFonts w:ascii="Times New Roman" w:hAnsi="Times New Roman"/>
          <w:szCs w:val="24"/>
        </w:rPr>
      </w:pPr>
    </w:p>
    <w:p w14:paraId="3F31C319" w14:textId="77777777" w:rsidR="0048655B" w:rsidRPr="00C66537" w:rsidRDefault="0048655B" w:rsidP="0048655B">
      <w:pPr>
        <w:rPr>
          <w:rFonts w:ascii="Times New Roman" w:hAnsi="Times New Roman"/>
          <w:szCs w:val="24"/>
        </w:rPr>
      </w:pPr>
    </w:p>
    <w:p w14:paraId="73166667" w14:textId="77777777" w:rsidR="0048655B" w:rsidRPr="005D7D1D" w:rsidRDefault="0048655B" w:rsidP="0048655B">
      <w:pPr>
        <w:pStyle w:val="afd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A0D60D3" w14:textId="3D19A9F9" w:rsidR="00585542" w:rsidRDefault="00585542" w:rsidP="0048655B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1C9A7E71" w14:textId="0120AB38" w:rsidR="00585542" w:rsidRDefault="00585542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5D553B17" w14:textId="7974B17F" w:rsidR="00585542" w:rsidRDefault="00585542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0CCA3BF1" w14:textId="475CDEAD" w:rsidR="00585542" w:rsidRDefault="00585542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50D76B56" w14:textId="4DACA9EC" w:rsidR="00585542" w:rsidRDefault="00585542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73FF9048" w14:textId="78E56E9A" w:rsidR="00585542" w:rsidRDefault="00585542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14D11577" w14:textId="7FC87721" w:rsidR="00585542" w:rsidRDefault="00585542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488F16B6" w14:textId="7DD3D6E5" w:rsidR="00585542" w:rsidRDefault="00585542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42E7F877" w14:textId="2DD9A853" w:rsidR="00585542" w:rsidRDefault="00585542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121B56B7" w14:textId="1A2CF0E4" w:rsidR="00585542" w:rsidRDefault="00585542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49221E30" w14:textId="27F959A2" w:rsidR="00585542" w:rsidRDefault="00585542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1FD65674" w14:textId="34DAB7E9" w:rsidR="00585542" w:rsidRDefault="00585542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45CE3A77" w14:textId="63D2A288" w:rsidR="00B73B07" w:rsidRDefault="00B73B07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22B22369" w14:textId="791A8077" w:rsidR="00B73B07" w:rsidRDefault="00B73B07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08BF4DA5" w14:textId="64781C06" w:rsidR="00B73B07" w:rsidRDefault="00B73B07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6ED7FB3A" w14:textId="44192118" w:rsidR="00B73B07" w:rsidRDefault="00B73B07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13177CC0" w14:textId="77777777" w:rsidR="00B73B07" w:rsidRDefault="00B73B07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0C3561A2" w14:textId="4EDF9CD7" w:rsidR="00585542" w:rsidRDefault="00585542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7390CDE7" w14:textId="638BE43B" w:rsidR="00585542" w:rsidRDefault="00585542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08BFA785" w14:textId="7A91590E" w:rsidR="00585542" w:rsidRDefault="00585542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351274CF" w14:textId="59C73C22" w:rsidR="00585542" w:rsidRDefault="00585542" w:rsidP="00866866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2F76C560" w14:textId="042B12EE" w:rsidR="000F62E9" w:rsidRPr="00AA73A3" w:rsidRDefault="000F62E9" w:rsidP="000F62E9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bookmarkStart w:id="62" w:name="_Toc214888729"/>
      <w:bookmarkStart w:id="63" w:name="_Toc218605549"/>
      <w:r w:rsidRPr="004922F3">
        <w:rPr>
          <w:rStyle w:val="ae"/>
          <w:rFonts w:ascii="Times New Roman" w:hAnsi="Times New Roman"/>
          <w:b/>
        </w:rPr>
        <w:lastRenderedPageBreak/>
        <w:t xml:space="preserve">Приложение </w:t>
      </w:r>
      <w:proofErr w:type="gramStart"/>
      <w:r w:rsidRPr="004922F3">
        <w:rPr>
          <w:rStyle w:val="ae"/>
          <w:rFonts w:ascii="Times New Roman" w:hAnsi="Times New Roman"/>
          <w:b/>
        </w:rPr>
        <w:t xml:space="preserve">3  </w:t>
      </w:r>
      <w:proofErr w:type="spellStart"/>
      <w:r w:rsidRPr="004922F3">
        <w:rPr>
          <w:rStyle w:val="ae"/>
          <w:rFonts w:ascii="Times New Roman" w:hAnsi="Times New Roman"/>
          <w:b/>
        </w:rPr>
        <w:t>Белинвестбанк</w:t>
      </w:r>
      <w:bookmarkEnd w:id="62"/>
      <w:bookmarkEnd w:id="63"/>
      <w:proofErr w:type="spellEnd"/>
      <w:proofErr w:type="gramEnd"/>
    </w:p>
    <w:p w14:paraId="7A7EC638" w14:textId="77777777" w:rsidR="000F62E9" w:rsidRPr="009E7A87" w:rsidRDefault="000F62E9" w:rsidP="000F62E9"/>
    <w:p w14:paraId="4DDD5A9D" w14:textId="77777777" w:rsidR="00F646D0" w:rsidRDefault="00F646D0" w:rsidP="00F646D0">
      <w:pPr>
        <w:pStyle w:val="afd"/>
        <w:numPr>
          <w:ilvl w:val="0"/>
          <w:numId w:val="20"/>
        </w:numPr>
        <w:spacing w:after="0" w:line="256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ОАО «</w:t>
      </w:r>
      <w:proofErr w:type="spellStart"/>
      <w:r>
        <w:rPr>
          <w:rFonts w:ascii="Times New Roman" w:hAnsi="Times New Roman" w:cs="Times New Roman"/>
          <w:b/>
        </w:rPr>
        <w:t>Белинвестбанк</w:t>
      </w:r>
      <w:proofErr w:type="spellEnd"/>
      <w:r>
        <w:rPr>
          <w:rFonts w:ascii="Times New Roman" w:hAnsi="Times New Roman" w:cs="Times New Roman"/>
          <w:b/>
        </w:rPr>
        <w:t>»</w:t>
      </w:r>
    </w:p>
    <w:p w14:paraId="6B224194" w14:textId="77777777" w:rsidR="002C6386" w:rsidRDefault="002C6386" w:rsidP="002C6386"/>
    <w:p w14:paraId="1CDEB847" w14:textId="146B7CD7" w:rsidR="003B1C14" w:rsidRPr="002C6386" w:rsidRDefault="002C6386" w:rsidP="002C6386">
      <w:pPr>
        <w:spacing w:line="259" w:lineRule="auto"/>
        <w:rPr>
          <w:rFonts w:ascii="Times New Roman" w:hAnsi="Times New Roman"/>
          <w:b/>
        </w:rPr>
      </w:pPr>
      <w:r w:rsidRPr="00370029">
        <w:rPr>
          <w:rFonts w:ascii="Times New Roman" w:hAnsi="Times New Roman"/>
          <w:sz w:val="28"/>
          <w:szCs w:val="28"/>
        </w:rPr>
        <w:t xml:space="preserve">Ссылка для </w:t>
      </w:r>
      <w:r w:rsidRPr="000E0A31">
        <w:rPr>
          <w:rFonts w:ascii="Times New Roman" w:hAnsi="Times New Roman"/>
          <w:sz w:val="28"/>
          <w:szCs w:val="28"/>
        </w:rPr>
        <w:t>сбора информации</w:t>
      </w:r>
      <w:r w:rsidRPr="00303897">
        <w:rPr>
          <w:rFonts w:ascii="Times New Roman" w:hAnsi="Times New Roman"/>
          <w:sz w:val="28"/>
          <w:szCs w:val="28"/>
        </w:rPr>
        <w:t xml:space="preserve"> </w:t>
      </w:r>
      <w:hyperlink r:id="rId80" w:history="1">
        <w:r w:rsidRPr="003B1C14">
          <w:rPr>
            <w:rStyle w:val="af4"/>
            <w:rFonts w:ascii="Times New Roman" w:hAnsi="Times New Roman"/>
            <w:color w:val="auto"/>
            <w:sz w:val="28"/>
            <w:szCs w:val="28"/>
          </w:rPr>
          <w:t>https://www.belinvestbank.by/business/deposits</w:t>
        </w:r>
      </w:hyperlink>
    </w:p>
    <w:p w14:paraId="47BE4D8C" w14:textId="77777777" w:rsidR="002C6386" w:rsidRDefault="002C6386" w:rsidP="003B1C14">
      <w:pPr>
        <w:rPr>
          <w:rFonts w:ascii="Times New Roman" w:hAnsi="Times New Roman"/>
          <w:sz w:val="28"/>
          <w:szCs w:val="28"/>
        </w:rPr>
      </w:pPr>
    </w:p>
    <w:p w14:paraId="00B61C0C" w14:textId="7F06ECFB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t xml:space="preserve">Официальный сайт – Бизнесу – Вклады и депозиты </w:t>
      </w:r>
    </w:p>
    <w:p w14:paraId="7E1529D7" w14:textId="23471285" w:rsidR="003B1C14" w:rsidRDefault="003B1C14" w:rsidP="003B1C14">
      <w:pPr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t>Из появившегося списка выбираем:</w:t>
      </w:r>
    </w:p>
    <w:p w14:paraId="789E3C33" w14:textId="77777777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</w:p>
    <w:p w14:paraId="0CF31897" w14:textId="77777777" w:rsidR="003B1C14" w:rsidRPr="003B1C14" w:rsidRDefault="003B1C14" w:rsidP="00F646D0">
      <w:pPr>
        <w:pStyle w:val="afd"/>
        <w:spacing w:after="0" w:line="259" w:lineRule="auto"/>
        <w:ind w:left="0"/>
        <w:rPr>
          <w:rFonts w:ascii="Times New Roman" w:hAnsi="Times New Roman" w:cs="Times New Roman"/>
        </w:rPr>
      </w:pPr>
      <w:r w:rsidRPr="003B1C14">
        <w:rPr>
          <w:rFonts w:ascii="Times New Roman" w:hAnsi="Times New Roman" w:cs="Times New Roman"/>
        </w:rPr>
        <w:t>«</w:t>
      </w:r>
      <w:r w:rsidRPr="003B1C14">
        <w:rPr>
          <w:rFonts w:ascii="Times New Roman" w:hAnsi="Times New Roman" w:cs="Times New Roman"/>
          <w:lang w:val="en-US"/>
        </w:rPr>
        <w:t>ON</w:t>
      </w:r>
      <w:r w:rsidRPr="003B1C14">
        <w:rPr>
          <w:rFonts w:ascii="Times New Roman" w:hAnsi="Times New Roman" w:cs="Times New Roman"/>
        </w:rPr>
        <w:t>-</w:t>
      </w:r>
      <w:r w:rsidRPr="003B1C14">
        <w:rPr>
          <w:rFonts w:ascii="Times New Roman" w:hAnsi="Times New Roman" w:cs="Times New Roman"/>
          <w:lang w:val="en-US"/>
        </w:rPr>
        <w:t>LINE</w:t>
      </w:r>
      <w:r w:rsidRPr="003B1C14">
        <w:rPr>
          <w:rFonts w:ascii="Times New Roman" w:hAnsi="Times New Roman" w:cs="Times New Roman"/>
        </w:rPr>
        <w:t xml:space="preserve"> безотзывный (оферта)» ссылка  </w:t>
      </w:r>
      <w:hyperlink r:id="rId81" w:history="1">
        <w:r w:rsidRPr="003B1C14">
          <w:rPr>
            <w:rStyle w:val="af4"/>
            <w:rFonts w:ascii="Times New Roman" w:hAnsi="Times New Roman" w:cs="Times New Roman"/>
            <w:color w:val="auto"/>
          </w:rPr>
          <w:t>https://www.belinvestbank.by/business/deposit/on-line-bezotzyvnyj</w:t>
        </w:r>
      </w:hyperlink>
    </w:p>
    <w:p w14:paraId="65031984" w14:textId="51232D5E" w:rsidR="003B1C14" w:rsidRPr="003B1C14" w:rsidRDefault="003B1C14" w:rsidP="003B1C14">
      <w:pPr>
        <w:pStyle w:val="afd"/>
        <w:spacing w:after="0"/>
        <w:ind w:left="0"/>
        <w:rPr>
          <w:rFonts w:ascii="Times New Roman" w:hAnsi="Times New Roman" w:cs="Times New Roman"/>
        </w:rPr>
      </w:pPr>
      <w:r w:rsidRPr="003B1C14">
        <w:rPr>
          <w:rFonts w:ascii="Times New Roman" w:hAnsi="Times New Roman" w:cs="Times New Roman"/>
        </w:rPr>
        <w:t>открывается витрина по данному виду вклада</w:t>
      </w:r>
      <w:r>
        <w:rPr>
          <w:rFonts w:ascii="Times New Roman" w:hAnsi="Times New Roman" w:cs="Times New Roman"/>
        </w:rPr>
        <w:t>:</w:t>
      </w:r>
    </w:p>
    <w:p w14:paraId="42F6D3CA" w14:textId="77777777" w:rsidR="003B1C14" w:rsidRDefault="003B1C14" w:rsidP="003B1C14">
      <w:pPr>
        <w:pStyle w:val="afd"/>
        <w:spacing w:after="0"/>
        <w:ind w:left="0"/>
      </w:pPr>
      <w:r>
        <w:rPr>
          <w:noProof/>
          <w:lang w:eastAsia="ru-RU"/>
        </w:rPr>
        <w:drawing>
          <wp:inline distT="0" distB="0" distL="0" distR="0" wp14:anchorId="52902334" wp14:editId="187B55D2">
            <wp:extent cx="5943600" cy="22002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7C95F" w14:textId="77777777" w:rsidR="003B1C14" w:rsidRPr="003B1C14" w:rsidRDefault="003B1C14" w:rsidP="003B1C14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3B1C14">
        <w:rPr>
          <w:rFonts w:ascii="Times New Roman" w:hAnsi="Times New Roman" w:cs="Times New Roman"/>
        </w:rPr>
        <w:t>анализируем процентные ставки в разрезе валют по существующим срокам;</w:t>
      </w:r>
    </w:p>
    <w:p w14:paraId="1B6504F3" w14:textId="55B90F69" w:rsidR="003B1C14" w:rsidRPr="003B1C14" w:rsidRDefault="003B1C14" w:rsidP="003B1C14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3B1C14">
        <w:rPr>
          <w:rFonts w:ascii="Times New Roman" w:hAnsi="Times New Roman" w:cs="Times New Roman"/>
        </w:rPr>
        <w:t>возврат на предыдущую страницу.</w:t>
      </w:r>
    </w:p>
    <w:p w14:paraId="0D7BA40A" w14:textId="77777777" w:rsidR="003B1C14" w:rsidRPr="003B1C14" w:rsidRDefault="003B1C14" w:rsidP="003B1C14">
      <w:pPr>
        <w:pStyle w:val="afd"/>
        <w:numPr>
          <w:ilvl w:val="1"/>
          <w:numId w:val="13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</w:rPr>
      </w:pPr>
      <w:r w:rsidRPr="003B1C14">
        <w:rPr>
          <w:rFonts w:ascii="Times New Roman" w:hAnsi="Times New Roman" w:cs="Times New Roman"/>
        </w:rPr>
        <w:t>«Б</w:t>
      </w:r>
      <w:r w:rsidRPr="003B1C14">
        <w:rPr>
          <w:rFonts w:ascii="Times New Roman" w:hAnsi="Times New Roman" w:cs="Times New Roman"/>
          <w:bCs/>
        </w:rPr>
        <w:t xml:space="preserve">езотзывный вклад «Элитный выбор» (оферта)» </w:t>
      </w:r>
    </w:p>
    <w:p w14:paraId="5B50CB3A" w14:textId="77777777" w:rsidR="003B1C14" w:rsidRPr="003B1C14" w:rsidRDefault="003B1C14" w:rsidP="003B1C14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3B1C14">
        <w:rPr>
          <w:rFonts w:ascii="Times New Roman" w:hAnsi="Times New Roman" w:cs="Times New Roman"/>
          <w:bCs/>
        </w:rPr>
        <w:t xml:space="preserve"> ссылка </w:t>
      </w:r>
      <w:hyperlink r:id="rId83" w:history="1">
        <w:r w:rsidRPr="003B1C14">
          <w:rPr>
            <w:rStyle w:val="af4"/>
            <w:rFonts w:ascii="Times New Roman" w:hAnsi="Times New Roman" w:cs="Times New Roman"/>
            <w:bCs/>
            <w:color w:val="auto"/>
          </w:rPr>
          <w:t>https://www.belinvestbank.by/business/deposit/elitnyj-vybor</w:t>
        </w:r>
      </w:hyperlink>
    </w:p>
    <w:p w14:paraId="459167BB" w14:textId="77777777" w:rsidR="003B1C14" w:rsidRPr="003B1C14" w:rsidRDefault="003B1C14" w:rsidP="003B1C14">
      <w:pPr>
        <w:pStyle w:val="afd"/>
        <w:ind w:left="0"/>
        <w:jc w:val="both"/>
        <w:rPr>
          <w:rFonts w:ascii="Times New Roman" w:hAnsi="Times New Roman" w:cs="Times New Roman"/>
        </w:rPr>
      </w:pPr>
      <w:r w:rsidRPr="003B1C14">
        <w:rPr>
          <w:rFonts w:ascii="Times New Roman" w:hAnsi="Times New Roman" w:cs="Times New Roman"/>
        </w:rPr>
        <w:t xml:space="preserve">открывается витрина по данному виду вклада </w:t>
      </w:r>
    </w:p>
    <w:p w14:paraId="76454DD7" w14:textId="77777777" w:rsidR="003B1C14" w:rsidRDefault="003B1C14" w:rsidP="003B1C14">
      <w:pPr>
        <w:pStyle w:val="afd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DE8B0BF" wp14:editId="55E5F3AB">
            <wp:extent cx="5934075" cy="21240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83A4C" w14:textId="77777777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lastRenderedPageBreak/>
        <w:t>анализируем процентные ставки в разрезе валют по существующим срокам;</w:t>
      </w:r>
    </w:p>
    <w:p w14:paraId="2B7165EE" w14:textId="3C947927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26F8A85C" w14:textId="77777777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</w:p>
    <w:p w14:paraId="386019A7" w14:textId="77777777" w:rsidR="003B1C14" w:rsidRPr="003B1C14" w:rsidRDefault="003B1C14" w:rsidP="003B1C14">
      <w:pPr>
        <w:pStyle w:val="afd"/>
        <w:numPr>
          <w:ilvl w:val="1"/>
          <w:numId w:val="13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</w:rPr>
      </w:pPr>
      <w:r w:rsidRPr="003B1C14">
        <w:rPr>
          <w:rFonts w:ascii="Times New Roman" w:hAnsi="Times New Roman" w:cs="Times New Roman"/>
        </w:rPr>
        <w:t xml:space="preserve"> выбираем «Б</w:t>
      </w:r>
      <w:r w:rsidRPr="003B1C14">
        <w:rPr>
          <w:rFonts w:ascii="Times New Roman" w:hAnsi="Times New Roman" w:cs="Times New Roman"/>
          <w:bCs/>
        </w:rPr>
        <w:t>езотзывный вклад «Элитный выбор ПЛЮС» (оферта)</w:t>
      </w:r>
      <w:r w:rsidRPr="003B1C14">
        <w:rPr>
          <w:rFonts w:ascii="Times New Roman" w:hAnsi="Times New Roman" w:cs="Times New Roman"/>
        </w:rPr>
        <w:t>»</w:t>
      </w:r>
    </w:p>
    <w:p w14:paraId="59C4EC5D" w14:textId="77777777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t xml:space="preserve">ссылка  </w:t>
      </w:r>
      <w:hyperlink r:id="rId85" w:history="1">
        <w:r w:rsidRPr="003B1C14">
          <w:rPr>
            <w:rStyle w:val="af4"/>
            <w:rFonts w:ascii="Times New Roman" w:hAnsi="Times New Roman"/>
            <w:color w:val="auto"/>
            <w:sz w:val="28"/>
            <w:szCs w:val="28"/>
          </w:rPr>
          <w:t>https://www.belinvestbank.by/business/deposit/srochnyj-bezotzyvnyj-bankovskij-vklad</w:t>
        </w:r>
      </w:hyperlink>
    </w:p>
    <w:p w14:paraId="72AC9DAC" w14:textId="77777777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6329D348" w14:textId="77777777" w:rsidR="003B1C14" w:rsidRDefault="003B1C14" w:rsidP="003B1C14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7B8CF063" wp14:editId="68EF069D">
            <wp:extent cx="5934075" cy="191452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B5E7A" w14:textId="77777777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t>анализируем процентные ставки в разрезе валют по существующим срокам;</w:t>
      </w:r>
    </w:p>
    <w:p w14:paraId="218448B0" w14:textId="348D2924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26701742" w14:textId="77777777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</w:p>
    <w:p w14:paraId="6AE53DA9" w14:textId="77777777" w:rsidR="003B1C14" w:rsidRPr="003B1C14" w:rsidRDefault="003B1C14" w:rsidP="003B1C14">
      <w:pPr>
        <w:pStyle w:val="afd"/>
        <w:numPr>
          <w:ilvl w:val="1"/>
          <w:numId w:val="13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</w:rPr>
      </w:pPr>
      <w:r w:rsidRPr="003B1C14">
        <w:rPr>
          <w:rFonts w:ascii="Times New Roman" w:hAnsi="Times New Roman" w:cs="Times New Roman"/>
        </w:rPr>
        <w:t>выбираем «</w:t>
      </w:r>
      <w:r w:rsidRPr="003B1C14">
        <w:rPr>
          <w:rFonts w:ascii="Times New Roman" w:hAnsi="Times New Roman" w:cs="Times New Roman"/>
          <w:lang w:val="en-US"/>
        </w:rPr>
        <w:t>ON</w:t>
      </w:r>
      <w:r w:rsidRPr="003B1C14">
        <w:rPr>
          <w:rFonts w:ascii="Times New Roman" w:hAnsi="Times New Roman" w:cs="Times New Roman"/>
        </w:rPr>
        <w:t>-</w:t>
      </w:r>
      <w:r w:rsidRPr="003B1C14">
        <w:rPr>
          <w:rFonts w:ascii="Times New Roman" w:hAnsi="Times New Roman" w:cs="Times New Roman"/>
          <w:lang w:val="en-US"/>
        </w:rPr>
        <w:t>LINE</w:t>
      </w:r>
      <w:r w:rsidRPr="003B1C14">
        <w:rPr>
          <w:rFonts w:ascii="Times New Roman" w:hAnsi="Times New Roman" w:cs="Times New Roman"/>
        </w:rPr>
        <w:t xml:space="preserve"> </w:t>
      </w:r>
      <w:proofErr w:type="spellStart"/>
      <w:r w:rsidRPr="003B1C14">
        <w:rPr>
          <w:rFonts w:ascii="Times New Roman" w:hAnsi="Times New Roman" w:cs="Times New Roman"/>
        </w:rPr>
        <w:t>отзывный</w:t>
      </w:r>
      <w:proofErr w:type="spellEnd"/>
      <w:r w:rsidRPr="003B1C14">
        <w:rPr>
          <w:rFonts w:ascii="Times New Roman" w:hAnsi="Times New Roman" w:cs="Times New Roman"/>
        </w:rPr>
        <w:t xml:space="preserve"> (оферта)»</w:t>
      </w:r>
    </w:p>
    <w:p w14:paraId="777B5F4C" w14:textId="77777777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t xml:space="preserve">ссылка  </w:t>
      </w:r>
      <w:hyperlink r:id="rId87" w:history="1">
        <w:r w:rsidRPr="003B1C14">
          <w:rPr>
            <w:rStyle w:val="af4"/>
            <w:rFonts w:ascii="Times New Roman" w:hAnsi="Times New Roman"/>
            <w:color w:val="auto"/>
            <w:sz w:val="28"/>
            <w:szCs w:val="28"/>
          </w:rPr>
          <w:t>https://www.belinvestbank.by/business/deposit/on-line</w:t>
        </w:r>
      </w:hyperlink>
    </w:p>
    <w:p w14:paraId="5303DDD2" w14:textId="77777777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56619AD4" w14:textId="77777777" w:rsidR="003B1C14" w:rsidRDefault="003B1C14" w:rsidP="003B1C14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34DDB098" wp14:editId="37CC7EDA">
            <wp:extent cx="5943600" cy="25050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D932D" w14:textId="77777777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t>анализируем процентные ставки в разрезе валют по существующим срокам;</w:t>
      </w:r>
    </w:p>
    <w:p w14:paraId="61840F38" w14:textId="7ED5E559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6ECC897B" w14:textId="77777777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</w:p>
    <w:p w14:paraId="2248CA83" w14:textId="77777777" w:rsidR="003B1C14" w:rsidRPr="003B1C14" w:rsidRDefault="003B1C14" w:rsidP="003B1C14">
      <w:pPr>
        <w:pStyle w:val="afd"/>
        <w:numPr>
          <w:ilvl w:val="1"/>
          <w:numId w:val="13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</w:rPr>
      </w:pPr>
      <w:r w:rsidRPr="003B1C14">
        <w:rPr>
          <w:rFonts w:ascii="Times New Roman" w:hAnsi="Times New Roman" w:cs="Times New Roman"/>
        </w:rPr>
        <w:t xml:space="preserve"> выбираем «</w:t>
      </w:r>
      <w:proofErr w:type="spellStart"/>
      <w:r w:rsidRPr="003B1C14">
        <w:rPr>
          <w:rFonts w:ascii="Times New Roman" w:hAnsi="Times New Roman" w:cs="Times New Roman"/>
        </w:rPr>
        <w:t>Отзывный</w:t>
      </w:r>
      <w:proofErr w:type="spellEnd"/>
      <w:r w:rsidRPr="003B1C14">
        <w:rPr>
          <w:rFonts w:ascii="Times New Roman" w:hAnsi="Times New Roman" w:cs="Times New Roman"/>
        </w:rPr>
        <w:t xml:space="preserve"> вклад «Удачный старт» (оферта)»</w:t>
      </w:r>
    </w:p>
    <w:p w14:paraId="5D8DBE08" w14:textId="77777777" w:rsidR="003B1C14" w:rsidRPr="003B1C14" w:rsidRDefault="003B1C14" w:rsidP="003B1C14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3B1C14">
        <w:rPr>
          <w:rFonts w:ascii="Times New Roman" w:hAnsi="Times New Roman" w:cs="Times New Roman"/>
        </w:rPr>
        <w:lastRenderedPageBreak/>
        <w:t xml:space="preserve">ссылка  </w:t>
      </w:r>
      <w:hyperlink r:id="rId89" w:history="1">
        <w:r w:rsidRPr="003B1C14">
          <w:rPr>
            <w:rStyle w:val="af4"/>
            <w:rFonts w:ascii="Times New Roman" w:hAnsi="Times New Roman" w:cs="Times New Roman"/>
            <w:color w:val="auto"/>
          </w:rPr>
          <w:t>https://www.belinvestbank.by/business/deposit/udachnyj-start</w:t>
        </w:r>
      </w:hyperlink>
    </w:p>
    <w:p w14:paraId="21C02CD3" w14:textId="77777777" w:rsidR="003B1C14" w:rsidRPr="003B1C14" w:rsidRDefault="003B1C14" w:rsidP="003B1C14">
      <w:pPr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t xml:space="preserve">открывается витрина по данному виду вклада </w:t>
      </w:r>
    </w:p>
    <w:p w14:paraId="64844E0D" w14:textId="77777777" w:rsidR="003B1C14" w:rsidRDefault="003B1C14" w:rsidP="003B1C14">
      <w:pPr>
        <w:rPr>
          <w:rFonts w:ascii="Times New Roman" w:hAnsi="Times New Roman"/>
          <w:noProof/>
          <w:szCs w:val="24"/>
          <w:lang w:eastAsia="ru-RU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3B2B3D8C" wp14:editId="04E50139">
            <wp:extent cx="5924550" cy="187642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339CA" w14:textId="77777777" w:rsidR="003B1C14" w:rsidRPr="003B1C14" w:rsidRDefault="003B1C14" w:rsidP="003B1C14">
      <w:pPr>
        <w:suppressAutoHyphens/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t>анализируем процентные ставки в разрезе валют по существующим срокам;</w:t>
      </w:r>
    </w:p>
    <w:p w14:paraId="70BCD7E4" w14:textId="77777777" w:rsidR="003B1C14" w:rsidRPr="003B1C14" w:rsidRDefault="003B1C14" w:rsidP="003B1C14">
      <w:pPr>
        <w:suppressAutoHyphens/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17B33A0B" w14:textId="77777777" w:rsidR="003B1C14" w:rsidRPr="003B1C14" w:rsidRDefault="003B1C14" w:rsidP="003B1C14">
      <w:pPr>
        <w:suppressAutoHyphens/>
        <w:rPr>
          <w:rFonts w:ascii="Times New Roman" w:hAnsi="Times New Roman"/>
          <w:i/>
          <w:sz w:val="28"/>
          <w:szCs w:val="28"/>
        </w:rPr>
      </w:pPr>
      <w:proofErr w:type="spellStart"/>
      <w:r w:rsidRPr="003B1C14">
        <w:rPr>
          <w:rFonts w:ascii="Times New Roman" w:hAnsi="Times New Roman"/>
          <w:i/>
          <w:sz w:val="28"/>
          <w:szCs w:val="28"/>
        </w:rPr>
        <w:t>Справочно</w:t>
      </w:r>
      <w:proofErr w:type="spellEnd"/>
      <w:r w:rsidRPr="003B1C14">
        <w:rPr>
          <w:rFonts w:ascii="Times New Roman" w:hAnsi="Times New Roman"/>
          <w:i/>
          <w:sz w:val="28"/>
          <w:szCs w:val="28"/>
        </w:rPr>
        <w:t xml:space="preserve">: размер процентной ставки может быть указан как в виде десятичной дроби (9,5%) или абсолютного значения (9%), так и в привязке к определенному базовому показателю </w:t>
      </w:r>
      <w:r w:rsidRPr="003B1C14">
        <w:rPr>
          <w:rFonts w:ascii="Times New Roman" w:hAnsi="Times New Roman"/>
          <w:bCs/>
          <w:i/>
          <w:sz w:val="28"/>
          <w:szCs w:val="28"/>
        </w:rPr>
        <w:t>(например, (СР-3,75), (КС-9,0), (КО*0,2) где СР - ставка рефинансирования Национального банка, КС - ключевая ставка Центрального банка Российской Федерации, КО - ставка по постоянно доступным операциям Национального банка в форме кредита овернайт)</w:t>
      </w:r>
      <w:r w:rsidRPr="003B1C14">
        <w:rPr>
          <w:rFonts w:ascii="Times New Roman" w:hAnsi="Times New Roman"/>
          <w:i/>
          <w:sz w:val="28"/>
          <w:szCs w:val="28"/>
        </w:rPr>
        <w:t xml:space="preserve">.  </w:t>
      </w:r>
    </w:p>
    <w:p w14:paraId="51C68758" w14:textId="77777777" w:rsidR="003B1C14" w:rsidRPr="003B1C14" w:rsidRDefault="003B1C14" w:rsidP="003B1C14">
      <w:pPr>
        <w:suppressAutoHyphens/>
        <w:rPr>
          <w:rFonts w:ascii="Times New Roman" w:hAnsi="Times New Roman"/>
          <w:sz w:val="28"/>
          <w:szCs w:val="28"/>
        </w:rPr>
      </w:pPr>
      <w:r w:rsidRPr="003B1C14">
        <w:rPr>
          <w:rFonts w:ascii="Times New Roman" w:hAnsi="Times New Roman"/>
          <w:sz w:val="28"/>
          <w:szCs w:val="28"/>
        </w:rPr>
        <w:t>Просматривая процентные ставки в разрезе видов валют, видов вкладов (</w:t>
      </w:r>
      <w:proofErr w:type="spellStart"/>
      <w:r w:rsidRPr="003B1C14">
        <w:rPr>
          <w:rFonts w:ascii="Times New Roman" w:hAnsi="Times New Roman"/>
          <w:sz w:val="28"/>
          <w:szCs w:val="28"/>
        </w:rPr>
        <w:t>отзывный</w:t>
      </w:r>
      <w:proofErr w:type="spellEnd"/>
      <w:r w:rsidRPr="003B1C14">
        <w:rPr>
          <w:rFonts w:ascii="Times New Roman" w:hAnsi="Times New Roman"/>
          <w:sz w:val="28"/>
          <w:szCs w:val="28"/>
        </w:rPr>
        <w:t xml:space="preserve">, безотзывный, до востребования), сроков размещения и, в случае наличия изменений, вносим информацию в выходную форму (в заполненную форму за предыдущий рабочий день) в части измененной процентной ставки с указанием дополнительно размера изменения (например, установленный в ходе мониторинга размер %-й ставки - 10,1, предыдущий - 9,5, в выходной форме указываем 10,1% (+0,6п.п.). Поле, в котором изменилась информация, выделяем цветом. </w:t>
      </w:r>
    </w:p>
    <w:p w14:paraId="48432285" w14:textId="77777777" w:rsidR="003B1C14" w:rsidRPr="005D7D1D" w:rsidRDefault="003B1C14" w:rsidP="003B1C14">
      <w:pPr>
        <w:rPr>
          <w:rFonts w:ascii="Times New Roman" w:hAnsi="Times New Roman"/>
          <w:szCs w:val="24"/>
        </w:rPr>
      </w:pPr>
    </w:p>
    <w:p w14:paraId="5FAE3027" w14:textId="41855AF9" w:rsidR="00192AA6" w:rsidRDefault="00192AA6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33FFCB23" w14:textId="520CF3E7" w:rsidR="00585542" w:rsidRDefault="00585542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55F5BFE1" w14:textId="03211925" w:rsidR="00585542" w:rsidRDefault="00585542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27CE40F6" w14:textId="07426A44" w:rsidR="00585542" w:rsidRDefault="00585542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66079A4C" w14:textId="5B7B5822" w:rsidR="00585542" w:rsidRDefault="00585542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25F107DD" w14:textId="32AC9F3B" w:rsidR="003B1C14" w:rsidRDefault="003B1C14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236573FA" w14:textId="77777777" w:rsidR="003B1C14" w:rsidRDefault="003B1C14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3BC9CB3A" w14:textId="10036797" w:rsidR="00585542" w:rsidRDefault="00585542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6DA9D13D" w14:textId="31F65CC6" w:rsidR="00585542" w:rsidRDefault="00585542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5351DE49" w14:textId="744F9F73" w:rsidR="00585542" w:rsidRDefault="00585542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2DA4FB29" w14:textId="77301A1C" w:rsidR="00585542" w:rsidRDefault="00585542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1A6FCEA9" w14:textId="6497FB96" w:rsidR="007B3633" w:rsidRDefault="007B3633" w:rsidP="007B3633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bookmarkStart w:id="64" w:name="_Toc214888731"/>
      <w:bookmarkStart w:id="65" w:name="_Toc218605550"/>
      <w:r w:rsidRPr="00AA73A3">
        <w:rPr>
          <w:rStyle w:val="ae"/>
          <w:rFonts w:ascii="Times New Roman" w:hAnsi="Times New Roman"/>
          <w:b/>
        </w:rPr>
        <w:lastRenderedPageBreak/>
        <w:t xml:space="preserve">Приложение </w:t>
      </w:r>
      <w:r>
        <w:rPr>
          <w:rStyle w:val="ae"/>
          <w:rFonts w:ascii="Times New Roman" w:hAnsi="Times New Roman"/>
          <w:b/>
        </w:rPr>
        <w:t xml:space="preserve">4   </w:t>
      </w:r>
      <w:proofErr w:type="spellStart"/>
      <w:r>
        <w:rPr>
          <w:rStyle w:val="ae"/>
          <w:rFonts w:ascii="Times New Roman" w:hAnsi="Times New Roman"/>
          <w:b/>
        </w:rPr>
        <w:t>Паритетбанк</w:t>
      </w:r>
      <w:bookmarkEnd w:id="64"/>
      <w:bookmarkEnd w:id="65"/>
      <w:proofErr w:type="spellEnd"/>
    </w:p>
    <w:p w14:paraId="4E57F0F3" w14:textId="77777777" w:rsidR="007B3633" w:rsidRDefault="007B3633" w:rsidP="007B3633"/>
    <w:p w14:paraId="1EC38607" w14:textId="77777777" w:rsidR="007B3633" w:rsidRPr="002A4697" w:rsidRDefault="007B3633" w:rsidP="007B3633"/>
    <w:p w14:paraId="1072CE97" w14:textId="60485F45" w:rsidR="005A3891" w:rsidRDefault="005A3891" w:rsidP="005A3891">
      <w:pPr>
        <w:pStyle w:val="afd"/>
        <w:numPr>
          <w:ilvl w:val="0"/>
          <w:numId w:val="14"/>
        </w:numPr>
        <w:spacing w:after="0" w:line="259" w:lineRule="auto"/>
        <w:ind w:left="426" w:hanging="426"/>
        <w:rPr>
          <w:rFonts w:ascii="Times New Roman" w:hAnsi="Times New Roman" w:cs="Times New Roman"/>
          <w:b/>
        </w:rPr>
      </w:pPr>
      <w:r w:rsidRPr="009C5B59">
        <w:rPr>
          <w:rFonts w:ascii="Times New Roman" w:hAnsi="Times New Roman" w:cs="Times New Roman"/>
          <w:b/>
        </w:rPr>
        <w:t>ОАО «</w:t>
      </w:r>
      <w:proofErr w:type="spellStart"/>
      <w:r>
        <w:rPr>
          <w:rFonts w:ascii="Times New Roman" w:hAnsi="Times New Roman" w:cs="Times New Roman"/>
          <w:b/>
        </w:rPr>
        <w:t>Паритет</w:t>
      </w:r>
      <w:r w:rsidRPr="009C5B59">
        <w:rPr>
          <w:rFonts w:ascii="Times New Roman" w:hAnsi="Times New Roman" w:cs="Times New Roman"/>
          <w:b/>
        </w:rPr>
        <w:t>банк</w:t>
      </w:r>
      <w:proofErr w:type="spellEnd"/>
      <w:r w:rsidRPr="009C5B59">
        <w:rPr>
          <w:rFonts w:ascii="Times New Roman" w:hAnsi="Times New Roman" w:cs="Times New Roman"/>
          <w:b/>
        </w:rPr>
        <w:t>»</w:t>
      </w:r>
    </w:p>
    <w:p w14:paraId="537BCFB5" w14:textId="77777777" w:rsidR="005A3891" w:rsidRPr="009C5B59" w:rsidRDefault="005A3891" w:rsidP="005A3891">
      <w:pPr>
        <w:pStyle w:val="afd"/>
        <w:spacing w:after="0" w:line="259" w:lineRule="auto"/>
        <w:ind w:left="426"/>
        <w:rPr>
          <w:rFonts w:ascii="Times New Roman" w:hAnsi="Times New Roman" w:cs="Times New Roman"/>
          <w:b/>
        </w:rPr>
      </w:pPr>
    </w:p>
    <w:p w14:paraId="493D39A7" w14:textId="77777777" w:rsidR="00F646D0" w:rsidRPr="005A3891" w:rsidRDefault="00F646D0" w:rsidP="00F646D0">
      <w:pPr>
        <w:rPr>
          <w:rFonts w:ascii="Times New Roman" w:hAnsi="Times New Roman"/>
          <w:sz w:val="28"/>
          <w:szCs w:val="28"/>
        </w:rPr>
      </w:pPr>
      <w:r w:rsidRPr="005A3891">
        <w:rPr>
          <w:rFonts w:ascii="Times New Roman" w:hAnsi="Times New Roman"/>
          <w:sz w:val="28"/>
          <w:szCs w:val="28"/>
        </w:rPr>
        <w:t xml:space="preserve">Ссылка  для сбора информации </w:t>
      </w:r>
      <w:hyperlink r:id="rId91" w:history="1">
        <w:r w:rsidRPr="005A3891">
          <w:rPr>
            <w:rStyle w:val="af4"/>
            <w:rFonts w:ascii="Times New Roman" w:hAnsi="Times New Roman"/>
            <w:color w:val="auto"/>
            <w:sz w:val="28"/>
            <w:szCs w:val="28"/>
          </w:rPr>
          <w:t>https://www.paritetbank.by/business/deposit/</w:t>
        </w:r>
      </w:hyperlink>
    </w:p>
    <w:p w14:paraId="36A0AE21" w14:textId="77777777" w:rsidR="00F646D0" w:rsidRDefault="00F646D0" w:rsidP="005A3891">
      <w:pPr>
        <w:rPr>
          <w:rFonts w:ascii="Times New Roman" w:hAnsi="Times New Roman"/>
          <w:sz w:val="28"/>
          <w:szCs w:val="28"/>
        </w:rPr>
      </w:pPr>
    </w:p>
    <w:p w14:paraId="1F6C3C51" w14:textId="1CA665EB" w:rsidR="005A3891" w:rsidRPr="005A3891" w:rsidRDefault="005A3891" w:rsidP="005A3891">
      <w:pPr>
        <w:rPr>
          <w:rFonts w:ascii="Times New Roman" w:hAnsi="Times New Roman"/>
          <w:sz w:val="28"/>
          <w:szCs w:val="28"/>
        </w:rPr>
      </w:pPr>
      <w:r w:rsidRPr="005A3891">
        <w:rPr>
          <w:rFonts w:ascii="Times New Roman" w:hAnsi="Times New Roman"/>
          <w:sz w:val="28"/>
          <w:szCs w:val="28"/>
        </w:rPr>
        <w:t xml:space="preserve">Официальный сайт – Для бизнеса – Депозиты </w:t>
      </w:r>
    </w:p>
    <w:p w14:paraId="7D70D05E" w14:textId="77777777" w:rsidR="005A3891" w:rsidRPr="00C66537" w:rsidRDefault="005A3891" w:rsidP="005A3891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1C4BC57B" wp14:editId="21E3BEDA">
            <wp:extent cx="5943600" cy="336232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6A7EC" w14:textId="77777777" w:rsidR="005A3891" w:rsidRPr="005A3891" w:rsidRDefault="005A3891" w:rsidP="005A3891">
      <w:pPr>
        <w:suppressAutoHyphens/>
        <w:rPr>
          <w:rFonts w:ascii="Times New Roman" w:hAnsi="Times New Roman"/>
          <w:sz w:val="28"/>
          <w:szCs w:val="28"/>
        </w:rPr>
      </w:pPr>
      <w:r w:rsidRPr="005A3891">
        <w:rPr>
          <w:rFonts w:ascii="Times New Roman" w:hAnsi="Times New Roman"/>
          <w:sz w:val="28"/>
          <w:szCs w:val="28"/>
        </w:rPr>
        <w:t>Из появившегося списка поочередно выбираем вклад (депозит) (поочередное размещение вкладов периодически меняется):</w:t>
      </w:r>
    </w:p>
    <w:p w14:paraId="7094F9A6" w14:textId="77777777" w:rsidR="005A3891" w:rsidRPr="005A3891" w:rsidRDefault="005A3891" w:rsidP="005A3891">
      <w:pPr>
        <w:pStyle w:val="afd"/>
        <w:numPr>
          <w:ilvl w:val="1"/>
          <w:numId w:val="14"/>
        </w:numPr>
        <w:suppressAutoHyphens/>
        <w:spacing w:after="0" w:line="259" w:lineRule="auto"/>
        <w:ind w:left="0" w:hanging="426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 xml:space="preserve"> «</w:t>
      </w:r>
      <w:proofErr w:type="spellStart"/>
      <w:r w:rsidRPr="005A3891">
        <w:rPr>
          <w:rFonts w:ascii="Times New Roman" w:hAnsi="Times New Roman" w:cs="Times New Roman"/>
        </w:rPr>
        <w:t>Отзывный</w:t>
      </w:r>
      <w:proofErr w:type="spellEnd"/>
      <w:r w:rsidRPr="005A3891">
        <w:rPr>
          <w:rFonts w:ascii="Times New Roman" w:hAnsi="Times New Roman" w:cs="Times New Roman"/>
        </w:rPr>
        <w:t>»</w:t>
      </w:r>
    </w:p>
    <w:p w14:paraId="1E3A4B52" w14:textId="77777777" w:rsidR="005A3891" w:rsidRPr="005A3891" w:rsidRDefault="005A3891" w:rsidP="005A3891">
      <w:pPr>
        <w:pStyle w:val="afd"/>
        <w:suppressAutoHyphens/>
        <w:spacing w:after="0"/>
        <w:ind w:left="0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 xml:space="preserve">ссылка  </w:t>
      </w:r>
      <w:hyperlink r:id="rId93" w:history="1">
        <w:r w:rsidRPr="005A3891">
          <w:rPr>
            <w:rStyle w:val="af4"/>
            <w:rFonts w:ascii="Times New Roman" w:hAnsi="Times New Roman" w:cs="Times New Roman"/>
            <w:color w:val="auto"/>
          </w:rPr>
          <w:t>https://www.paritetbank.by/business/deposit/otzyvnoy-depozit/otzivnoy/</w:t>
        </w:r>
      </w:hyperlink>
    </w:p>
    <w:p w14:paraId="3D683F90" w14:textId="77777777" w:rsidR="005A3891" w:rsidRPr="005A3891" w:rsidRDefault="005A3891" w:rsidP="005A3891">
      <w:pPr>
        <w:pStyle w:val="afd"/>
        <w:suppressAutoHyphens/>
        <w:spacing w:after="0"/>
        <w:ind w:left="0"/>
        <w:rPr>
          <w:rStyle w:val="af4"/>
          <w:rFonts w:ascii="Times New Roman" w:hAnsi="Times New Roman" w:cs="Times New Roman"/>
          <w:color w:val="auto"/>
        </w:rPr>
      </w:pPr>
      <w:r w:rsidRPr="005A3891">
        <w:rPr>
          <w:rFonts w:ascii="Times New Roman" w:hAnsi="Times New Roman" w:cs="Times New Roman"/>
        </w:rPr>
        <w:t>открывается витрина по данному виду вклада</w:t>
      </w:r>
    </w:p>
    <w:p w14:paraId="635B48AF" w14:textId="77777777" w:rsidR="005A3891" w:rsidRDefault="005A3891" w:rsidP="005A3891">
      <w:pPr>
        <w:pStyle w:val="afd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1D6964" wp14:editId="44934D98">
            <wp:extent cx="5943600" cy="193357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04574" w14:textId="77777777" w:rsidR="005A3891" w:rsidRPr="005A3891" w:rsidRDefault="005A3891" w:rsidP="005A3891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lastRenderedPageBreak/>
        <w:t>анализируем процентные ставки по указанным срокам в разрезе валют;</w:t>
      </w:r>
    </w:p>
    <w:p w14:paraId="657551D9" w14:textId="20DD8DBE" w:rsidR="005A3891" w:rsidRDefault="005A3891" w:rsidP="005A3891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 xml:space="preserve">возврат на предыдущую страницу </w:t>
      </w:r>
      <w:hyperlink r:id="rId95" w:history="1">
        <w:r w:rsidRPr="005A3891">
          <w:rPr>
            <w:rStyle w:val="af4"/>
            <w:rFonts w:ascii="Times New Roman" w:hAnsi="Times New Roman" w:cs="Times New Roman"/>
            <w:color w:val="auto"/>
          </w:rPr>
          <w:t>https://www.paritetbank.by/business/deposit/</w:t>
        </w:r>
      </w:hyperlink>
      <w:r w:rsidRPr="005A3891">
        <w:rPr>
          <w:rFonts w:ascii="Times New Roman" w:hAnsi="Times New Roman" w:cs="Times New Roman"/>
        </w:rPr>
        <w:t>.</w:t>
      </w:r>
    </w:p>
    <w:p w14:paraId="6E937981" w14:textId="77777777" w:rsidR="005A3891" w:rsidRPr="005A3891" w:rsidRDefault="005A3891" w:rsidP="005A3891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</w:p>
    <w:p w14:paraId="60D1E273" w14:textId="77777777" w:rsidR="005A3891" w:rsidRPr="005A3891" w:rsidRDefault="005A3891" w:rsidP="005A3891">
      <w:pPr>
        <w:pStyle w:val="afd"/>
        <w:numPr>
          <w:ilvl w:val="1"/>
          <w:numId w:val="14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  <w:bCs/>
        </w:rPr>
      </w:pPr>
      <w:r w:rsidRPr="005A3891">
        <w:rPr>
          <w:rFonts w:ascii="Times New Roman" w:hAnsi="Times New Roman" w:cs="Times New Roman"/>
          <w:bCs/>
        </w:rPr>
        <w:t>«Безотзывный 1»</w:t>
      </w:r>
    </w:p>
    <w:p w14:paraId="6EE92FD7" w14:textId="77777777" w:rsidR="005A3891" w:rsidRPr="005A3891" w:rsidRDefault="005A3891" w:rsidP="005A3891">
      <w:pPr>
        <w:rPr>
          <w:rFonts w:ascii="Times New Roman" w:hAnsi="Times New Roman"/>
          <w:bCs/>
          <w:sz w:val="27"/>
          <w:szCs w:val="27"/>
        </w:rPr>
      </w:pPr>
      <w:r w:rsidRPr="005A3891">
        <w:rPr>
          <w:rFonts w:ascii="Times New Roman" w:hAnsi="Times New Roman"/>
          <w:bCs/>
          <w:sz w:val="28"/>
          <w:szCs w:val="28"/>
        </w:rPr>
        <w:t xml:space="preserve">ссылка  </w:t>
      </w:r>
      <w:hyperlink r:id="rId96" w:history="1">
        <w:r w:rsidRPr="005A3891">
          <w:rPr>
            <w:rStyle w:val="af4"/>
            <w:rFonts w:ascii="Times New Roman" w:hAnsi="Times New Roman"/>
            <w:bCs/>
            <w:color w:val="auto"/>
            <w:sz w:val="27"/>
            <w:szCs w:val="27"/>
          </w:rPr>
          <w:t>https://www.paritetbank.by/business/deposit/bezotzyvnoy-depozit/bezotzyvnyy-1/</w:t>
        </w:r>
      </w:hyperlink>
    </w:p>
    <w:p w14:paraId="02DD31B0" w14:textId="77777777" w:rsidR="005A3891" w:rsidRPr="005A3891" w:rsidRDefault="005A3891" w:rsidP="005A3891">
      <w:pPr>
        <w:pStyle w:val="afd"/>
        <w:spacing w:after="0"/>
        <w:ind w:left="0"/>
        <w:jc w:val="both"/>
        <w:rPr>
          <w:rFonts w:ascii="Times New Roman" w:hAnsi="Times New Roman" w:cs="Times New Roman"/>
          <w:bCs/>
        </w:rPr>
      </w:pPr>
      <w:r w:rsidRPr="005A3891">
        <w:rPr>
          <w:rFonts w:ascii="Times New Roman" w:hAnsi="Times New Roman" w:cs="Times New Roman"/>
          <w:bCs/>
        </w:rPr>
        <w:t>открывается витрина по данному виду вклада</w:t>
      </w:r>
    </w:p>
    <w:p w14:paraId="7AC7D3AC" w14:textId="77777777" w:rsidR="005A3891" w:rsidRDefault="005A3891" w:rsidP="005A3891">
      <w:pPr>
        <w:pStyle w:val="afd"/>
        <w:spacing w:after="0"/>
        <w:ind w:left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ru-RU"/>
        </w:rPr>
        <w:drawing>
          <wp:inline distT="0" distB="0" distL="0" distR="0" wp14:anchorId="7CE3A307" wp14:editId="43F24FBC">
            <wp:extent cx="5924550" cy="221932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06A2A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>анализируем процентные ставки по указанным срокам в разрезе валют;</w:t>
      </w:r>
    </w:p>
    <w:p w14:paraId="13C5C7C5" w14:textId="5F83A304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 xml:space="preserve">возврат на предыдущую страницу </w:t>
      </w:r>
      <w:hyperlink r:id="rId98" w:history="1">
        <w:r w:rsidRPr="005A3891">
          <w:rPr>
            <w:rStyle w:val="af4"/>
            <w:rFonts w:ascii="Times New Roman" w:hAnsi="Times New Roman"/>
            <w:bCs/>
            <w:color w:val="auto"/>
            <w:sz w:val="28"/>
            <w:szCs w:val="28"/>
          </w:rPr>
          <w:t>https://www.paritetbank.by/business/deposit/</w:t>
        </w:r>
      </w:hyperlink>
      <w:r w:rsidRPr="005A3891">
        <w:rPr>
          <w:rFonts w:ascii="Times New Roman" w:hAnsi="Times New Roman"/>
          <w:bCs/>
          <w:sz w:val="28"/>
          <w:szCs w:val="28"/>
        </w:rPr>
        <w:t>.</w:t>
      </w:r>
    </w:p>
    <w:p w14:paraId="5811CB42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</w:p>
    <w:p w14:paraId="258D835F" w14:textId="77777777" w:rsidR="005A3891" w:rsidRPr="005A3891" w:rsidRDefault="005A3891" w:rsidP="005A3891">
      <w:pPr>
        <w:pStyle w:val="afd"/>
        <w:numPr>
          <w:ilvl w:val="1"/>
          <w:numId w:val="14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  <w:bCs/>
        </w:rPr>
      </w:pPr>
      <w:r w:rsidRPr="005A3891">
        <w:rPr>
          <w:rFonts w:ascii="Times New Roman" w:hAnsi="Times New Roman" w:cs="Times New Roman"/>
          <w:bCs/>
        </w:rPr>
        <w:t xml:space="preserve">«Безотзывный 1 </w:t>
      </w:r>
      <w:r w:rsidRPr="005A3891">
        <w:rPr>
          <w:rFonts w:ascii="Times New Roman" w:hAnsi="Times New Roman" w:cs="Times New Roman"/>
          <w:bCs/>
          <w:lang w:val="en-US"/>
        </w:rPr>
        <w:t>CNY</w:t>
      </w:r>
      <w:r w:rsidRPr="005A3891">
        <w:rPr>
          <w:rFonts w:ascii="Times New Roman" w:hAnsi="Times New Roman" w:cs="Times New Roman"/>
          <w:bCs/>
        </w:rPr>
        <w:t>»</w:t>
      </w:r>
    </w:p>
    <w:p w14:paraId="40F58CD5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 xml:space="preserve">ссылка  </w:t>
      </w:r>
      <w:hyperlink r:id="rId99" w:history="1">
        <w:r w:rsidRPr="005A3891">
          <w:rPr>
            <w:rStyle w:val="af4"/>
            <w:rFonts w:ascii="Times New Roman" w:hAnsi="Times New Roman"/>
            <w:bCs/>
            <w:color w:val="auto"/>
            <w:sz w:val="28"/>
            <w:szCs w:val="28"/>
          </w:rPr>
          <w:t>https://www.paritetbank.by/business/deposit/bezotzyvnoy-depozit/bezotzyvnyy-1-cny/</w:t>
        </w:r>
      </w:hyperlink>
    </w:p>
    <w:p w14:paraId="27289F7F" w14:textId="77777777" w:rsidR="005A3891" w:rsidRPr="005A3891" w:rsidRDefault="005A3891" w:rsidP="005A3891">
      <w:pPr>
        <w:pStyle w:val="afd"/>
        <w:spacing w:after="0"/>
        <w:ind w:left="0"/>
        <w:jc w:val="both"/>
        <w:rPr>
          <w:rFonts w:ascii="Times New Roman" w:hAnsi="Times New Roman" w:cs="Times New Roman"/>
          <w:bCs/>
        </w:rPr>
      </w:pPr>
      <w:r w:rsidRPr="005A3891">
        <w:rPr>
          <w:rFonts w:ascii="Times New Roman" w:hAnsi="Times New Roman" w:cs="Times New Roman"/>
          <w:bCs/>
        </w:rPr>
        <w:t>открывается витрина по данному виду вклада</w:t>
      </w:r>
    </w:p>
    <w:p w14:paraId="5C7B95FD" w14:textId="77777777" w:rsidR="005A3891" w:rsidRDefault="005A3891" w:rsidP="005A3891">
      <w:pPr>
        <w:pStyle w:val="afd"/>
        <w:spacing w:after="0"/>
        <w:ind w:left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ru-RU"/>
        </w:rPr>
        <w:drawing>
          <wp:inline distT="0" distB="0" distL="0" distR="0" wp14:anchorId="41E9B371" wp14:editId="3D95CF37">
            <wp:extent cx="5934075" cy="222885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F65C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>анализируем процентные ставки по указанным срокам в разрезе валют;</w:t>
      </w:r>
    </w:p>
    <w:p w14:paraId="0D38ED09" w14:textId="2ED2DD0F" w:rsid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 xml:space="preserve">возврат на предыдущую страницу </w:t>
      </w:r>
      <w:hyperlink r:id="rId101" w:history="1">
        <w:r w:rsidRPr="005A3891">
          <w:rPr>
            <w:rStyle w:val="af4"/>
            <w:rFonts w:ascii="Times New Roman" w:hAnsi="Times New Roman"/>
            <w:bCs/>
            <w:color w:val="auto"/>
            <w:sz w:val="28"/>
            <w:szCs w:val="28"/>
          </w:rPr>
          <w:t>https://www.paritetbank.by/business/deposit/</w:t>
        </w:r>
      </w:hyperlink>
      <w:r w:rsidRPr="005A3891">
        <w:rPr>
          <w:rFonts w:ascii="Times New Roman" w:hAnsi="Times New Roman"/>
          <w:bCs/>
          <w:sz w:val="28"/>
          <w:szCs w:val="28"/>
        </w:rPr>
        <w:t>.</w:t>
      </w:r>
    </w:p>
    <w:p w14:paraId="6A77430A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</w:p>
    <w:p w14:paraId="5BEA1BEE" w14:textId="77777777" w:rsidR="005A3891" w:rsidRPr="005A3891" w:rsidRDefault="005A3891" w:rsidP="005A3891">
      <w:pPr>
        <w:pStyle w:val="afd"/>
        <w:numPr>
          <w:ilvl w:val="1"/>
          <w:numId w:val="14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  <w:bCs/>
        </w:rPr>
      </w:pPr>
      <w:r w:rsidRPr="005A3891">
        <w:rPr>
          <w:rFonts w:ascii="Times New Roman" w:hAnsi="Times New Roman" w:cs="Times New Roman"/>
          <w:bCs/>
        </w:rPr>
        <w:lastRenderedPageBreak/>
        <w:t>«Безотзывный 3»</w:t>
      </w:r>
    </w:p>
    <w:p w14:paraId="3F3E5300" w14:textId="77777777" w:rsidR="005A3891" w:rsidRPr="005A3891" w:rsidRDefault="005A3891" w:rsidP="005A3891">
      <w:pPr>
        <w:rPr>
          <w:rFonts w:ascii="Times New Roman" w:hAnsi="Times New Roman"/>
          <w:bCs/>
          <w:sz w:val="27"/>
          <w:szCs w:val="27"/>
        </w:rPr>
      </w:pPr>
      <w:r w:rsidRPr="005A3891">
        <w:rPr>
          <w:rFonts w:ascii="Times New Roman" w:hAnsi="Times New Roman"/>
          <w:bCs/>
          <w:sz w:val="28"/>
          <w:szCs w:val="28"/>
        </w:rPr>
        <w:t xml:space="preserve">ссылка </w:t>
      </w:r>
      <w:hyperlink r:id="rId102" w:history="1">
        <w:r w:rsidRPr="005A3891">
          <w:rPr>
            <w:rStyle w:val="af4"/>
            <w:rFonts w:ascii="Times New Roman" w:hAnsi="Times New Roman"/>
            <w:bCs/>
            <w:color w:val="auto"/>
            <w:sz w:val="27"/>
            <w:szCs w:val="27"/>
          </w:rPr>
          <w:t>https://www.paritetbank.by/business/deposit/bezotzyvnoy-depozit/bezotzyvnyy-3/</w:t>
        </w:r>
      </w:hyperlink>
    </w:p>
    <w:p w14:paraId="55030329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>открывается витрина по данному виду вклада</w:t>
      </w:r>
    </w:p>
    <w:p w14:paraId="6F9D25C4" w14:textId="77777777" w:rsidR="005A3891" w:rsidRDefault="005A3891" w:rsidP="005A3891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  <w:noProof/>
          <w:lang w:eastAsia="ru-RU"/>
        </w:rPr>
        <w:drawing>
          <wp:inline distT="0" distB="0" distL="0" distR="0" wp14:anchorId="373B50AA" wp14:editId="799261DF">
            <wp:extent cx="5934075" cy="264795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C34A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>анализируем процентные ставки по указанным срокам в разрезе валют;</w:t>
      </w:r>
    </w:p>
    <w:p w14:paraId="0356EE17" w14:textId="3336A9D0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 xml:space="preserve">возврат на предыдущую страницу </w:t>
      </w:r>
      <w:hyperlink r:id="rId104" w:history="1">
        <w:r w:rsidRPr="005A3891">
          <w:rPr>
            <w:rStyle w:val="af4"/>
            <w:rFonts w:ascii="Times New Roman" w:hAnsi="Times New Roman"/>
            <w:bCs/>
            <w:color w:val="auto"/>
            <w:sz w:val="28"/>
            <w:szCs w:val="28"/>
          </w:rPr>
          <w:t>https://www.paritetbank.by/business/deposit/</w:t>
        </w:r>
      </w:hyperlink>
      <w:r w:rsidRPr="005A3891">
        <w:rPr>
          <w:rFonts w:ascii="Times New Roman" w:hAnsi="Times New Roman"/>
          <w:bCs/>
          <w:sz w:val="28"/>
          <w:szCs w:val="28"/>
        </w:rPr>
        <w:t>.</w:t>
      </w:r>
    </w:p>
    <w:p w14:paraId="531D6920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</w:p>
    <w:p w14:paraId="38F893BD" w14:textId="77777777" w:rsidR="005A3891" w:rsidRPr="005A3891" w:rsidRDefault="005A3891" w:rsidP="005A3891">
      <w:pPr>
        <w:pStyle w:val="afd"/>
        <w:numPr>
          <w:ilvl w:val="1"/>
          <w:numId w:val="14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  <w:bCs/>
        </w:rPr>
      </w:pPr>
      <w:r w:rsidRPr="005A3891">
        <w:rPr>
          <w:rFonts w:ascii="Times New Roman" w:hAnsi="Times New Roman" w:cs="Times New Roman"/>
          <w:bCs/>
        </w:rPr>
        <w:t>«Безотзывный 4»</w:t>
      </w:r>
    </w:p>
    <w:p w14:paraId="33489A05" w14:textId="77777777" w:rsidR="005A3891" w:rsidRPr="005A3891" w:rsidRDefault="005A3891" w:rsidP="005A3891">
      <w:pPr>
        <w:rPr>
          <w:rFonts w:ascii="Times New Roman" w:hAnsi="Times New Roman"/>
          <w:bCs/>
          <w:sz w:val="27"/>
          <w:szCs w:val="27"/>
        </w:rPr>
      </w:pPr>
      <w:r w:rsidRPr="005A3891">
        <w:rPr>
          <w:rFonts w:ascii="Times New Roman" w:hAnsi="Times New Roman"/>
          <w:bCs/>
          <w:sz w:val="28"/>
          <w:szCs w:val="28"/>
        </w:rPr>
        <w:t xml:space="preserve">ссылка </w:t>
      </w:r>
      <w:hyperlink r:id="rId105" w:history="1">
        <w:r w:rsidRPr="005A3891">
          <w:rPr>
            <w:rStyle w:val="af4"/>
            <w:rFonts w:ascii="Times New Roman" w:hAnsi="Times New Roman"/>
            <w:bCs/>
            <w:color w:val="auto"/>
            <w:sz w:val="27"/>
            <w:szCs w:val="27"/>
          </w:rPr>
          <w:t>https://www.paritetbank.by/business/deposit/bezotzyvnoy-depozit/bezotzyvnyy-4/</w:t>
        </w:r>
      </w:hyperlink>
    </w:p>
    <w:p w14:paraId="03497BED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>открывается витрина по данному виду вклада</w:t>
      </w:r>
    </w:p>
    <w:p w14:paraId="3523D8DD" w14:textId="77777777" w:rsidR="005A3891" w:rsidRDefault="005A3891" w:rsidP="005A3891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  <w:noProof/>
          <w:lang w:eastAsia="ru-RU"/>
        </w:rPr>
        <w:drawing>
          <wp:inline distT="0" distB="0" distL="0" distR="0" wp14:anchorId="7FC1993A" wp14:editId="41203198">
            <wp:extent cx="5934075" cy="230505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5EBE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>анализируем процентные ставки по указанным срокам в разрезе валют;</w:t>
      </w:r>
    </w:p>
    <w:p w14:paraId="2296824E" w14:textId="24CC5852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 xml:space="preserve">возврат на предыдущую страницу </w:t>
      </w:r>
      <w:hyperlink r:id="rId107" w:history="1">
        <w:r w:rsidRPr="005A3891">
          <w:rPr>
            <w:rStyle w:val="af4"/>
            <w:rFonts w:ascii="Times New Roman" w:hAnsi="Times New Roman"/>
            <w:bCs/>
            <w:color w:val="auto"/>
            <w:sz w:val="28"/>
            <w:szCs w:val="28"/>
          </w:rPr>
          <w:t>https://www.paritetbank.by/business/deposit/</w:t>
        </w:r>
      </w:hyperlink>
      <w:r w:rsidRPr="005A3891">
        <w:rPr>
          <w:rFonts w:ascii="Times New Roman" w:hAnsi="Times New Roman"/>
          <w:bCs/>
          <w:sz w:val="28"/>
          <w:szCs w:val="28"/>
        </w:rPr>
        <w:t>.</w:t>
      </w:r>
    </w:p>
    <w:p w14:paraId="4E6519FB" w14:textId="219CA939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</w:p>
    <w:p w14:paraId="1214C07C" w14:textId="0B1D6A79" w:rsidR="005A3891" w:rsidRDefault="005A3891" w:rsidP="005A3891">
      <w:pPr>
        <w:rPr>
          <w:rFonts w:ascii="Times New Roman" w:hAnsi="Times New Roman"/>
          <w:bCs/>
          <w:sz w:val="28"/>
          <w:szCs w:val="28"/>
        </w:rPr>
      </w:pPr>
    </w:p>
    <w:p w14:paraId="028A4FF2" w14:textId="2C4290E2" w:rsidR="005A3891" w:rsidRDefault="005A3891" w:rsidP="005A3891">
      <w:pPr>
        <w:rPr>
          <w:rFonts w:ascii="Times New Roman" w:hAnsi="Times New Roman"/>
          <w:bCs/>
          <w:sz w:val="28"/>
          <w:szCs w:val="28"/>
        </w:rPr>
      </w:pPr>
    </w:p>
    <w:p w14:paraId="10BCEED8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</w:p>
    <w:p w14:paraId="0311B7AA" w14:textId="77777777" w:rsidR="005A3891" w:rsidRPr="005A3891" w:rsidRDefault="005A3891" w:rsidP="005A3891">
      <w:pPr>
        <w:pStyle w:val="afd"/>
        <w:numPr>
          <w:ilvl w:val="1"/>
          <w:numId w:val="14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  <w:bCs/>
        </w:rPr>
      </w:pPr>
      <w:r w:rsidRPr="005A3891">
        <w:rPr>
          <w:rFonts w:ascii="Times New Roman" w:hAnsi="Times New Roman" w:cs="Times New Roman"/>
          <w:bCs/>
        </w:rPr>
        <w:lastRenderedPageBreak/>
        <w:t>«Безотзывный 6»</w:t>
      </w:r>
    </w:p>
    <w:p w14:paraId="59BFB99E" w14:textId="77777777" w:rsidR="005A3891" w:rsidRPr="005A3891" w:rsidRDefault="005A3891" w:rsidP="005A3891">
      <w:pPr>
        <w:rPr>
          <w:rFonts w:ascii="Times New Roman" w:hAnsi="Times New Roman"/>
          <w:bCs/>
          <w:sz w:val="27"/>
          <w:szCs w:val="27"/>
        </w:rPr>
      </w:pPr>
      <w:r w:rsidRPr="005A3891">
        <w:rPr>
          <w:rFonts w:ascii="Times New Roman" w:hAnsi="Times New Roman"/>
          <w:bCs/>
          <w:sz w:val="28"/>
          <w:szCs w:val="28"/>
        </w:rPr>
        <w:t xml:space="preserve">ссылка </w:t>
      </w:r>
      <w:hyperlink r:id="rId108" w:history="1">
        <w:r w:rsidRPr="005A3891">
          <w:rPr>
            <w:rStyle w:val="af4"/>
            <w:rFonts w:ascii="Times New Roman" w:hAnsi="Times New Roman"/>
            <w:bCs/>
            <w:color w:val="auto"/>
            <w:sz w:val="27"/>
            <w:szCs w:val="27"/>
          </w:rPr>
          <w:t>https://www.paritetbank.by/business/deposit/bezotzyvnoy-depozit/bezotzyvnyy-6/</w:t>
        </w:r>
      </w:hyperlink>
    </w:p>
    <w:p w14:paraId="2B40B978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>открывается витрина по данному виду вклада</w:t>
      </w:r>
    </w:p>
    <w:p w14:paraId="6D17FD9E" w14:textId="77777777" w:rsidR="005A3891" w:rsidRDefault="005A3891" w:rsidP="005A3891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  <w:noProof/>
          <w:lang w:eastAsia="ru-RU"/>
        </w:rPr>
        <w:drawing>
          <wp:inline distT="0" distB="0" distL="0" distR="0" wp14:anchorId="0B1B60E0" wp14:editId="34601DE2">
            <wp:extent cx="5934075" cy="220027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98C1C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>анализируем процентные ставки по указанным срокам в разрезе валют;</w:t>
      </w:r>
    </w:p>
    <w:p w14:paraId="0830F5CD" w14:textId="44FF4A00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 xml:space="preserve">возврат на предыдущую страницу </w:t>
      </w:r>
      <w:hyperlink r:id="rId110" w:history="1">
        <w:r w:rsidRPr="005A3891">
          <w:rPr>
            <w:rStyle w:val="af4"/>
            <w:rFonts w:ascii="Times New Roman" w:hAnsi="Times New Roman"/>
            <w:bCs/>
            <w:color w:val="auto"/>
            <w:sz w:val="28"/>
            <w:szCs w:val="28"/>
          </w:rPr>
          <w:t>https://www.paritetbank.by/business/deposit/</w:t>
        </w:r>
      </w:hyperlink>
      <w:r w:rsidRPr="005A3891">
        <w:rPr>
          <w:rFonts w:ascii="Times New Roman" w:hAnsi="Times New Roman"/>
          <w:bCs/>
          <w:sz w:val="28"/>
          <w:szCs w:val="28"/>
        </w:rPr>
        <w:t>.</w:t>
      </w:r>
    </w:p>
    <w:p w14:paraId="10C6ADAE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</w:p>
    <w:p w14:paraId="595274F7" w14:textId="77777777" w:rsidR="005A3891" w:rsidRPr="005A3891" w:rsidRDefault="005A3891" w:rsidP="005A3891">
      <w:pPr>
        <w:pStyle w:val="afd"/>
        <w:numPr>
          <w:ilvl w:val="1"/>
          <w:numId w:val="14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  <w:bCs/>
        </w:rPr>
      </w:pPr>
      <w:r w:rsidRPr="005A3891">
        <w:rPr>
          <w:rFonts w:ascii="Times New Roman" w:hAnsi="Times New Roman" w:cs="Times New Roman"/>
          <w:bCs/>
        </w:rPr>
        <w:t>«Безотзывный 12»</w:t>
      </w:r>
    </w:p>
    <w:p w14:paraId="4B5E0A1C" w14:textId="77777777" w:rsidR="005A3891" w:rsidRPr="00E26E31" w:rsidRDefault="005A3891" w:rsidP="005A3891">
      <w:pPr>
        <w:rPr>
          <w:rFonts w:ascii="Times New Roman" w:hAnsi="Times New Roman"/>
          <w:bCs/>
          <w:sz w:val="27"/>
          <w:szCs w:val="27"/>
        </w:rPr>
      </w:pPr>
      <w:r w:rsidRPr="005A3891">
        <w:rPr>
          <w:rFonts w:ascii="Times New Roman" w:hAnsi="Times New Roman"/>
          <w:bCs/>
          <w:sz w:val="28"/>
          <w:szCs w:val="28"/>
        </w:rPr>
        <w:t xml:space="preserve">ссылка </w:t>
      </w:r>
      <w:hyperlink r:id="rId111" w:history="1">
        <w:r w:rsidRPr="00E26E31">
          <w:rPr>
            <w:rStyle w:val="af4"/>
            <w:rFonts w:ascii="Times New Roman" w:hAnsi="Times New Roman"/>
            <w:bCs/>
            <w:color w:val="auto"/>
            <w:sz w:val="27"/>
            <w:szCs w:val="27"/>
          </w:rPr>
          <w:t>https://www.paritetbank.by/business/deposit/bezotzyvnoy-depozit/bezotzyvnyy-12/</w:t>
        </w:r>
      </w:hyperlink>
    </w:p>
    <w:p w14:paraId="71B6C0F7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>открывается витрина по данному виду вклада</w:t>
      </w:r>
    </w:p>
    <w:p w14:paraId="0B15BA0C" w14:textId="77777777" w:rsidR="005A3891" w:rsidRDefault="005A3891" w:rsidP="005A3891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  <w:noProof/>
          <w:lang w:eastAsia="ru-RU"/>
        </w:rPr>
        <w:drawing>
          <wp:inline distT="0" distB="0" distL="0" distR="0" wp14:anchorId="66673CE4" wp14:editId="2197F635">
            <wp:extent cx="5934075" cy="226695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F0AA4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>анализируем процентные ставки по указанным срокам в разрезе валют;</w:t>
      </w:r>
    </w:p>
    <w:p w14:paraId="19981CD5" w14:textId="2AFA1281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 xml:space="preserve">возврат на предыдущую страницу </w:t>
      </w:r>
      <w:hyperlink r:id="rId113" w:history="1">
        <w:r w:rsidRPr="005A3891">
          <w:rPr>
            <w:rStyle w:val="af4"/>
            <w:rFonts w:ascii="Times New Roman" w:hAnsi="Times New Roman"/>
            <w:bCs/>
            <w:color w:val="auto"/>
            <w:sz w:val="28"/>
            <w:szCs w:val="28"/>
          </w:rPr>
          <w:t>https://www.paritetbank.by/business/deposit/</w:t>
        </w:r>
      </w:hyperlink>
      <w:r w:rsidRPr="005A3891">
        <w:rPr>
          <w:rFonts w:ascii="Times New Roman" w:hAnsi="Times New Roman"/>
          <w:bCs/>
          <w:sz w:val="28"/>
          <w:szCs w:val="28"/>
        </w:rPr>
        <w:t>.</w:t>
      </w:r>
    </w:p>
    <w:p w14:paraId="56A49C4E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</w:p>
    <w:p w14:paraId="7B96D664" w14:textId="77777777" w:rsidR="005A3891" w:rsidRPr="005A3891" w:rsidRDefault="005A3891" w:rsidP="005A3891">
      <w:pPr>
        <w:pStyle w:val="afd"/>
        <w:numPr>
          <w:ilvl w:val="1"/>
          <w:numId w:val="14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  <w:bCs/>
        </w:rPr>
      </w:pPr>
      <w:r w:rsidRPr="005A3891">
        <w:rPr>
          <w:rFonts w:ascii="Times New Roman" w:hAnsi="Times New Roman" w:cs="Times New Roman"/>
          <w:bCs/>
        </w:rPr>
        <w:t>«Безотзывный 36»</w:t>
      </w:r>
    </w:p>
    <w:p w14:paraId="64ABB150" w14:textId="77777777" w:rsidR="005A3891" w:rsidRPr="00F7235E" w:rsidRDefault="005A3891" w:rsidP="005A3891">
      <w:pPr>
        <w:rPr>
          <w:rFonts w:ascii="Times New Roman" w:hAnsi="Times New Roman"/>
          <w:bCs/>
          <w:sz w:val="27"/>
          <w:szCs w:val="27"/>
        </w:rPr>
      </w:pPr>
      <w:r w:rsidRPr="005A3891">
        <w:rPr>
          <w:rFonts w:ascii="Times New Roman" w:hAnsi="Times New Roman"/>
          <w:bCs/>
          <w:sz w:val="28"/>
          <w:szCs w:val="28"/>
        </w:rPr>
        <w:t xml:space="preserve">ссылка </w:t>
      </w:r>
      <w:hyperlink r:id="rId114" w:history="1">
        <w:r w:rsidRPr="00F7235E">
          <w:rPr>
            <w:rStyle w:val="af4"/>
            <w:rFonts w:ascii="Times New Roman" w:hAnsi="Times New Roman"/>
            <w:bCs/>
            <w:color w:val="auto"/>
            <w:sz w:val="27"/>
            <w:szCs w:val="27"/>
          </w:rPr>
          <w:t>https://www.paritetbank.by/business/deposit/bezotzyvnoy-depozit/bezotzyvnyy-36/</w:t>
        </w:r>
      </w:hyperlink>
    </w:p>
    <w:p w14:paraId="29BE34FD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>открывается витрина по данному виду вклада</w:t>
      </w:r>
    </w:p>
    <w:p w14:paraId="0103891C" w14:textId="77777777" w:rsidR="005A3891" w:rsidRDefault="005A3891" w:rsidP="005A3891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  <w:noProof/>
          <w:lang w:eastAsia="ru-RU"/>
        </w:rPr>
        <w:lastRenderedPageBreak/>
        <w:drawing>
          <wp:inline distT="0" distB="0" distL="0" distR="0" wp14:anchorId="5DCD2100" wp14:editId="2177DD5C">
            <wp:extent cx="5934075" cy="2181225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9750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>анализируем процентные ставки по указанным срокам в разрезе валют;</w:t>
      </w:r>
    </w:p>
    <w:p w14:paraId="0E4CD559" w14:textId="180CC594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  <w:r w:rsidRPr="005A3891">
        <w:rPr>
          <w:rFonts w:ascii="Times New Roman" w:hAnsi="Times New Roman"/>
          <w:bCs/>
          <w:sz w:val="28"/>
          <w:szCs w:val="28"/>
        </w:rPr>
        <w:t xml:space="preserve">возврат на предыдущую страницу </w:t>
      </w:r>
      <w:hyperlink r:id="rId116" w:history="1">
        <w:r w:rsidRPr="005A3891">
          <w:rPr>
            <w:rStyle w:val="af4"/>
            <w:rFonts w:ascii="Times New Roman" w:hAnsi="Times New Roman"/>
            <w:bCs/>
            <w:color w:val="auto"/>
            <w:sz w:val="28"/>
            <w:szCs w:val="28"/>
          </w:rPr>
          <w:t>https://www.paritetbank.by/business/deposit/</w:t>
        </w:r>
      </w:hyperlink>
      <w:r w:rsidRPr="005A3891">
        <w:rPr>
          <w:rFonts w:ascii="Times New Roman" w:hAnsi="Times New Roman"/>
          <w:bCs/>
          <w:sz w:val="28"/>
          <w:szCs w:val="28"/>
        </w:rPr>
        <w:t>.</w:t>
      </w:r>
    </w:p>
    <w:p w14:paraId="3D0470BE" w14:textId="77777777" w:rsidR="005A3891" w:rsidRPr="005A3891" w:rsidRDefault="005A3891" w:rsidP="005A3891">
      <w:pPr>
        <w:rPr>
          <w:rFonts w:ascii="Times New Roman" w:hAnsi="Times New Roman"/>
          <w:bCs/>
          <w:sz w:val="28"/>
          <w:szCs w:val="28"/>
        </w:rPr>
      </w:pPr>
    </w:p>
    <w:p w14:paraId="34A16AF5" w14:textId="77777777" w:rsidR="005A3891" w:rsidRPr="005A3891" w:rsidRDefault="005A3891" w:rsidP="005A3891">
      <w:pPr>
        <w:pStyle w:val="afd"/>
        <w:numPr>
          <w:ilvl w:val="1"/>
          <w:numId w:val="14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  <w:bCs/>
        </w:rPr>
      </w:pPr>
      <w:r w:rsidRPr="005A3891">
        <w:rPr>
          <w:rFonts w:ascii="Times New Roman" w:hAnsi="Times New Roman" w:cs="Times New Roman"/>
        </w:rPr>
        <w:t>«</w:t>
      </w:r>
      <w:r w:rsidRPr="005A3891">
        <w:rPr>
          <w:rFonts w:ascii="Times New Roman" w:hAnsi="Times New Roman" w:cs="Times New Roman"/>
          <w:bCs/>
        </w:rPr>
        <w:t>Овернайт онлайн</w:t>
      </w:r>
      <w:r w:rsidRPr="005A3891">
        <w:rPr>
          <w:rFonts w:ascii="Times New Roman" w:hAnsi="Times New Roman" w:cs="Times New Roman"/>
        </w:rPr>
        <w:t>»</w:t>
      </w:r>
    </w:p>
    <w:p w14:paraId="2F91189D" w14:textId="77777777" w:rsidR="005A3891" w:rsidRPr="005A3891" w:rsidRDefault="005A3891" w:rsidP="005A3891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 xml:space="preserve">ссылка  </w:t>
      </w:r>
      <w:hyperlink r:id="rId117" w:history="1">
        <w:r w:rsidRPr="005A3891">
          <w:rPr>
            <w:rStyle w:val="af4"/>
            <w:rFonts w:ascii="Times New Roman" w:hAnsi="Times New Roman" w:cs="Times New Roman"/>
            <w:color w:val="auto"/>
          </w:rPr>
          <w:t>https://www.paritetbank.by/business/deposit/online-depozit/overnajt-onlayn/</w:t>
        </w:r>
      </w:hyperlink>
    </w:p>
    <w:p w14:paraId="6C6A102E" w14:textId="77777777" w:rsidR="005A3891" w:rsidRPr="005A3891" w:rsidRDefault="005A3891" w:rsidP="005A3891">
      <w:pPr>
        <w:pStyle w:val="afd"/>
        <w:ind w:left="0"/>
        <w:jc w:val="both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>открывается витрина по данному виду вклада</w:t>
      </w:r>
    </w:p>
    <w:p w14:paraId="3BFBAA0D" w14:textId="77777777" w:rsidR="005A3891" w:rsidRDefault="005A3891" w:rsidP="005A3891">
      <w:pPr>
        <w:pStyle w:val="afd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73DC88" wp14:editId="0DDFF32C">
            <wp:extent cx="5943600" cy="23241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7995" w14:textId="77777777" w:rsidR="005A3891" w:rsidRPr="005A3891" w:rsidRDefault="005A3891" w:rsidP="005A3891">
      <w:pPr>
        <w:pStyle w:val="afd"/>
        <w:ind w:left="0"/>
        <w:jc w:val="both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>анализируем процентные ставки по указанным срокам в разрезе валют;</w:t>
      </w:r>
    </w:p>
    <w:p w14:paraId="59C02032" w14:textId="058E095E" w:rsidR="005A3891" w:rsidRPr="005A3891" w:rsidRDefault="005A3891" w:rsidP="005A3891">
      <w:pPr>
        <w:pStyle w:val="afd"/>
        <w:spacing w:after="0"/>
        <w:ind w:left="0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 xml:space="preserve">возврат на предыдущую страницу </w:t>
      </w:r>
      <w:hyperlink r:id="rId119" w:history="1">
        <w:r w:rsidRPr="005A3891">
          <w:rPr>
            <w:rStyle w:val="af4"/>
            <w:rFonts w:ascii="Times New Roman" w:hAnsi="Times New Roman" w:cs="Times New Roman"/>
            <w:color w:val="auto"/>
          </w:rPr>
          <w:t>https://www.paritetbank.by/business/deposit/</w:t>
        </w:r>
      </w:hyperlink>
      <w:r w:rsidRPr="005A3891">
        <w:rPr>
          <w:rFonts w:ascii="Times New Roman" w:hAnsi="Times New Roman" w:cs="Times New Roman"/>
        </w:rPr>
        <w:t>.</w:t>
      </w:r>
    </w:p>
    <w:p w14:paraId="350A20D5" w14:textId="77777777" w:rsidR="005A3891" w:rsidRPr="005A3891" w:rsidRDefault="005A3891" w:rsidP="005A3891">
      <w:pPr>
        <w:pStyle w:val="afd"/>
        <w:spacing w:after="0"/>
        <w:ind w:left="0"/>
        <w:rPr>
          <w:rFonts w:ascii="Times New Roman" w:hAnsi="Times New Roman" w:cs="Times New Roman"/>
        </w:rPr>
      </w:pPr>
    </w:p>
    <w:p w14:paraId="3A9FFA8D" w14:textId="77777777" w:rsidR="005A3891" w:rsidRPr="005A3891" w:rsidRDefault="005A3891" w:rsidP="005A3891">
      <w:pPr>
        <w:pStyle w:val="afd"/>
        <w:numPr>
          <w:ilvl w:val="1"/>
          <w:numId w:val="14"/>
        </w:numPr>
        <w:spacing w:after="0" w:line="259" w:lineRule="auto"/>
        <w:ind w:left="0" w:hanging="567"/>
        <w:jc w:val="both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>«</w:t>
      </w:r>
      <w:proofErr w:type="spellStart"/>
      <w:r w:rsidRPr="005A3891">
        <w:rPr>
          <w:rFonts w:ascii="Times New Roman" w:hAnsi="Times New Roman" w:cs="Times New Roman"/>
        </w:rPr>
        <w:t>Отзывный</w:t>
      </w:r>
      <w:proofErr w:type="spellEnd"/>
      <w:r w:rsidRPr="005A3891">
        <w:rPr>
          <w:rFonts w:ascii="Times New Roman" w:hAnsi="Times New Roman" w:cs="Times New Roman"/>
        </w:rPr>
        <w:t xml:space="preserve"> </w:t>
      </w:r>
      <w:r w:rsidRPr="005A3891">
        <w:rPr>
          <w:rFonts w:ascii="Times New Roman" w:hAnsi="Times New Roman" w:cs="Times New Roman"/>
          <w:bCs/>
        </w:rPr>
        <w:t>онлайн</w:t>
      </w:r>
      <w:r w:rsidRPr="005A3891">
        <w:rPr>
          <w:rFonts w:ascii="Times New Roman" w:hAnsi="Times New Roman" w:cs="Times New Roman"/>
        </w:rPr>
        <w:t>»</w:t>
      </w:r>
    </w:p>
    <w:p w14:paraId="265BCBA4" w14:textId="77777777" w:rsidR="005A3891" w:rsidRPr="005A3891" w:rsidRDefault="005A3891" w:rsidP="005A3891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 xml:space="preserve">ссылка  </w:t>
      </w:r>
      <w:hyperlink r:id="rId120" w:history="1">
        <w:r w:rsidRPr="005A3891">
          <w:rPr>
            <w:rStyle w:val="af4"/>
            <w:rFonts w:ascii="Times New Roman" w:hAnsi="Times New Roman" w:cs="Times New Roman"/>
            <w:color w:val="auto"/>
          </w:rPr>
          <w:t>https://www.paritetbank.by/business/deposit/online-depozit/otzyvnyy-onlayn/</w:t>
        </w:r>
      </w:hyperlink>
    </w:p>
    <w:p w14:paraId="2AA012F1" w14:textId="77777777" w:rsidR="005A3891" w:rsidRPr="005A3891" w:rsidRDefault="005A3891" w:rsidP="005A3891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>открывается витрина по данному виду вклада</w:t>
      </w:r>
    </w:p>
    <w:p w14:paraId="5A038283" w14:textId="77777777" w:rsidR="005A3891" w:rsidRDefault="005A3891" w:rsidP="005A3891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lastRenderedPageBreak/>
        <w:drawing>
          <wp:inline distT="0" distB="0" distL="0" distR="0" wp14:anchorId="6380A770" wp14:editId="59A46654">
            <wp:extent cx="5934075" cy="226695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2C90F" w14:textId="77777777" w:rsidR="005A3891" w:rsidRPr="005A3891" w:rsidRDefault="005A3891" w:rsidP="005A3891">
      <w:pPr>
        <w:rPr>
          <w:rFonts w:ascii="Times New Roman" w:hAnsi="Times New Roman"/>
          <w:sz w:val="28"/>
          <w:szCs w:val="28"/>
        </w:rPr>
      </w:pPr>
      <w:r w:rsidRPr="005A3891">
        <w:rPr>
          <w:rFonts w:ascii="Times New Roman" w:hAnsi="Times New Roman"/>
          <w:sz w:val="28"/>
          <w:szCs w:val="28"/>
        </w:rPr>
        <w:t>анализируем процентные ставки по указанным срокам в разрезе валют;</w:t>
      </w:r>
    </w:p>
    <w:p w14:paraId="0CD82CC1" w14:textId="77777777" w:rsidR="005A3891" w:rsidRPr="005A3891" w:rsidRDefault="005A3891" w:rsidP="005A3891">
      <w:pPr>
        <w:rPr>
          <w:rFonts w:ascii="Times New Roman" w:hAnsi="Times New Roman"/>
          <w:sz w:val="28"/>
          <w:szCs w:val="28"/>
        </w:rPr>
      </w:pPr>
      <w:r w:rsidRPr="005A3891">
        <w:rPr>
          <w:rFonts w:ascii="Times New Roman" w:hAnsi="Times New Roman"/>
          <w:sz w:val="28"/>
          <w:szCs w:val="28"/>
        </w:rPr>
        <w:t xml:space="preserve">возврат на предыдущую страницу </w:t>
      </w:r>
      <w:hyperlink r:id="rId122" w:history="1">
        <w:r w:rsidRPr="005A3891">
          <w:rPr>
            <w:rStyle w:val="af4"/>
            <w:rFonts w:ascii="Times New Roman" w:hAnsi="Times New Roman"/>
            <w:color w:val="auto"/>
            <w:sz w:val="28"/>
            <w:szCs w:val="28"/>
          </w:rPr>
          <w:t>https://www.paritetbank.by/business/deposit/</w:t>
        </w:r>
      </w:hyperlink>
      <w:r w:rsidRPr="005A3891">
        <w:rPr>
          <w:rFonts w:ascii="Times New Roman" w:hAnsi="Times New Roman"/>
          <w:sz w:val="28"/>
          <w:szCs w:val="28"/>
        </w:rPr>
        <w:t>.</w:t>
      </w:r>
    </w:p>
    <w:p w14:paraId="5C399598" w14:textId="77777777" w:rsidR="005A3891" w:rsidRPr="005A3891" w:rsidRDefault="005A3891" w:rsidP="005A3891">
      <w:pPr>
        <w:rPr>
          <w:rFonts w:ascii="Times New Roman" w:hAnsi="Times New Roman"/>
          <w:sz w:val="28"/>
          <w:szCs w:val="28"/>
        </w:rPr>
      </w:pPr>
    </w:p>
    <w:p w14:paraId="282CCBE0" w14:textId="77777777" w:rsidR="005A3891" w:rsidRPr="005A3891" w:rsidRDefault="005A3891" w:rsidP="005A3891">
      <w:pPr>
        <w:pStyle w:val="afd"/>
        <w:numPr>
          <w:ilvl w:val="1"/>
          <w:numId w:val="14"/>
        </w:numPr>
        <w:spacing w:after="0" w:line="259" w:lineRule="auto"/>
        <w:ind w:left="0" w:hanging="567"/>
        <w:jc w:val="both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>«Безотзывный онлайн 1»</w:t>
      </w:r>
    </w:p>
    <w:p w14:paraId="59961A2E" w14:textId="77777777" w:rsidR="005A3891" w:rsidRPr="005A3891" w:rsidRDefault="005A3891" w:rsidP="005A3891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 xml:space="preserve">ссылка </w:t>
      </w:r>
      <w:hyperlink r:id="rId123" w:history="1">
        <w:r w:rsidRPr="005A3891">
          <w:rPr>
            <w:rStyle w:val="af4"/>
            <w:rFonts w:ascii="Times New Roman" w:hAnsi="Times New Roman" w:cs="Times New Roman"/>
            <w:color w:val="auto"/>
          </w:rPr>
          <w:t>https://www.paritetbank.by/business/deposit/online-depozit/Bezotzyvnyj-onlayn-1/</w:t>
        </w:r>
      </w:hyperlink>
    </w:p>
    <w:p w14:paraId="6E772D53" w14:textId="77777777" w:rsidR="005A3891" w:rsidRPr="005A3891" w:rsidRDefault="005A3891" w:rsidP="005A3891">
      <w:pPr>
        <w:rPr>
          <w:rFonts w:ascii="Times New Roman" w:hAnsi="Times New Roman"/>
          <w:sz w:val="28"/>
          <w:szCs w:val="28"/>
        </w:rPr>
      </w:pPr>
      <w:r w:rsidRPr="005A3891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6D12C874" w14:textId="77777777" w:rsidR="005A3891" w:rsidRDefault="005A3891" w:rsidP="005A3891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12F67AE9" wp14:editId="14D600AF">
            <wp:extent cx="5934075" cy="2247900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0FB5C" w14:textId="77777777" w:rsidR="005A3891" w:rsidRPr="005A3891" w:rsidRDefault="005A3891" w:rsidP="005A3891">
      <w:pPr>
        <w:rPr>
          <w:rFonts w:ascii="Times New Roman" w:hAnsi="Times New Roman"/>
          <w:sz w:val="28"/>
          <w:szCs w:val="28"/>
        </w:rPr>
      </w:pPr>
      <w:r w:rsidRPr="005A3891">
        <w:rPr>
          <w:rFonts w:ascii="Times New Roman" w:hAnsi="Times New Roman"/>
          <w:sz w:val="28"/>
          <w:szCs w:val="28"/>
        </w:rPr>
        <w:t>анализируем процентные ставки по указанным срокам в разрезе валют;</w:t>
      </w:r>
    </w:p>
    <w:p w14:paraId="2ED7BD95" w14:textId="0260549F" w:rsidR="005A3891" w:rsidRPr="005A3891" w:rsidRDefault="005A3891" w:rsidP="005A3891">
      <w:pPr>
        <w:rPr>
          <w:rFonts w:ascii="Times New Roman" w:hAnsi="Times New Roman"/>
          <w:sz w:val="28"/>
          <w:szCs w:val="28"/>
        </w:rPr>
      </w:pPr>
      <w:r w:rsidRPr="005A3891">
        <w:rPr>
          <w:rFonts w:ascii="Times New Roman" w:hAnsi="Times New Roman"/>
          <w:sz w:val="28"/>
          <w:szCs w:val="28"/>
        </w:rPr>
        <w:t xml:space="preserve">возврат на предыдущую страницу </w:t>
      </w:r>
      <w:hyperlink r:id="rId125" w:history="1">
        <w:r w:rsidRPr="005A3891">
          <w:rPr>
            <w:rStyle w:val="af4"/>
            <w:rFonts w:ascii="Times New Roman" w:hAnsi="Times New Roman"/>
            <w:color w:val="auto"/>
            <w:sz w:val="28"/>
            <w:szCs w:val="28"/>
          </w:rPr>
          <w:t>https://www.paritetbank.by/business/deposit/</w:t>
        </w:r>
      </w:hyperlink>
      <w:r w:rsidRPr="005A3891">
        <w:rPr>
          <w:rFonts w:ascii="Times New Roman" w:hAnsi="Times New Roman"/>
          <w:sz w:val="28"/>
          <w:szCs w:val="28"/>
        </w:rPr>
        <w:t>.</w:t>
      </w:r>
    </w:p>
    <w:p w14:paraId="449B01A6" w14:textId="77777777" w:rsidR="005A3891" w:rsidRPr="005A3891" w:rsidRDefault="005A3891" w:rsidP="005A3891">
      <w:pPr>
        <w:rPr>
          <w:rFonts w:ascii="Times New Roman" w:hAnsi="Times New Roman"/>
          <w:sz w:val="28"/>
          <w:szCs w:val="28"/>
        </w:rPr>
      </w:pPr>
    </w:p>
    <w:p w14:paraId="2590C9B5" w14:textId="77777777" w:rsidR="005A3891" w:rsidRPr="005A3891" w:rsidRDefault="005A3891" w:rsidP="005A3891">
      <w:pPr>
        <w:pStyle w:val="afd"/>
        <w:numPr>
          <w:ilvl w:val="1"/>
          <w:numId w:val="14"/>
        </w:numPr>
        <w:spacing w:after="0" w:line="259" w:lineRule="auto"/>
        <w:ind w:left="0" w:hanging="567"/>
        <w:jc w:val="both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>«Безотзывный онлайн 3»</w:t>
      </w:r>
    </w:p>
    <w:p w14:paraId="3E96F0A8" w14:textId="77777777" w:rsidR="005A3891" w:rsidRPr="005A3891" w:rsidRDefault="005A3891" w:rsidP="005A3891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 xml:space="preserve">ссылка </w:t>
      </w:r>
      <w:hyperlink r:id="rId126" w:history="1">
        <w:r w:rsidRPr="005A3891">
          <w:rPr>
            <w:rStyle w:val="af4"/>
            <w:rFonts w:ascii="Times New Roman" w:hAnsi="Times New Roman" w:cs="Times New Roman"/>
            <w:color w:val="auto"/>
          </w:rPr>
          <w:t>https://www.paritetbank.by/business/deposit/online-depozit/Bezotzyvnyj-onlayn-3/</w:t>
        </w:r>
      </w:hyperlink>
    </w:p>
    <w:p w14:paraId="3F9B36F2" w14:textId="77777777" w:rsidR="005A3891" w:rsidRPr="005A3891" w:rsidRDefault="005A3891" w:rsidP="005A3891">
      <w:pPr>
        <w:rPr>
          <w:rFonts w:ascii="Times New Roman" w:hAnsi="Times New Roman"/>
          <w:sz w:val="28"/>
          <w:szCs w:val="28"/>
        </w:rPr>
      </w:pPr>
      <w:r w:rsidRPr="005A3891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4097BA8E" w14:textId="77777777" w:rsidR="005A3891" w:rsidRDefault="005A3891" w:rsidP="005A3891">
      <w:pPr>
        <w:rPr>
          <w:rFonts w:ascii="Times New Roman" w:hAnsi="Times New Roman"/>
          <w:noProof/>
          <w:szCs w:val="24"/>
          <w:lang w:eastAsia="ru-RU"/>
        </w:rPr>
      </w:pPr>
      <w:r>
        <w:rPr>
          <w:rFonts w:ascii="Times New Roman" w:hAnsi="Times New Roman"/>
          <w:noProof/>
          <w:szCs w:val="24"/>
          <w:lang w:eastAsia="ru-RU"/>
        </w:rPr>
        <w:lastRenderedPageBreak/>
        <w:drawing>
          <wp:inline distT="0" distB="0" distL="0" distR="0" wp14:anchorId="70E4EA5A" wp14:editId="18FF620E">
            <wp:extent cx="5934075" cy="2695575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AEDB" w14:textId="77777777" w:rsidR="005A3891" w:rsidRPr="005A3891" w:rsidRDefault="005A3891" w:rsidP="005A3891">
      <w:pPr>
        <w:rPr>
          <w:rFonts w:ascii="Times New Roman" w:hAnsi="Times New Roman"/>
          <w:sz w:val="28"/>
          <w:szCs w:val="28"/>
        </w:rPr>
      </w:pPr>
      <w:r w:rsidRPr="005A3891">
        <w:rPr>
          <w:rFonts w:ascii="Times New Roman" w:hAnsi="Times New Roman"/>
          <w:sz w:val="28"/>
          <w:szCs w:val="28"/>
        </w:rPr>
        <w:t>анализируем процентные ставки по указанным срокам в разрезе валют;</w:t>
      </w:r>
    </w:p>
    <w:p w14:paraId="082CD629" w14:textId="49B0823A" w:rsidR="005A3891" w:rsidRPr="005A3891" w:rsidRDefault="005A3891" w:rsidP="005A3891">
      <w:pPr>
        <w:rPr>
          <w:rFonts w:ascii="Times New Roman" w:hAnsi="Times New Roman"/>
          <w:sz w:val="28"/>
          <w:szCs w:val="28"/>
        </w:rPr>
      </w:pPr>
      <w:r w:rsidRPr="005A3891">
        <w:rPr>
          <w:rFonts w:ascii="Times New Roman" w:hAnsi="Times New Roman"/>
          <w:sz w:val="28"/>
          <w:szCs w:val="28"/>
        </w:rPr>
        <w:t xml:space="preserve">возврат на предыдущую страницу </w:t>
      </w:r>
      <w:hyperlink r:id="rId128" w:history="1">
        <w:r w:rsidRPr="005A3891">
          <w:rPr>
            <w:rStyle w:val="af4"/>
            <w:rFonts w:ascii="Times New Roman" w:hAnsi="Times New Roman"/>
            <w:color w:val="auto"/>
            <w:sz w:val="28"/>
            <w:szCs w:val="28"/>
          </w:rPr>
          <w:t>https://www.paritetbank.by/business/deposit/</w:t>
        </w:r>
      </w:hyperlink>
      <w:r w:rsidRPr="005A3891">
        <w:rPr>
          <w:rFonts w:ascii="Times New Roman" w:hAnsi="Times New Roman"/>
          <w:sz w:val="28"/>
          <w:szCs w:val="28"/>
        </w:rPr>
        <w:t>.</w:t>
      </w:r>
    </w:p>
    <w:p w14:paraId="1380C36A" w14:textId="77777777" w:rsidR="005A3891" w:rsidRPr="005A3891" w:rsidRDefault="005A3891" w:rsidP="005A3891">
      <w:pPr>
        <w:rPr>
          <w:rFonts w:ascii="Times New Roman" w:hAnsi="Times New Roman"/>
          <w:sz w:val="28"/>
          <w:szCs w:val="28"/>
        </w:rPr>
      </w:pPr>
    </w:p>
    <w:p w14:paraId="3B20AB20" w14:textId="77777777" w:rsidR="005A3891" w:rsidRPr="005A3891" w:rsidRDefault="005A3891" w:rsidP="005A3891">
      <w:pPr>
        <w:pStyle w:val="afd"/>
        <w:numPr>
          <w:ilvl w:val="1"/>
          <w:numId w:val="14"/>
        </w:numPr>
        <w:spacing w:after="0" w:line="259" w:lineRule="auto"/>
        <w:ind w:left="0" w:hanging="567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  <w:lang w:val="en-US"/>
        </w:rPr>
        <w:t>«</w:t>
      </w:r>
      <w:r w:rsidRPr="005A3891">
        <w:rPr>
          <w:rFonts w:ascii="Times New Roman" w:hAnsi="Times New Roman" w:cs="Times New Roman"/>
          <w:bCs/>
        </w:rPr>
        <w:t xml:space="preserve"> Безотзывный</w:t>
      </w:r>
      <w:r w:rsidRPr="005A3891">
        <w:rPr>
          <w:rFonts w:ascii="Times New Roman" w:hAnsi="Times New Roman" w:cs="Times New Roman"/>
          <w:lang w:val="en-US"/>
        </w:rPr>
        <w:t xml:space="preserve"> </w:t>
      </w:r>
      <w:r w:rsidRPr="005A3891">
        <w:rPr>
          <w:rFonts w:ascii="Times New Roman" w:hAnsi="Times New Roman" w:cs="Times New Roman"/>
        </w:rPr>
        <w:t>онлайн 4</w:t>
      </w:r>
      <w:r w:rsidRPr="005A3891">
        <w:rPr>
          <w:rFonts w:ascii="Times New Roman" w:hAnsi="Times New Roman" w:cs="Times New Roman"/>
          <w:lang w:val="en-US"/>
        </w:rPr>
        <w:t>»</w:t>
      </w:r>
    </w:p>
    <w:p w14:paraId="6F51C85C" w14:textId="77777777" w:rsidR="005A3891" w:rsidRPr="005A3891" w:rsidRDefault="005A3891" w:rsidP="005A3891">
      <w:pPr>
        <w:pStyle w:val="afd"/>
        <w:spacing w:after="0"/>
        <w:ind w:left="0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 xml:space="preserve">ссылка </w:t>
      </w:r>
      <w:hyperlink r:id="rId129" w:history="1">
        <w:r w:rsidRPr="005A3891">
          <w:rPr>
            <w:rStyle w:val="af4"/>
            <w:rFonts w:ascii="Times New Roman" w:hAnsi="Times New Roman" w:cs="Times New Roman"/>
            <w:color w:val="auto"/>
          </w:rPr>
          <w:t>https://www.paritetbank.by/business/deposit/online-depozit/bezotzyvnyj-onlayn-4/</w:t>
        </w:r>
      </w:hyperlink>
    </w:p>
    <w:p w14:paraId="2F80542E" w14:textId="77777777" w:rsidR="005A3891" w:rsidRPr="005A3891" w:rsidRDefault="005A3891" w:rsidP="005A3891">
      <w:pPr>
        <w:pStyle w:val="afd"/>
        <w:spacing w:after="0"/>
        <w:ind w:left="0"/>
        <w:rPr>
          <w:rFonts w:ascii="Times New Roman" w:hAnsi="Times New Roman" w:cs="Times New Roman"/>
        </w:rPr>
      </w:pPr>
      <w:r w:rsidRPr="005A3891">
        <w:rPr>
          <w:rFonts w:ascii="Times New Roman" w:hAnsi="Times New Roman" w:cs="Times New Roman"/>
        </w:rPr>
        <w:t>открывается витрина по данному виду вклада</w:t>
      </w:r>
    </w:p>
    <w:p w14:paraId="692A2BC5" w14:textId="77777777" w:rsidR="005A3891" w:rsidRPr="00836135" w:rsidRDefault="005A3891" w:rsidP="005A3891">
      <w:pPr>
        <w:pStyle w:val="afd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61612B" wp14:editId="6AD97D4B">
            <wp:extent cx="5943600" cy="23241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E1436" w14:textId="77777777" w:rsidR="005A3891" w:rsidRPr="005A3891" w:rsidRDefault="005A3891" w:rsidP="005A3891">
      <w:pPr>
        <w:rPr>
          <w:rFonts w:ascii="Times New Roman" w:hAnsi="Times New Roman"/>
          <w:sz w:val="28"/>
          <w:szCs w:val="28"/>
        </w:rPr>
      </w:pPr>
      <w:r w:rsidRPr="005A3891">
        <w:rPr>
          <w:rFonts w:ascii="Times New Roman" w:hAnsi="Times New Roman"/>
          <w:sz w:val="28"/>
          <w:szCs w:val="28"/>
        </w:rPr>
        <w:t>анализируем процентные ставки по указанным срокам в разрезе валют;</w:t>
      </w:r>
    </w:p>
    <w:p w14:paraId="0FBA27D3" w14:textId="6B68DE15" w:rsidR="005A3891" w:rsidRPr="005A3891" w:rsidRDefault="005A3891" w:rsidP="005A3891">
      <w:pPr>
        <w:rPr>
          <w:rFonts w:ascii="Times New Roman" w:hAnsi="Times New Roman"/>
          <w:sz w:val="28"/>
          <w:szCs w:val="28"/>
        </w:rPr>
      </w:pPr>
      <w:r w:rsidRPr="005A3891">
        <w:rPr>
          <w:rFonts w:ascii="Times New Roman" w:hAnsi="Times New Roman"/>
          <w:sz w:val="28"/>
          <w:szCs w:val="28"/>
        </w:rPr>
        <w:t xml:space="preserve">возврат на предыдущую страницу </w:t>
      </w:r>
      <w:hyperlink r:id="rId131" w:history="1">
        <w:r w:rsidRPr="005A3891">
          <w:rPr>
            <w:rStyle w:val="af4"/>
            <w:rFonts w:ascii="Times New Roman" w:hAnsi="Times New Roman"/>
            <w:color w:val="auto"/>
            <w:sz w:val="28"/>
            <w:szCs w:val="28"/>
          </w:rPr>
          <w:t>https://www.paritetbank.by/business/deposit/</w:t>
        </w:r>
      </w:hyperlink>
      <w:r w:rsidRPr="005A3891">
        <w:rPr>
          <w:rFonts w:ascii="Times New Roman" w:hAnsi="Times New Roman"/>
          <w:sz w:val="28"/>
          <w:szCs w:val="28"/>
        </w:rPr>
        <w:t>.</w:t>
      </w:r>
    </w:p>
    <w:p w14:paraId="311CB26F" w14:textId="77777777" w:rsidR="005A3891" w:rsidRPr="005A3891" w:rsidRDefault="005A3891" w:rsidP="005A3891">
      <w:pPr>
        <w:rPr>
          <w:rFonts w:ascii="Times New Roman" w:hAnsi="Times New Roman"/>
          <w:sz w:val="28"/>
          <w:szCs w:val="28"/>
        </w:rPr>
      </w:pPr>
    </w:p>
    <w:p w14:paraId="739672B6" w14:textId="77777777" w:rsidR="005A3891" w:rsidRPr="005A3891" w:rsidRDefault="005A3891" w:rsidP="005A3891">
      <w:pPr>
        <w:pStyle w:val="afd"/>
        <w:numPr>
          <w:ilvl w:val="1"/>
          <w:numId w:val="14"/>
        </w:numPr>
        <w:spacing w:after="0" w:line="259" w:lineRule="auto"/>
        <w:ind w:left="0" w:hanging="567"/>
        <w:rPr>
          <w:rFonts w:ascii="Times New Roman" w:hAnsi="Times New Roman" w:cs="Times New Roman"/>
          <w:lang w:val="en-US"/>
        </w:rPr>
      </w:pPr>
      <w:r w:rsidRPr="005A3891">
        <w:rPr>
          <w:rFonts w:ascii="Times New Roman" w:hAnsi="Times New Roman" w:cs="Times New Roman"/>
          <w:lang w:val="en-US"/>
        </w:rPr>
        <w:t>«</w:t>
      </w:r>
      <w:r w:rsidRPr="005A3891">
        <w:rPr>
          <w:rFonts w:ascii="Times New Roman" w:hAnsi="Times New Roman" w:cs="Times New Roman"/>
          <w:bCs/>
        </w:rPr>
        <w:t xml:space="preserve"> Безотзывный</w:t>
      </w:r>
      <w:r w:rsidRPr="005A3891">
        <w:rPr>
          <w:rFonts w:ascii="Times New Roman" w:hAnsi="Times New Roman" w:cs="Times New Roman"/>
          <w:lang w:val="en-US"/>
        </w:rPr>
        <w:t xml:space="preserve"> </w:t>
      </w:r>
      <w:r w:rsidRPr="005A3891">
        <w:rPr>
          <w:rFonts w:ascii="Times New Roman" w:hAnsi="Times New Roman" w:cs="Times New Roman"/>
        </w:rPr>
        <w:t>онлайн 6</w:t>
      </w:r>
      <w:r w:rsidRPr="005A3891">
        <w:rPr>
          <w:rFonts w:ascii="Times New Roman" w:hAnsi="Times New Roman" w:cs="Times New Roman"/>
          <w:lang w:val="en-US"/>
        </w:rPr>
        <w:t>»</w:t>
      </w:r>
    </w:p>
    <w:p w14:paraId="6DBB9EA2" w14:textId="77777777" w:rsidR="005A3891" w:rsidRPr="00F7235E" w:rsidRDefault="005A3891" w:rsidP="005A3891">
      <w:pPr>
        <w:rPr>
          <w:rFonts w:ascii="Times New Roman" w:hAnsi="Times New Roman"/>
          <w:sz w:val="27"/>
          <w:szCs w:val="27"/>
        </w:rPr>
      </w:pPr>
      <w:r w:rsidRPr="005A3891">
        <w:rPr>
          <w:rFonts w:ascii="Times New Roman" w:hAnsi="Times New Roman"/>
          <w:sz w:val="28"/>
          <w:szCs w:val="28"/>
        </w:rPr>
        <w:t xml:space="preserve">ссылка </w:t>
      </w:r>
      <w:hyperlink r:id="rId132" w:history="1">
        <w:r w:rsidRPr="00F7235E">
          <w:rPr>
            <w:rStyle w:val="af4"/>
            <w:rFonts w:ascii="Times New Roman" w:hAnsi="Times New Roman"/>
            <w:color w:val="auto"/>
            <w:sz w:val="27"/>
            <w:szCs w:val="27"/>
          </w:rPr>
          <w:t>https://www.paritetbank.by/business/deposit/online-depozit/bezotzyvnyj-onlajn-6/</w:t>
        </w:r>
      </w:hyperlink>
    </w:p>
    <w:p w14:paraId="51C1AA0E" w14:textId="77777777" w:rsidR="005A3891" w:rsidRPr="005A3891" w:rsidRDefault="005A3891" w:rsidP="005A3891">
      <w:pPr>
        <w:rPr>
          <w:rFonts w:ascii="Times New Roman" w:hAnsi="Times New Roman"/>
          <w:noProof/>
          <w:sz w:val="28"/>
          <w:szCs w:val="28"/>
          <w:lang w:eastAsia="ru-RU"/>
        </w:rPr>
      </w:pPr>
      <w:r w:rsidRPr="005A3891">
        <w:rPr>
          <w:rFonts w:ascii="Times New Roman" w:hAnsi="Times New Roman"/>
          <w:sz w:val="28"/>
          <w:szCs w:val="28"/>
        </w:rPr>
        <w:t xml:space="preserve">открывается витрина по данному виду вклада </w:t>
      </w:r>
    </w:p>
    <w:p w14:paraId="0DA5C902" w14:textId="77777777" w:rsidR="005A3891" w:rsidRPr="00217A94" w:rsidRDefault="005A3891" w:rsidP="005A3891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lastRenderedPageBreak/>
        <w:drawing>
          <wp:inline distT="0" distB="0" distL="0" distR="0" wp14:anchorId="34A89BCF" wp14:editId="436E2DE3">
            <wp:extent cx="5934075" cy="2209800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D171D" w14:textId="77777777" w:rsidR="005A3891" w:rsidRPr="005A3891" w:rsidRDefault="005A3891" w:rsidP="005A3891">
      <w:pPr>
        <w:suppressAutoHyphens/>
        <w:rPr>
          <w:rFonts w:ascii="Times New Roman" w:hAnsi="Times New Roman"/>
          <w:sz w:val="28"/>
          <w:szCs w:val="28"/>
        </w:rPr>
      </w:pPr>
      <w:r w:rsidRPr="005A3891">
        <w:rPr>
          <w:rFonts w:ascii="Times New Roman" w:hAnsi="Times New Roman"/>
          <w:sz w:val="28"/>
          <w:szCs w:val="28"/>
        </w:rPr>
        <w:t>анализируем процентные ставки по указанным срокам в разрезе валют.</w:t>
      </w:r>
    </w:p>
    <w:p w14:paraId="730C6EA7" w14:textId="77777777" w:rsidR="005A3891" w:rsidRPr="005A3891" w:rsidRDefault="005A3891" w:rsidP="005A3891">
      <w:pPr>
        <w:suppressAutoHyphens/>
        <w:rPr>
          <w:rFonts w:ascii="Times New Roman" w:hAnsi="Times New Roman"/>
          <w:sz w:val="28"/>
          <w:szCs w:val="28"/>
        </w:rPr>
      </w:pPr>
    </w:p>
    <w:p w14:paraId="3EFDE292" w14:textId="77777777" w:rsidR="005A3891" w:rsidRPr="005A3891" w:rsidRDefault="005A3891" w:rsidP="005A3891">
      <w:pPr>
        <w:suppressAutoHyphens/>
        <w:rPr>
          <w:rFonts w:ascii="Times New Roman" w:hAnsi="Times New Roman"/>
          <w:i/>
          <w:sz w:val="28"/>
          <w:szCs w:val="28"/>
        </w:rPr>
      </w:pPr>
      <w:proofErr w:type="spellStart"/>
      <w:r w:rsidRPr="005A3891">
        <w:rPr>
          <w:rFonts w:ascii="Times New Roman" w:hAnsi="Times New Roman"/>
          <w:i/>
          <w:sz w:val="28"/>
          <w:szCs w:val="28"/>
        </w:rPr>
        <w:t>Справочно</w:t>
      </w:r>
      <w:proofErr w:type="spellEnd"/>
      <w:r w:rsidRPr="005A3891">
        <w:rPr>
          <w:rFonts w:ascii="Times New Roman" w:hAnsi="Times New Roman"/>
          <w:i/>
          <w:sz w:val="28"/>
          <w:szCs w:val="28"/>
        </w:rPr>
        <w:t xml:space="preserve">: размер процентной ставки может быть указан как в виде десятичной дроби (9,5%) или абсолютного значения (9%), так и в привязке к определенному базовому показателю </w:t>
      </w:r>
      <w:r w:rsidRPr="005A3891">
        <w:rPr>
          <w:rFonts w:ascii="Times New Roman" w:hAnsi="Times New Roman"/>
          <w:bCs/>
          <w:i/>
          <w:sz w:val="28"/>
          <w:szCs w:val="28"/>
        </w:rPr>
        <w:t>(например, (СР-3,75), (КС-9,0), (КО*0,2) где СР - ставка рефинансирования Национального банка, КС - ключевая ставка Центрального банка Российской Федерации, КО - ставка по постоянно доступным операциям Национального банка в форме кредита овернайт)</w:t>
      </w:r>
      <w:r w:rsidRPr="005A3891">
        <w:rPr>
          <w:rFonts w:ascii="Times New Roman" w:hAnsi="Times New Roman"/>
          <w:i/>
          <w:sz w:val="28"/>
          <w:szCs w:val="28"/>
        </w:rPr>
        <w:t xml:space="preserve">.  </w:t>
      </w:r>
    </w:p>
    <w:p w14:paraId="2CE9D614" w14:textId="77777777" w:rsidR="005A3891" w:rsidRPr="005A3891" w:rsidRDefault="005A3891" w:rsidP="005A3891">
      <w:pPr>
        <w:suppressAutoHyphens/>
        <w:rPr>
          <w:rFonts w:ascii="Times New Roman" w:hAnsi="Times New Roman"/>
          <w:sz w:val="28"/>
          <w:szCs w:val="28"/>
        </w:rPr>
      </w:pPr>
      <w:r w:rsidRPr="005A3891">
        <w:rPr>
          <w:rFonts w:ascii="Times New Roman" w:hAnsi="Times New Roman"/>
          <w:sz w:val="28"/>
          <w:szCs w:val="28"/>
        </w:rPr>
        <w:t>Просматривая процентные ставки в разрезе видов валют, видов вкладов (</w:t>
      </w:r>
      <w:proofErr w:type="spellStart"/>
      <w:r w:rsidRPr="005A3891">
        <w:rPr>
          <w:rFonts w:ascii="Times New Roman" w:hAnsi="Times New Roman"/>
          <w:sz w:val="28"/>
          <w:szCs w:val="28"/>
        </w:rPr>
        <w:t>отзывный</w:t>
      </w:r>
      <w:proofErr w:type="spellEnd"/>
      <w:r w:rsidRPr="005A3891">
        <w:rPr>
          <w:rFonts w:ascii="Times New Roman" w:hAnsi="Times New Roman"/>
          <w:sz w:val="28"/>
          <w:szCs w:val="28"/>
        </w:rPr>
        <w:t xml:space="preserve">, безотзывный, до востребования), сроков размещения и, в случае наличия изменений, вносим информацию в выходную форму (в заполненную форму за предыдущий рабочий день) в части измененной процентной ставки с указанием дополнительно размера изменения (например, установленный в ходе мониторинга размер %-й ставки - 10,1, предыдущий - 9,5, в выходной форме указываем 10,1% (+0,6п.п.). Поле, в котором изменилась информация, выделяем цветом. </w:t>
      </w:r>
    </w:p>
    <w:p w14:paraId="21C68B58" w14:textId="77777777" w:rsidR="005A3891" w:rsidRPr="003F62E2" w:rsidRDefault="005A3891" w:rsidP="005A3891">
      <w:pPr>
        <w:rPr>
          <w:rFonts w:ascii="Times New Roman" w:hAnsi="Times New Roman"/>
          <w:szCs w:val="24"/>
        </w:rPr>
      </w:pPr>
    </w:p>
    <w:p w14:paraId="58DC6CC9" w14:textId="77777777" w:rsidR="005A3891" w:rsidRPr="008256C4" w:rsidRDefault="005A3891" w:rsidP="005A3891">
      <w:pPr>
        <w:rPr>
          <w:rFonts w:ascii="Times New Roman" w:hAnsi="Times New Roman"/>
          <w:szCs w:val="24"/>
        </w:rPr>
      </w:pPr>
    </w:p>
    <w:p w14:paraId="1B462F3E" w14:textId="77777777" w:rsidR="005A3891" w:rsidRPr="00372E0A" w:rsidRDefault="005A3891" w:rsidP="005A3891">
      <w:pPr>
        <w:rPr>
          <w:rFonts w:ascii="Times New Roman" w:hAnsi="Times New Roman"/>
          <w:szCs w:val="24"/>
        </w:rPr>
      </w:pPr>
    </w:p>
    <w:p w14:paraId="6E8F174A" w14:textId="77777777" w:rsidR="005A3891" w:rsidRPr="00EA4636" w:rsidRDefault="005A3891" w:rsidP="005A3891">
      <w:pPr>
        <w:rPr>
          <w:rFonts w:ascii="Times New Roman" w:hAnsi="Times New Roman"/>
          <w:szCs w:val="24"/>
        </w:rPr>
      </w:pPr>
    </w:p>
    <w:p w14:paraId="027D73D0" w14:textId="77777777" w:rsidR="005A3891" w:rsidRPr="00C66537" w:rsidRDefault="005A3891" w:rsidP="005A3891">
      <w:pPr>
        <w:rPr>
          <w:rFonts w:ascii="Times New Roman" w:hAnsi="Times New Roman"/>
          <w:szCs w:val="24"/>
        </w:rPr>
      </w:pPr>
    </w:p>
    <w:p w14:paraId="21D0A4D7" w14:textId="77777777" w:rsidR="005A3891" w:rsidRPr="00C66537" w:rsidRDefault="005A3891" w:rsidP="005A3891">
      <w:pPr>
        <w:rPr>
          <w:rFonts w:ascii="Times New Roman" w:hAnsi="Times New Roman"/>
          <w:szCs w:val="24"/>
        </w:rPr>
      </w:pPr>
    </w:p>
    <w:p w14:paraId="5C50A160" w14:textId="77777777" w:rsidR="005A3891" w:rsidRPr="005D7D1D" w:rsidRDefault="005A3891" w:rsidP="005A3891">
      <w:pPr>
        <w:pStyle w:val="afd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7BD5099" w14:textId="140F1624" w:rsidR="00585542" w:rsidRDefault="00585542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21D12983" w14:textId="4124FBDE" w:rsidR="00585542" w:rsidRDefault="00585542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42DF4A91" w14:textId="4D96C2AF" w:rsidR="00585542" w:rsidRDefault="00585542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2BB7888B" w14:textId="536DFC95" w:rsidR="00585542" w:rsidRDefault="00585542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3D7FD145" w14:textId="7B579C54" w:rsidR="00585542" w:rsidRDefault="00585542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6B154C4E" w14:textId="3099588D" w:rsidR="00585542" w:rsidRDefault="00585542" w:rsidP="000F62E9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181C8278" w14:textId="1FF59205" w:rsidR="00976043" w:rsidRPr="00AA73A3" w:rsidRDefault="00976043" w:rsidP="00976043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bookmarkStart w:id="66" w:name="_Toc214888733"/>
      <w:bookmarkStart w:id="67" w:name="_Toc218605551"/>
      <w:r w:rsidRPr="00AA73A3">
        <w:rPr>
          <w:rStyle w:val="ae"/>
          <w:rFonts w:ascii="Times New Roman" w:hAnsi="Times New Roman"/>
          <w:b/>
        </w:rPr>
        <w:lastRenderedPageBreak/>
        <w:t xml:space="preserve">Приложение </w:t>
      </w:r>
      <w:r>
        <w:rPr>
          <w:rStyle w:val="ae"/>
          <w:rFonts w:ascii="Times New Roman" w:hAnsi="Times New Roman"/>
          <w:b/>
        </w:rPr>
        <w:t xml:space="preserve">5   </w:t>
      </w:r>
      <w:proofErr w:type="spellStart"/>
      <w:r>
        <w:rPr>
          <w:rStyle w:val="ae"/>
          <w:rFonts w:ascii="Times New Roman" w:hAnsi="Times New Roman"/>
          <w:b/>
        </w:rPr>
        <w:t>Белгазпромбанк</w:t>
      </w:r>
      <w:bookmarkEnd w:id="66"/>
      <w:bookmarkEnd w:id="67"/>
      <w:proofErr w:type="spellEnd"/>
    </w:p>
    <w:p w14:paraId="5569AF22" w14:textId="26D1FDFD" w:rsidR="00585542" w:rsidRDefault="00585542" w:rsidP="00976043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4D23AE70" w14:textId="0BBBA500" w:rsidR="00063669" w:rsidRDefault="00063669" w:rsidP="00063669">
      <w:pPr>
        <w:pStyle w:val="afd"/>
        <w:numPr>
          <w:ilvl w:val="0"/>
          <w:numId w:val="15"/>
        </w:numPr>
        <w:spacing w:after="0" w:line="259" w:lineRule="auto"/>
        <w:ind w:left="426" w:hanging="426"/>
        <w:rPr>
          <w:rFonts w:ascii="Times New Roman" w:hAnsi="Times New Roman" w:cs="Times New Roman"/>
          <w:b/>
        </w:rPr>
      </w:pPr>
      <w:r w:rsidRPr="00F57BBF">
        <w:rPr>
          <w:rFonts w:ascii="Times New Roman" w:hAnsi="Times New Roman" w:cs="Times New Roman"/>
          <w:b/>
        </w:rPr>
        <w:t>ОАО «</w:t>
      </w:r>
      <w:proofErr w:type="spellStart"/>
      <w:r w:rsidRPr="00F57BBF">
        <w:rPr>
          <w:rFonts w:ascii="Times New Roman" w:hAnsi="Times New Roman" w:cs="Times New Roman"/>
          <w:b/>
        </w:rPr>
        <w:t>Белгазпромбанк</w:t>
      </w:r>
      <w:proofErr w:type="spellEnd"/>
      <w:r w:rsidRPr="00F57BBF">
        <w:rPr>
          <w:rFonts w:ascii="Times New Roman" w:hAnsi="Times New Roman" w:cs="Times New Roman"/>
          <w:b/>
        </w:rPr>
        <w:t>»</w:t>
      </w:r>
    </w:p>
    <w:p w14:paraId="38B5A29A" w14:textId="77777777" w:rsidR="00063669" w:rsidRPr="00F57BBF" w:rsidRDefault="00063669" w:rsidP="00063669">
      <w:pPr>
        <w:pStyle w:val="afd"/>
        <w:spacing w:after="0" w:line="259" w:lineRule="auto"/>
        <w:ind w:left="426"/>
        <w:rPr>
          <w:rFonts w:ascii="Times New Roman" w:hAnsi="Times New Roman" w:cs="Times New Roman"/>
          <w:b/>
        </w:rPr>
      </w:pPr>
    </w:p>
    <w:p w14:paraId="0C697BAA" w14:textId="77777777" w:rsidR="00F646D0" w:rsidRPr="00063669" w:rsidRDefault="00F646D0" w:rsidP="00F646D0">
      <w:pPr>
        <w:jc w:val="left"/>
        <w:rPr>
          <w:rFonts w:ascii="Times New Roman" w:hAnsi="Times New Roman"/>
          <w:sz w:val="28"/>
          <w:szCs w:val="28"/>
        </w:rPr>
      </w:pPr>
      <w:r w:rsidRPr="00063669">
        <w:rPr>
          <w:rFonts w:ascii="Times New Roman" w:hAnsi="Times New Roman"/>
          <w:sz w:val="28"/>
          <w:szCs w:val="28"/>
        </w:rPr>
        <w:t xml:space="preserve">Ссылка для сбора информации </w:t>
      </w:r>
      <w:hyperlink r:id="rId134" w:history="1">
        <w:r w:rsidRPr="00063669">
          <w:rPr>
            <w:rStyle w:val="af4"/>
            <w:rFonts w:ascii="Times New Roman" w:hAnsi="Times New Roman"/>
            <w:color w:val="auto"/>
            <w:sz w:val="28"/>
            <w:szCs w:val="28"/>
          </w:rPr>
          <w:t>https://belgazprombank.by/korporativnim_klientam/razmeschenie_svobodnih_denezhnih_sredst/bankovskie_depoziti/</w:t>
        </w:r>
      </w:hyperlink>
    </w:p>
    <w:p w14:paraId="7EE1647D" w14:textId="77777777" w:rsidR="00F646D0" w:rsidRDefault="00F646D0" w:rsidP="00063669">
      <w:pPr>
        <w:jc w:val="left"/>
        <w:rPr>
          <w:rFonts w:ascii="Times New Roman" w:hAnsi="Times New Roman"/>
          <w:sz w:val="28"/>
          <w:szCs w:val="28"/>
        </w:rPr>
      </w:pPr>
    </w:p>
    <w:p w14:paraId="6CE7EBB5" w14:textId="73FE53CA" w:rsidR="00063669" w:rsidRPr="00063669" w:rsidRDefault="00063669" w:rsidP="00063669">
      <w:pPr>
        <w:jc w:val="left"/>
        <w:rPr>
          <w:rFonts w:ascii="Times New Roman" w:hAnsi="Times New Roman"/>
          <w:sz w:val="28"/>
          <w:szCs w:val="28"/>
        </w:rPr>
      </w:pPr>
      <w:r w:rsidRPr="00063669">
        <w:rPr>
          <w:rFonts w:ascii="Times New Roman" w:hAnsi="Times New Roman"/>
          <w:sz w:val="28"/>
          <w:szCs w:val="28"/>
        </w:rPr>
        <w:t xml:space="preserve">Официальный сайт – Бизнесу – Вклады и депозиты </w:t>
      </w:r>
    </w:p>
    <w:p w14:paraId="78DC1E07" w14:textId="2BF7C1E8" w:rsidR="00063669" w:rsidRDefault="00063669" w:rsidP="00063669">
      <w:pPr>
        <w:jc w:val="left"/>
        <w:rPr>
          <w:rFonts w:ascii="Times New Roman" w:hAnsi="Times New Roman"/>
          <w:sz w:val="28"/>
          <w:szCs w:val="28"/>
        </w:rPr>
      </w:pPr>
      <w:r w:rsidRPr="00063669">
        <w:rPr>
          <w:rFonts w:ascii="Times New Roman" w:hAnsi="Times New Roman"/>
          <w:sz w:val="28"/>
          <w:szCs w:val="28"/>
        </w:rPr>
        <w:t>Из появившегося списка выбираем:</w:t>
      </w:r>
    </w:p>
    <w:p w14:paraId="5AD6B20D" w14:textId="77777777" w:rsidR="0050460A" w:rsidRPr="00063669" w:rsidRDefault="0050460A" w:rsidP="00063669">
      <w:pPr>
        <w:jc w:val="left"/>
        <w:rPr>
          <w:rFonts w:ascii="Times New Roman" w:hAnsi="Times New Roman"/>
          <w:sz w:val="28"/>
          <w:szCs w:val="28"/>
        </w:rPr>
      </w:pPr>
    </w:p>
    <w:p w14:paraId="2F78E1E3" w14:textId="77777777" w:rsidR="00063669" w:rsidRPr="00063669" w:rsidRDefault="00063669" w:rsidP="00063669">
      <w:pPr>
        <w:pStyle w:val="afd"/>
        <w:numPr>
          <w:ilvl w:val="1"/>
          <w:numId w:val="15"/>
        </w:numPr>
        <w:spacing w:after="0" w:line="259" w:lineRule="auto"/>
        <w:ind w:left="0" w:hanging="426"/>
        <w:rPr>
          <w:rFonts w:ascii="Times New Roman" w:hAnsi="Times New Roman" w:cs="Times New Roman"/>
        </w:rPr>
      </w:pPr>
      <w:r w:rsidRPr="00063669">
        <w:rPr>
          <w:rFonts w:ascii="Times New Roman" w:hAnsi="Times New Roman" w:cs="Times New Roman"/>
        </w:rPr>
        <w:t xml:space="preserve">«Отзывные договоры» </w:t>
      </w:r>
    </w:p>
    <w:p w14:paraId="4B7E984E" w14:textId="77777777" w:rsidR="00063669" w:rsidRPr="00063669" w:rsidRDefault="00063669" w:rsidP="00063669">
      <w:pPr>
        <w:pStyle w:val="afd"/>
        <w:spacing w:after="0"/>
        <w:ind w:left="0"/>
        <w:rPr>
          <w:rFonts w:ascii="Times New Roman" w:hAnsi="Times New Roman" w:cs="Times New Roman"/>
        </w:rPr>
      </w:pPr>
      <w:r w:rsidRPr="00063669">
        <w:rPr>
          <w:rFonts w:ascii="Times New Roman" w:hAnsi="Times New Roman" w:cs="Times New Roman"/>
        </w:rPr>
        <w:t xml:space="preserve">открывается витрина по данному виду вклада, </w:t>
      </w:r>
    </w:p>
    <w:p w14:paraId="52A5D62E" w14:textId="77777777" w:rsidR="00063669" w:rsidRDefault="00063669" w:rsidP="00063669">
      <w:pPr>
        <w:pStyle w:val="afd"/>
        <w:spacing w:after="0"/>
        <w:ind w:left="0"/>
      </w:pPr>
      <w:r>
        <w:rPr>
          <w:noProof/>
          <w:lang w:eastAsia="ru-RU"/>
        </w:rPr>
        <w:drawing>
          <wp:inline distT="0" distB="0" distL="0" distR="0" wp14:anchorId="72367AEE" wp14:editId="2F16FA91">
            <wp:extent cx="5934075" cy="3714750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877D" w14:textId="7CF681F8" w:rsidR="00063669" w:rsidRPr="00063669" w:rsidRDefault="00063669" w:rsidP="00063669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063669">
        <w:rPr>
          <w:rFonts w:ascii="Times New Roman" w:hAnsi="Times New Roman" w:cs="Times New Roman"/>
        </w:rPr>
        <w:t>анализируем процентные ставки в разрезе валют по установленным срокам.</w:t>
      </w:r>
    </w:p>
    <w:p w14:paraId="17E504E7" w14:textId="77777777" w:rsidR="00063669" w:rsidRPr="00063669" w:rsidRDefault="00063669" w:rsidP="00063669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</w:p>
    <w:p w14:paraId="5E58AC03" w14:textId="77777777" w:rsidR="00063669" w:rsidRPr="00063669" w:rsidRDefault="00063669" w:rsidP="00063669">
      <w:pPr>
        <w:pStyle w:val="afd"/>
        <w:numPr>
          <w:ilvl w:val="1"/>
          <w:numId w:val="16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</w:rPr>
      </w:pPr>
      <w:r w:rsidRPr="00063669">
        <w:rPr>
          <w:rFonts w:ascii="Times New Roman" w:hAnsi="Times New Roman" w:cs="Times New Roman"/>
        </w:rPr>
        <w:t xml:space="preserve"> «Б</w:t>
      </w:r>
      <w:r w:rsidRPr="00063669">
        <w:rPr>
          <w:rFonts w:ascii="Times New Roman" w:hAnsi="Times New Roman" w:cs="Times New Roman"/>
          <w:bCs/>
        </w:rPr>
        <w:t xml:space="preserve">езотзывные договоры» </w:t>
      </w:r>
    </w:p>
    <w:p w14:paraId="0ACBD49F" w14:textId="77777777" w:rsidR="00063669" w:rsidRPr="00063669" w:rsidRDefault="00063669" w:rsidP="00063669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063669">
        <w:rPr>
          <w:rFonts w:ascii="Times New Roman" w:hAnsi="Times New Roman" w:cs="Times New Roman"/>
          <w:bCs/>
        </w:rPr>
        <w:t xml:space="preserve"> </w:t>
      </w:r>
      <w:r w:rsidRPr="00063669">
        <w:rPr>
          <w:rFonts w:ascii="Times New Roman" w:hAnsi="Times New Roman" w:cs="Times New Roman"/>
        </w:rPr>
        <w:t xml:space="preserve">открывается витрина по данному виду вклада </w:t>
      </w:r>
    </w:p>
    <w:p w14:paraId="48A88FF5" w14:textId="77777777" w:rsidR="00063669" w:rsidRDefault="00063669" w:rsidP="00063669">
      <w:pPr>
        <w:pStyle w:val="afd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F975B21" wp14:editId="0C8FBB49">
            <wp:extent cx="5934075" cy="1152525"/>
            <wp:effectExtent l="0" t="0" r="952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78CB0" w14:textId="77777777" w:rsidR="00063669" w:rsidRPr="00063669" w:rsidRDefault="00063669" w:rsidP="00063669">
      <w:pPr>
        <w:suppressAutoHyphens/>
        <w:rPr>
          <w:rFonts w:ascii="Times New Roman" w:hAnsi="Times New Roman"/>
          <w:sz w:val="28"/>
          <w:szCs w:val="28"/>
        </w:rPr>
      </w:pPr>
      <w:r w:rsidRPr="00063669">
        <w:rPr>
          <w:rFonts w:ascii="Times New Roman" w:hAnsi="Times New Roman"/>
          <w:sz w:val="28"/>
          <w:szCs w:val="28"/>
        </w:rPr>
        <w:t>анализируем процентные ставки (в данном случае отсутствует информация о сроках вкладов и размере процентных ставок) в разрезе валют по установленным срокам.</w:t>
      </w:r>
    </w:p>
    <w:p w14:paraId="07CCF7E2" w14:textId="77777777" w:rsidR="00063669" w:rsidRPr="00063669" w:rsidRDefault="00063669" w:rsidP="00063669">
      <w:pPr>
        <w:suppressAutoHyphens/>
        <w:rPr>
          <w:rFonts w:ascii="Times New Roman" w:hAnsi="Times New Roman"/>
          <w:sz w:val="28"/>
          <w:szCs w:val="28"/>
        </w:rPr>
      </w:pPr>
    </w:p>
    <w:p w14:paraId="5D4E5890" w14:textId="77777777" w:rsidR="00063669" w:rsidRPr="00063669" w:rsidRDefault="00063669" w:rsidP="00063669">
      <w:pPr>
        <w:suppressAutoHyphens/>
        <w:rPr>
          <w:rFonts w:ascii="Times New Roman" w:hAnsi="Times New Roman"/>
          <w:i/>
          <w:sz w:val="28"/>
          <w:szCs w:val="28"/>
        </w:rPr>
      </w:pPr>
      <w:proofErr w:type="spellStart"/>
      <w:r w:rsidRPr="00063669">
        <w:rPr>
          <w:rFonts w:ascii="Times New Roman" w:hAnsi="Times New Roman"/>
          <w:i/>
          <w:sz w:val="28"/>
          <w:szCs w:val="28"/>
        </w:rPr>
        <w:t>Справочно</w:t>
      </w:r>
      <w:proofErr w:type="spellEnd"/>
      <w:r w:rsidRPr="00063669">
        <w:rPr>
          <w:rFonts w:ascii="Times New Roman" w:hAnsi="Times New Roman"/>
          <w:i/>
          <w:sz w:val="28"/>
          <w:szCs w:val="28"/>
        </w:rPr>
        <w:t xml:space="preserve">: размер процентной ставки может быть указан как в виде десятичной дроби (9,5%) или абсолютного значения (9%), так и в привязке к определенному базовому показателю </w:t>
      </w:r>
      <w:r w:rsidRPr="00063669">
        <w:rPr>
          <w:rFonts w:ascii="Times New Roman" w:hAnsi="Times New Roman"/>
          <w:bCs/>
          <w:i/>
          <w:sz w:val="28"/>
          <w:szCs w:val="28"/>
        </w:rPr>
        <w:t>(например, (СР-3,75), (КС-9,0), (КО*0,2) где СР - ставка рефинансирования Национального банка, КС - ключевая ставка Центрального банка Российской Федерации, КО - ставка по постоянно доступным операциям Национального банка в форме кредита овернайт)</w:t>
      </w:r>
      <w:r w:rsidRPr="00063669">
        <w:rPr>
          <w:rFonts w:ascii="Times New Roman" w:hAnsi="Times New Roman"/>
          <w:i/>
          <w:sz w:val="28"/>
          <w:szCs w:val="28"/>
        </w:rPr>
        <w:t xml:space="preserve">.  </w:t>
      </w:r>
    </w:p>
    <w:p w14:paraId="21A886BF" w14:textId="77777777" w:rsidR="00063669" w:rsidRPr="00063669" w:rsidRDefault="00063669" w:rsidP="00063669">
      <w:pPr>
        <w:suppressAutoHyphens/>
        <w:rPr>
          <w:rFonts w:ascii="Times New Roman" w:hAnsi="Times New Roman"/>
          <w:sz w:val="28"/>
          <w:szCs w:val="28"/>
        </w:rPr>
      </w:pPr>
      <w:r w:rsidRPr="00063669">
        <w:rPr>
          <w:rFonts w:ascii="Times New Roman" w:hAnsi="Times New Roman"/>
          <w:sz w:val="28"/>
          <w:szCs w:val="28"/>
        </w:rPr>
        <w:t>Просматривая процентные ставки в разрезе видов валют, видов вкладов (</w:t>
      </w:r>
      <w:proofErr w:type="spellStart"/>
      <w:r w:rsidRPr="00063669">
        <w:rPr>
          <w:rFonts w:ascii="Times New Roman" w:hAnsi="Times New Roman"/>
          <w:sz w:val="28"/>
          <w:szCs w:val="28"/>
        </w:rPr>
        <w:t>отзывный</w:t>
      </w:r>
      <w:proofErr w:type="spellEnd"/>
      <w:r w:rsidRPr="00063669">
        <w:rPr>
          <w:rFonts w:ascii="Times New Roman" w:hAnsi="Times New Roman"/>
          <w:sz w:val="28"/>
          <w:szCs w:val="28"/>
        </w:rPr>
        <w:t xml:space="preserve">, безотзывный, до востребования), сроков размещения и, в случае наличия изменений, вносим информацию в выходную форму (в заполненную форму за предыдущий рабочий день) в части измененной процентной ставки с указанием дополнительно размера изменения (например, установленный в ходе мониторинга размер %-й ставки - 10,1, предыдущий - 9,5, в выходной форме указываем 10,1% (+0,6п.п.). Поле, в котором изменилась информация, выделяем цветом. </w:t>
      </w:r>
    </w:p>
    <w:p w14:paraId="59461F95" w14:textId="77777777" w:rsidR="00063669" w:rsidRPr="00063669" w:rsidRDefault="00063669" w:rsidP="00063669">
      <w:pPr>
        <w:suppressAutoHyphens/>
        <w:rPr>
          <w:rFonts w:ascii="Times New Roman" w:hAnsi="Times New Roman"/>
          <w:sz w:val="28"/>
          <w:szCs w:val="28"/>
        </w:rPr>
      </w:pPr>
    </w:p>
    <w:p w14:paraId="6109937F" w14:textId="12AD4E5E" w:rsidR="00585542" w:rsidRDefault="00585542" w:rsidP="00976043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1DA41835" w14:textId="0E74EEF5" w:rsidR="00585542" w:rsidRDefault="00585542" w:rsidP="00976043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36FFE2E1" w14:textId="6A3A66E5" w:rsidR="00585542" w:rsidRDefault="00585542" w:rsidP="00976043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5D8A574D" w14:textId="7A039FA1" w:rsidR="00585542" w:rsidRDefault="00585542" w:rsidP="00976043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780FD41A" w14:textId="0CDE641F" w:rsidR="00585542" w:rsidRDefault="00585542" w:rsidP="00976043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4AB3BBF3" w14:textId="5619E8E1" w:rsidR="00585542" w:rsidRDefault="00585542" w:rsidP="00976043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3B07EC63" w14:textId="47B8BBEA" w:rsidR="00585542" w:rsidRDefault="00585542" w:rsidP="00976043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150DE743" w14:textId="43A746A5" w:rsidR="00585542" w:rsidRDefault="00585542" w:rsidP="00976043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034DF9D8" w14:textId="527F8157" w:rsidR="00585542" w:rsidRDefault="00585542" w:rsidP="00976043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0091B8CE" w14:textId="2670B6B4" w:rsidR="00585542" w:rsidRDefault="00585542" w:rsidP="00976043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4D1DD069" w14:textId="77777777" w:rsidR="0050460A" w:rsidRDefault="0050460A" w:rsidP="00976043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7C047816" w14:textId="7A60C308" w:rsidR="00585542" w:rsidRDefault="00585542" w:rsidP="00976043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6D26FE58" w14:textId="1C9098B8" w:rsidR="00585542" w:rsidRDefault="00585542" w:rsidP="00976043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5D9F81C3" w14:textId="0B1905B9" w:rsidR="002E5D66" w:rsidRDefault="002E5D66" w:rsidP="002E5D66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bookmarkStart w:id="68" w:name="_Toc218605552"/>
      <w:r w:rsidRPr="00AA73A3">
        <w:rPr>
          <w:rStyle w:val="ae"/>
          <w:rFonts w:ascii="Times New Roman" w:hAnsi="Times New Roman"/>
          <w:b/>
        </w:rPr>
        <w:lastRenderedPageBreak/>
        <w:t xml:space="preserve">Приложение </w:t>
      </w:r>
      <w:r>
        <w:rPr>
          <w:rStyle w:val="ae"/>
          <w:rFonts w:ascii="Times New Roman" w:hAnsi="Times New Roman"/>
          <w:b/>
        </w:rPr>
        <w:t xml:space="preserve">6   </w:t>
      </w:r>
      <w:proofErr w:type="spellStart"/>
      <w:r>
        <w:rPr>
          <w:rStyle w:val="ae"/>
          <w:rFonts w:ascii="Times New Roman" w:hAnsi="Times New Roman"/>
          <w:b/>
        </w:rPr>
        <w:t>Технобанк</w:t>
      </w:r>
      <w:bookmarkEnd w:id="68"/>
      <w:proofErr w:type="spellEnd"/>
    </w:p>
    <w:p w14:paraId="4B41EEC8" w14:textId="77777777" w:rsidR="002E5D66" w:rsidRDefault="002E5D66" w:rsidP="002E5D66"/>
    <w:p w14:paraId="3B72396F" w14:textId="77777777" w:rsidR="002E5D66" w:rsidRPr="002A4697" w:rsidRDefault="002E5D66" w:rsidP="002E5D66"/>
    <w:p w14:paraId="1FB5494E" w14:textId="0CDEBAAA" w:rsidR="0001726E" w:rsidRDefault="0001726E" w:rsidP="0001726E">
      <w:pPr>
        <w:pStyle w:val="afd"/>
        <w:numPr>
          <w:ilvl w:val="0"/>
          <w:numId w:val="17"/>
        </w:numPr>
        <w:spacing w:after="0" w:line="259" w:lineRule="auto"/>
        <w:ind w:left="426" w:hanging="426"/>
        <w:rPr>
          <w:rFonts w:ascii="Times New Roman" w:hAnsi="Times New Roman" w:cs="Times New Roman"/>
          <w:b/>
        </w:rPr>
      </w:pPr>
      <w:r w:rsidRPr="008747E1">
        <w:rPr>
          <w:rFonts w:ascii="Times New Roman" w:hAnsi="Times New Roman" w:cs="Times New Roman"/>
          <w:b/>
        </w:rPr>
        <w:t>ОАО «</w:t>
      </w:r>
      <w:proofErr w:type="spellStart"/>
      <w:r>
        <w:rPr>
          <w:rFonts w:ascii="Times New Roman" w:hAnsi="Times New Roman" w:cs="Times New Roman"/>
          <w:b/>
        </w:rPr>
        <w:t>Техно</w:t>
      </w:r>
      <w:r w:rsidRPr="008747E1">
        <w:rPr>
          <w:rFonts w:ascii="Times New Roman" w:hAnsi="Times New Roman" w:cs="Times New Roman"/>
          <w:b/>
        </w:rPr>
        <w:t>банк</w:t>
      </w:r>
      <w:proofErr w:type="spellEnd"/>
      <w:r w:rsidRPr="008747E1">
        <w:rPr>
          <w:rFonts w:ascii="Times New Roman" w:hAnsi="Times New Roman" w:cs="Times New Roman"/>
          <w:b/>
        </w:rPr>
        <w:t>»</w:t>
      </w:r>
    </w:p>
    <w:p w14:paraId="57ABC7B3" w14:textId="77777777" w:rsidR="0001726E" w:rsidRPr="008747E1" w:rsidRDefault="0001726E" w:rsidP="0001726E">
      <w:pPr>
        <w:pStyle w:val="afd"/>
        <w:spacing w:after="0" w:line="259" w:lineRule="auto"/>
        <w:ind w:left="426"/>
        <w:rPr>
          <w:rFonts w:ascii="Times New Roman" w:hAnsi="Times New Roman" w:cs="Times New Roman"/>
          <w:b/>
        </w:rPr>
      </w:pPr>
    </w:p>
    <w:p w14:paraId="5C2C3FED" w14:textId="77777777" w:rsidR="00F646D0" w:rsidRPr="0001726E" w:rsidRDefault="00F646D0" w:rsidP="00F646D0">
      <w:pPr>
        <w:rPr>
          <w:rFonts w:ascii="Times New Roman" w:hAnsi="Times New Roman"/>
          <w:sz w:val="28"/>
          <w:szCs w:val="28"/>
        </w:rPr>
      </w:pPr>
      <w:r w:rsidRPr="0001726E">
        <w:rPr>
          <w:rFonts w:ascii="Times New Roman" w:hAnsi="Times New Roman"/>
          <w:sz w:val="28"/>
          <w:szCs w:val="28"/>
        </w:rPr>
        <w:t xml:space="preserve">Ссылка  для сбора информации </w:t>
      </w:r>
      <w:hyperlink r:id="rId137" w:history="1">
        <w:r w:rsidRPr="0001726E">
          <w:rPr>
            <w:rStyle w:val="af4"/>
            <w:rFonts w:ascii="Times New Roman" w:hAnsi="Times New Roman"/>
            <w:color w:val="auto"/>
            <w:sz w:val="28"/>
            <w:szCs w:val="28"/>
          </w:rPr>
          <w:t>https://tb.by/business/investments/deposits/</w:t>
        </w:r>
      </w:hyperlink>
    </w:p>
    <w:p w14:paraId="1AD020A4" w14:textId="77777777" w:rsidR="00F646D0" w:rsidRDefault="00F646D0" w:rsidP="0001726E">
      <w:pPr>
        <w:rPr>
          <w:rFonts w:ascii="Times New Roman" w:hAnsi="Times New Roman"/>
          <w:sz w:val="28"/>
          <w:szCs w:val="28"/>
        </w:rPr>
      </w:pPr>
    </w:p>
    <w:p w14:paraId="08C9FFD1" w14:textId="02C6AC64" w:rsidR="0001726E" w:rsidRPr="0001726E" w:rsidRDefault="0001726E" w:rsidP="0001726E">
      <w:pPr>
        <w:rPr>
          <w:rFonts w:ascii="Times New Roman" w:hAnsi="Times New Roman"/>
          <w:sz w:val="28"/>
          <w:szCs w:val="28"/>
        </w:rPr>
      </w:pPr>
      <w:r w:rsidRPr="0001726E">
        <w:rPr>
          <w:rFonts w:ascii="Times New Roman" w:hAnsi="Times New Roman"/>
          <w:sz w:val="28"/>
          <w:szCs w:val="28"/>
        </w:rPr>
        <w:t xml:space="preserve">Официальный сайт – Бизнес – Размещение средств - Депозиты </w:t>
      </w:r>
    </w:p>
    <w:p w14:paraId="183B3DCF" w14:textId="77777777" w:rsidR="00F646D0" w:rsidRDefault="00F646D0" w:rsidP="0001726E">
      <w:pPr>
        <w:rPr>
          <w:rFonts w:ascii="Times New Roman" w:hAnsi="Times New Roman"/>
          <w:sz w:val="28"/>
          <w:szCs w:val="28"/>
        </w:rPr>
      </w:pPr>
    </w:p>
    <w:p w14:paraId="4EDEE49F" w14:textId="669FB6F8" w:rsidR="0001726E" w:rsidRPr="0001726E" w:rsidRDefault="0001726E" w:rsidP="0001726E">
      <w:pPr>
        <w:rPr>
          <w:rFonts w:ascii="Times New Roman" w:hAnsi="Times New Roman"/>
          <w:sz w:val="28"/>
          <w:szCs w:val="28"/>
        </w:rPr>
      </w:pPr>
      <w:r w:rsidRPr="0001726E">
        <w:rPr>
          <w:rFonts w:ascii="Times New Roman" w:hAnsi="Times New Roman"/>
          <w:sz w:val="28"/>
          <w:szCs w:val="28"/>
        </w:rPr>
        <w:t>Из появившегося списка выбираем:</w:t>
      </w:r>
    </w:p>
    <w:p w14:paraId="57F575E9" w14:textId="77777777" w:rsidR="0001726E" w:rsidRPr="0001726E" w:rsidRDefault="0001726E" w:rsidP="0001726E">
      <w:pPr>
        <w:pStyle w:val="afd"/>
        <w:numPr>
          <w:ilvl w:val="1"/>
          <w:numId w:val="17"/>
        </w:numPr>
        <w:spacing w:after="0" w:line="259" w:lineRule="auto"/>
        <w:ind w:left="0" w:hanging="426"/>
        <w:rPr>
          <w:rFonts w:ascii="Times New Roman" w:hAnsi="Times New Roman" w:cs="Times New Roman"/>
        </w:rPr>
      </w:pPr>
      <w:r w:rsidRPr="0001726E">
        <w:rPr>
          <w:rFonts w:ascii="Times New Roman" w:hAnsi="Times New Roman" w:cs="Times New Roman"/>
        </w:rPr>
        <w:t>«В белорусских рублях»</w:t>
      </w:r>
    </w:p>
    <w:p w14:paraId="7EB956CA" w14:textId="77777777" w:rsidR="0001726E" w:rsidRPr="0001726E" w:rsidRDefault="0001726E" w:rsidP="0001726E">
      <w:pPr>
        <w:pStyle w:val="afd"/>
        <w:spacing w:after="0" w:line="240" w:lineRule="auto"/>
        <w:ind w:left="0"/>
        <w:rPr>
          <w:rFonts w:ascii="Times New Roman" w:hAnsi="Times New Roman" w:cs="Times New Roman"/>
        </w:rPr>
      </w:pPr>
      <w:r w:rsidRPr="0001726E">
        <w:rPr>
          <w:rFonts w:ascii="Times New Roman" w:hAnsi="Times New Roman" w:cs="Times New Roman"/>
        </w:rPr>
        <w:t xml:space="preserve">ссылка  </w:t>
      </w:r>
      <w:hyperlink r:id="rId138" w:history="1">
        <w:r w:rsidRPr="0001726E">
          <w:rPr>
            <w:rStyle w:val="af4"/>
            <w:rFonts w:ascii="Times New Roman" w:hAnsi="Times New Roman" w:cs="Times New Roman"/>
            <w:color w:val="auto"/>
          </w:rPr>
          <w:t>https://tb.by/business/investments/deposits/deposits-byn/</w:t>
        </w:r>
      </w:hyperlink>
    </w:p>
    <w:p w14:paraId="274379D9" w14:textId="094F9C52" w:rsidR="0001726E" w:rsidRPr="0001726E" w:rsidRDefault="0001726E" w:rsidP="0001726E">
      <w:pPr>
        <w:pStyle w:val="afd"/>
        <w:spacing w:after="0" w:line="240" w:lineRule="auto"/>
        <w:ind w:left="0"/>
        <w:rPr>
          <w:rFonts w:ascii="Times New Roman" w:hAnsi="Times New Roman" w:cs="Times New Roman"/>
        </w:rPr>
      </w:pPr>
      <w:r w:rsidRPr="0001726E">
        <w:rPr>
          <w:rFonts w:ascii="Times New Roman" w:hAnsi="Times New Roman" w:cs="Times New Roman"/>
        </w:rPr>
        <w:t>открывается витрина по данному виду вклада</w:t>
      </w:r>
    </w:p>
    <w:p w14:paraId="4E2C9E2D" w14:textId="77777777" w:rsidR="0001726E" w:rsidRPr="0001726E" w:rsidRDefault="0001726E" w:rsidP="0001726E">
      <w:pPr>
        <w:pStyle w:val="afd"/>
        <w:spacing w:after="0" w:line="240" w:lineRule="auto"/>
        <w:ind w:left="0"/>
        <w:rPr>
          <w:rFonts w:ascii="Times New Roman" w:hAnsi="Times New Roman" w:cs="Times New Roman"/>
        </w:rPr>
      </w:pPr>
    </w:p>
    <w:p w14:paraId="62A6340D" w14:textId="77777777" w:rsidR="0001726E" w:rsidRPr="0001726E" w:rsidRDefault="0001726E" w:rsidP="0001726E">
      <w:pPr>
        <w:pStyle w:val="afd"/>
        <w:numPr>
          <w:ilvl w:val="2"/>
          <w:numId w:val="17"/>
        </w:numPr>
        <w:spacing w:after="0" w:line="240" w:lineRule="auto"/>
        <w:ind w:left="0" w:hanging="709"/>
        <w:rPr>
          <w:rFonts w:ascii="Times New Roman" w:hAnsi="Times New Roman" w:cs="Times New Roman"/>
        </w:rPr>
      </w:pPr>
      <w:r w:rsidRPr="0001726E">
        <w:rPr>
          <w:rFonts w:ascii="Times New Roman" w:hAnsi="Times New Roman" w:cs="Times New Roman"/>
        </w:rPr>
        <w:t>«Безотзывный»</w:t>
      </w:r>
    </w:p>
    <w:p w14:paraId="1D27B5BC" w14:textId="750E9431" w:rsidR="0001726E" w:rsidRDefault="0001726E" w:rsidP="0001726E">
      <w:pPr>
        <w:pStyle w:val="afd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AB6D8B" wp14:editId="1D966B01">
            <wp:extent cx="5934075" cy="2038350"/>
            <wp:effectExtent l="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80766" w14:textId="77777777" w:rsidR="0001726E" w:rsidRDefault="0001726E" w:rsidP="0001726E">
      <w:pPr>
        <w:pStyle w:val="afd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773AD10" w14:textId="77777777" w:rsidR="0001726E" w:rsidRDefault="0001726E" w:rsidP="0001726E">
      <w:pPr>
        <w:pStyle w:val="afd"/>
        <w:numPr>
          <w:ilvl w:val="2"/>
          <w:numId w:val="17"/>
        </w:numPr>
        <w:spacing w:after="0" w:line="240" w:lineRule="auto"/>
        <w:ind w:left="0" w:hanging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01726E">
        <w:rPr>
          <w:rFonts w:ascii="Times New Roman" w:hAnsi="Times New Roman" w:cs="Times New Roman"/>
        </w:rPr>
        <w:t>Отзывный</w:t>
      </w:r>
      <w:proofErr w:type="spellEnd"/>
      <w:r w:rsidRPr="0001726E">
        <w:rPr>
          <w:rFonts w:ascii="Times New Roman" w:hAnsi="Times New Roman" w:cs="Times New Roman"/>
        </w:rPr>
        <w:t>»</w:t>
      </w:r>
    </w:p>
    <w:p w14:paraId="4BC30864" w14:textId="51D4C76D" w:rsidR="0001726E" w:rsidRDefault="0001726E" w:rsidP="0001726E">
      <w:pPr>
        <w:pStyle w:val="afd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93C26E" wp14:editId="7596D138">
            <wp:extent cx="5934075" cy="1809750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36F0C" w14:textId="77777777" w:rsidR="0001726E" w:rsidRPr="0001726E" w:rsidRDefault="0001726E" w:rsidP="0001726E">
      <w:pPr>
        <w:pStyle w:val="afd"/>
        <w:spacing w:after="0" w:line="240" w:lineRule="auto"/>
        <w:ind w:left="0"/>
        <w:rPr>
          <w:rFonts w:ascii="Times New Roman" w:hAnsi="Times New Roman" w:cs="Times New Roman"/>
        </w:rPr>
      </w:pPr>
    </w:p>
    <w:p w14:paraId="1425CC68" w14:textId="77777777" w:rsidR="0001726E" w:rsidRPr="0001726E" w:rsidRDefault="0001726E" w:rsidP="0001726E">
      <w:pPr>
        <w:pStyle w:val="afd"/>
        <w:numPr>
          <w:ilvl w:val="1"/>
          <w:numId w:val="17"/>
        </w:numPr>
        <w:spacing w:after="0" w:line="240" w:lineRule="auto"/>
        <w:ind w:left="0" w:hanging="426"/>
        <w:rPr>
          <w:rFonts w:ascii="Times New Roman" w:hAnsi="Times New Roman" w:cs="Times New Roman"/>
        </w:rPr>
      </w:pPr>
      <w:r w:rsidRPr="0001726E">
        <w:rPr>
          <w:rFonts w:ascii="Times New Roman" w:hAnsi="Times New Roman" w:cs="Times New Roman"/>
        </w:rPr>
        <w:t>«В иностранной валюте»</w:t>
      </w:r>
    </w:p>
    <w:p w14:paraId="091F70BA" w14:textId="1CAD5955" w:rsidR="0001726E" w:rsidRDefault="0001726E" w:rsidP="0001726E">
      <w:pPr>
        <w:pStyle w:val="afd"/>
        <w:spacing w:after="0" w:line="240" w:lineRule="auto"/>
        <w:ind w:left="0"/>
        <w:rPr>
          <w:rStyle w:val="af4"/>
          <w:rFonts w:ascii="Times New Roman" w:hAnsi="Times New Roman" w:cs="Times New Roman"/>
          <w:color w:val="auto"/>
        </w:rPr>
      </w:pPr>
      <w:r w:rsidRPr="0001726E">
        <w:rPr>
          <w:rFonts w:ascii="Times New Roman" w:hAnsi="Times New Roman" w:cs="Times New Roman"/>
        </w:rPr>
        <w:t xml:space="preserve">ссылка </w:t>
      </w:r>
      <w:hyperlink r:id="rId141" w:history="1">
        <w:r w:rsidRPr="0001726E">
          <w:rPr>
            <w:rStyle w:val="af4"/>
            <w:rFonts w:ascii="Times New Roman" w:hAnsi="Times New Roman" w:cs="Times New Roman"/>
            <w:color w:val="auto"/>
          </w:rPr>
          <w:t>https://tb.by/business/investments/deposits/deposits-foreign/</w:t>
        </w:r>
      </w:hyperlink>
    </w:p>
    <w:p w14:paraId="4148C6DA" w14:textId="77777777" w:rsidR="00F646D0" w:rsidRPr="00845556" w:rsidRDefault="00F646D0" w:rsidP="0001726E">
      <w:pPr>
        <w:pStyle w:val="afd"/>
        <w:spacing w:after="0" w:line="240" w:lineRule="auto"/>
        <w:ind w:left="0"/>
        <w:rPr>
          <w:rFonts w:ascii="Times New Roman" w:hAnsi="Times New Roman" w:cs="Times New Roman"/>
        </w:rPr>
      </w:pPr>
    </w:p>
    <w:p w14:paraId="163432DD" w14:textId="77777777" w:rsidR="0001726E" w:rsidRPr="0001726E" w:rsidRDefault="0001726E" w:rsidP="0001726E">
      <w:pPr>
        <w:pStyle w:val="afd"/>
        <w:numPr>
          <w:ilvl w:val="2"/>
          <w:numId w:val="17"/>
        </w:numPr>
        <w:spacing w:after="0" w:line="240" w:lineRule="auto"/>
        <w:ind w:left="0" w:hanging="709"/>
        <w:rPr>
          <w:rFonts w:ascii="Times New Roman" w:hAnsi="Times New Roman" w:cs="Times New Roman"/>
        </w:rPr>
      </w:pPr>
      <w:r w:rsidRPr="0001726E">
        <w:rPr>
          <w:rFonts w:ascii="Times New Roman" w:hAnsi="Times New Roman" w:cs="Times New Roman"/>
        </w:rPr>
        <w:lastRenderedPageBreak/>
        <w:t>«Безотзывный»</w:t>
      </w:r>
    </w:p>
    <w:p w14:paraId="6B9010F7" w14:textId="2C9ABD92" w:rsidR="0001726E" w:rsidRDefault="0001726E" w:rsidP="0001726E">
      <w:pPr>
        <w:pStyle w:val="afd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E55AB0" wp14:editId="3AD4E9D4">
            <wp:extent cx="5934075" cy="2257425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4B27" w14:textId="77777777" w:rsidR="0001726E" w:rsidRDefault="0001726E" w:rsidP="0001726E">
      <w:pPr>
        <w:pStyle w:val="afd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0E7B4EA" w14:textId="77777777" w:rsidR="0001726E" w:rsidRPr="0001726E" w:rsidRDefault="0001726E" w:rsidP="0001726E">
      <w:pPr>
        <w:pStyle w:val="afd"/>
        <w:numPr>
          <w:ilvl w:val="2"/>
          <w:numId w:val="17"/>
        </w:numPr>
        <w:spacing w:after="0" w:line="240" w:lineRule="auto"/>
        <w:ind w:left="0" w:hanging="709"/>
        <w:rPr>
          <w:rFonts w:ascii="Times New Roman" w:hAnsi="Times New Roman" w:cs="Times New Roman"/>
        </w:rPr>
      </w:pPr>
      <w:r w:rsidRPr="0001726E">
        <w:rPr>
          <w:rFonts w:ascii="Times New Roman" w:hAnsi="Times New Roman" w:cs="Times New Roman"/>
        </w:rPr>
        <w:t>«</w:t>
      </w:r>
      <w:proofErr w:type="spellStart"/>
      <w:r w:rsidRPr="0001726E">
        <w:rPr>
          <w:rFonts w:ascii="Times New Roman" w:hAnsi="Times New Roman" w:cs="Times New Roman"/>
        </w:rPr>
        <w:t>Отзывный</w:t>
      </w:r>
      <w:proofErr w:type="spellEnd"/>
      <w:r w:rsidRPr="0001726E">
        <w:rPr>
          <w:rFonts w:ascii="Times New Roman" w:hAnsi="Times New Roman" w:cs="Times New Roman"/>
        </w:rPr>
        <w:t>»</w:t>
      </w:r>
    </w:p>
    <w:p w14:paraId="24143F1D" w14:textId="77777777" w:rsidR="0001726E" w:rsidRDefault="0001726E" w:rsidP="0001726E">
      <w:pPr>
        <w:pStyle w:val="afd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1B4655" wp14:editId="5265D5F6">
            <wp:extent cx="5943600" cy="2162175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607AA" w14:textId="77777777" w:rsidR="0001726E" w:rsidRPr="0001726E" w:rsidRDefault="0001726E" w:rsidP="0001726E">
      <w:pPr>
        <w:pStyle w:val="afd"/>
        <w:suppressAutoHyphens/>
        <w:ind w:left="0"/>
        <w:jc w:val="both"/>
        <w:rPr>
          <w:rFonts w:ascii="Times New Roman" w:hAnsi="Times New Roman" w:cs="Times New Roman"/>
        </w:rPr>
      </w:pPr>
      <w:r w:rsidRPr="0001726E">
        <w:rPr>
          <w:rFonts w:ascii="Times New Roman" w:hAnsi="Times New Roman" w:cs="Times New Roman"/>
        </w:rPr>
        <w:t>анализируем процентные ставки в разрезе валют по указанным срокам.</w:t>
      </w:r>
    </w:p>
    <w:p w14:paraId="4320CD37" w14:textId="77777777" w:rsidR="0001726E" w:rsidRPr="0001726E" w:rsidRDefault="0001726E" w:rsidP="0001726E">
      <w:pPr>
        <w:suppressAutoHyphens/>
        <w:rPr>
          <w:rFonts w:ascii="Times New Roman" w:hAnsi="Times New Roman"/>
          <w:i/>
          <w:sz w:val="28"/>
          <w:szCs w:val="28"/>
        </w:rPr>
      </w:pPr>
      <w:proofErr w:type="spellStart"/>
      <w:r w:rsidRPr="0001726E">
        <w:rPr>
          <w:rFonts w:ascii="Times New Roman" w:hAnsi="Times New Roman"/>
          <w:i/>
          <w:sz w:val="28"/>
          <w:szCs w:val="28"/>
        </w:rPr>
        <w:t>Справочно</w:t>
      </w:r>
      <w:proofErr w:type="spellEnd"/>
      <w:r w:rsidRPr="0001726E">
        <w:rPr>
          <w:rFonts w:ascii="Times New Roman" w:hAnsi="Times New Roman"/>
          <w:i/>
          <w:sz w:val="28"/>
          <w:szCs w:val="28"/>
        </w:rPr>
        <w:t xml:space="preserve">: размер процентной ставки может быть указан как в виде десятичной дроби (9,5%) или абсолютного значения (9%), так и в привязке к определенному базовому показателю </w:t>
      </w:r>
      <w:r w:rsidRPr="0001726E">
        <w:rPr>
          <w:rFonts w:ascii="Times New Roman" w:hAnsi="Times New Roman"/>
          <w:bCs/>
          <w:i/>
          <w:sz w:val="28"/>
          <w:szCs w:val="28"/>
        </w:rPr>
        <w:t>(например, (СР-3,75), (КС-9,0), (КО*0,2) где СР - ставка рефинансирования Национального банка, КС - ключевая ставка Центрального банка Российской Федерации, КО - ставка по постоянно доступным операциям Национального банка в форме кредита овернайт)</w:t>
      </w:r>
      <w:r w:rsidRPr="0001726E">
        <w:rPr>
          <w:rFonts w:ascii="Times New Roman" w:hAnsi="Times New Roman"/>
          <w:i/>
          <w:sz w:val="28"/>
          <w:szCs w:val="28"/>
        </w:rPr>
        <w:t xml:space="preserve">.  </w:t>
      </w:r>
    </w:p>
    <w:p w14:paraId="5C6D8342" w14:textId="77777777" w:rsidR="0001726E" w:rsidRPr="0001726E" w:rsidRDefault="0001726E" w:rsidP="0001726E">
      <w:pPr>
        <w:suppressAutoHyphens/>
        <w:rPr>
          <w:rFonts w:ascii="Times New Roman" w:hAnsi="Times New Roman"/>
          <w:i/>
          <w:sz w:val="28"/>
          <w:szCs w:val="28"/>
        </w:rPr>
      </w:pPr>
      <w:r w:rsidRPr="0001726E">
        <w:rPr>
          <w:rFonts w:ascii="Times New Roman" w:hAnsi="Times New Roman"/>
          <w:i/>
          <w:sz w:val="28"/>
          <w:szCs w:val="28"/>
        </w:rPr>
        <w:t>Просматривая процентные ставки в разрезе видов валют, видов вкладов (</w:t>
      </w:r>
      <w:proofErr w:type="spellStart"/>
      <w:r w:rsidRPr="0001726E">
        <w:rPr>
          <w:rFonts w:ascii="Times New Roman" w:hAnsi="Times New Roman"/>
          <w:i/>
          <w:sz w:val="28"/>
          <w:szCs w:val="28"/>
        </w:rPr>
        <w:t>отзывный</w:t>
      </w:r>
      <w:proofErr w:type="spellEnd"/>
      <w:r w:rsidRPr="0001726E">
        <w:rPr>
          <w:rFonts w:ascii="Times New Roman" w:hAnsi="Times New Roman"/>
          <w:i/>
          <w:sz w:val="28"/>
          <w:szCs w:val="28"/>
        </w:rPr>
        <w:t xml:space="preserve">, безотзывный, до востребования), сроков размещения и, в случае наличия изменений, вносим информацию в выходную форму (в заполненную форму за предыдущий рабочий день) в части измененной процентной ставки с указанием дополнительно размера изменения (например, установленный в ходе мониторинга размер %-й ставки - 10,1, предыдущий - 9,5, в выходной форме указываем 10,1% (+0,6п.п.). Поле, в котором изменилась информация, выделяем цветом. </w:t>
      </w:r>
    </w:p>
    <w:p w14:paraId="51C8692F" w14:textId="4FB24C02" w:rsidR="007B3633" w:rsidRDefault="0001726E" w:rsidP="0001726E">
      <w:pPr>
        <w:rPr>
          <w:rFonts w:ascii="Times New Roman" w:hAnsi="Times New Roman"/>
          <w:szCs w:val="24"/>
        </w:rPr>
      </w:pPr>
      <w:r w:rsidRPr="003F62E2">
        <w:rPr>
          <w:rFonts w:ascii="Times New Roman" w:hAnsi="Times New Roman"/>
          <w:szCs w:val="24"/>
        </w:rPr>
        <w:lastRenderedPageBreak/>
        <w:t xml:space="preserve"> </w:t>
      </w:r>
    </w:p>
    <w:p w14:paraId="0FACB0C5" w14:textId="762300D6" w:rsidR="00F96793" w:rsidRDefault="00F96793" w:rsidP="00F96793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bookmarkStart w:id="69" w:name="_Toc214888739"/>
      <w:bookmarkStart w:id="70" w:name="_Toc218605553"/>
      <w:r>
        <w:rPr>
          <w:rStyle w:val="ae"/>
          <w:rFonts w:ascii="Times New Roman" w:hAnsi="Times New Roman"/>
          <w:b/>
        </w:rPr>
        <w:t>П</w:t>
      </w:r>
      <w:r w:rsidRPr="00AA73A3">
        <w:rPr>
          <w:rStyle w:val="ae"/>
          <w:rFonts w:ascii="Times New Roman" w:hAnsi="Times New Roman"/>
          <w:b/>
        </w:rPr>
        <w:t xml:space="preserve">риложение </w:t>
      </w:r>
      <w:r>
        <w:rPr>
          <w:rStyle w:val="ae"/>
          <w:rFonts w:ascii="Times New Roman" w:hAnsi="Times New Roman"/>
          <w:b/>
        </w:rPr>
        <w:t>7   Отчет</w:t>
      </w:r>
      <w:bookmarkEnd w:id="69"/>
      <w:bookmarkEnd w:id="70"/>
    </w:p>
    <w:p w14:paraId="2DADD945" w14:textId="394081AE" w:rsidR="0059161E" w:rsidRDefault="0059161E" w:rsidP="0001726E">
      <w:pPr>
        <w:rPr>
          <w:rFonts w:ascii="Times New Roman" w:hAnsi="Times New Roman"/>
          <w:sz w:val="28"/>
          <w:szCs w:val="28"/>
        </w:rPr>
      </w:pPr>
    </w:p>
    <w:p w14:paraId="7ABBD343" w14:textId="195C3120" w:rsidR="0059161E" w:rsidRDefault="00F96DE9" w:rsidP="0001726E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9156AB" wp14:editId="476003B4">
            <wp:extent cx="6153150" cy="6410325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4"/>
                    <a:srcRect l="462"/>
                    <a:stretch/>
                  </pic:blipFill>
                  <pic:spPr bwMode="auto">
                    <a:xfrm>
                      <a:off x="0" y="0"/>
                      <a:ext cx="6153150" cy="641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54BA8" w14:textId="05CDFA1A" w:rsidR="00F96DE9" w:rsidRDefault="00F96DE9" w:rsidP="0001726E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907C406" wp14:editId="0001EFF0">
            <wp:extent cx="6331585" cy="542925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5CAF" w14:textId="3FCBF1B0" w:rsidR="00F96DE9" w:rsidRDefault="00F96DE9" w:rsidP="0001726E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E4763E5" wp14:editId="161227D7">
            <wp:extent cx="6331585" cy="592455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C295" w14:textId="26A5A10E" w:rsidR="00F96DE9" w:rsidRDefault="00F96DE9" w:rsidP="0001726E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6D87703" wp14:editId="0781DA71">
            <wp:extent cx="6331585" cy="50863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5E51" w14:textId="707060E1" w:rsidR="00F96DE9" w:rsidRPr="00C26BF2" w:rsidRDefault="00F96DE9" w:rsidP="0001726E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2418150" wp14:editId="5FC600EB">
            <wp:extent cx="6322060" cy="4495800"/>
            <wp:effectExtent l="0" t="0" r="254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8"/>
                    <a:srcRect l="150" t="-1" b="1966"/>
                    <a:stretch/>
                  </pic:blipFill>
                  <pic:spPr bwMode="auto">
                    <a:xfrm>
                      <a:off x="0" y="0"/>
                      <a:ext cx="6322060" cy="449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96DE9" w:rsidRPr="00C26BF2" w:rsidSect="00F37C7A">
      <w:pgSz w:w="12240" w:h="15840"/>
      <w:pgMar w:top="851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0453AC" w14:textId="77777777" w:rsidR="003F44DF" w:rsidRDefault="003F44DF" w:rsidP="00341EE5">
      <w:r>
        <w:separator/>
      </w:r>
    </w:p>
  </w:endnote>
  <w:endnote w:type="continuationSeparator" w:id="0">
    <w:p w14:paraId="0354666F" w14:textId="77777777" w:rsidR="003F44DF" w:rsidRDefault="003F44DF" w:rsidP="00341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E5F2C" w14:textId="77777777" w:rsidR="00AE11E9" w:rsidRDefault="00AE11E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00C470" w14:textId="77777777" w:rsidR="00AE11E9" w:rsidRDefault="00AE11E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1B5726" w14:textId="77777777" w:rsidR="00AE11E9" w:rsidRDefault="00AE11E9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59C15" w14:textId="34934B95" w:rsidR="004C70DC" w:rsidRDefault="004C70DC">
    <w:pPr>
      <w:pStyle w:val="a6"/>
    </w:pPr>
  </w:p>
  <w:p w14:paraId="16012323" w14:textId="77777777" w:rsidR="003744B1" w:rsidRPr="00AF6671" w:rsidRDefault="003744B1">
    <w:pPr>
      <w:pStyle w:val="a6"/>
      <w:rPr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97" w:type="dxa"/>
      <w:tblInd w:w="35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20"/>
      <w:gridCol w:w="6480"/>
      <w:gridCol w:w="1397"/>
    </w:tblGrid>
    <w:tr w:rsidR="003744B1" w14:paraId="57432602" w14:textId="77777777" w:rsidTr="00F37C7A">
      <w:trPr>
        <w:trHeight w:val="1047"/>
      </w:trPr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7529E9" w14:textId="450458D4" w:rsidR="003744B1" w:rsidRDefault="003744B1">
          <w:pPr>
            <w:spacing w:before="60"/>
            <w:rPr>
              <w:sz w:val="20"/>
            </w:rPr>
          </w:pPr>
          <w:r>
            <w:rPr>
              <w:rFonts w:ascii="Times New Roman" w:hAnsi="Times New Roman"/>
            </w:rPr>
            <w:t xml:space="preserve">Дата: </w:t>
          </w: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DATE \@ "dd.MM.yyyy" </w:instrText>
          </w:r>
          <w:r>
            <w:rPr>
              <w:rFonts w:ascii="Times New Roman" w:hAnsi="Times New Roman"/>
            </w:rPr>
            <w:fldChar w:fldCharType="separate"/>
          </w:r>
          <w:r w:rsidR="00DE40A0">
            <w:rPr>
              <w:rFonts w:ascii="Times New Roman" w:hAnsi="Times New Roman"/>
              <w:noProof/>
            </w:rPr>
            <w:t>27.01.2026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64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2D95C0" w14:textId="396C375A" w:rsidR="003744B1" w:rsidRPr="00D914AF" w:rsidRDefault="003744B1" w:rsidP="004C70DC">
          <w:pPr>
            <w:spacing w:before="60"/>
            <w:jc w:val="center"/>
            <w:rPr>
              <w:rFonts w:ascii="Times New Roman" w:hAnsi="Times New Roman"/>
              <w:szCs w:val="24"/>
            </w:rPr>
          </w:pPr>
          <w:r w:rsidRPr="00AF6671">
            <w:rPr>
              <w:rFonts w:ascii="Times New Roman" w:hAnsi="Times New Roman"/>
              <w:szCs w:val="24"/>
            </w:rPr>
            <w:t xml:space="preserve">Этап </w:t>
          </w:r>
          <w:r>
            <w:rPr>
              <w:rFonts w:ascii="Times New Roman" w:hAnsi="Times New Roman"/>
              <w:szCs w:val="24"/>
            </w:rPr>
            <w:t>3</w:t>
          </w:r>
          <w:r w:rsidRPr="00AF6671">
            <w:rPr>
              <w:rFonts w:ascii="Times New Roman" w:hAnsi="Times New Roman"/>
              <w:szCs w:val="24"/>
            </w:rPr>
            <w:t xml:space="preserve">. </w:t>
          </w:r>
          <w:r w:rsidR="00D914AF">
            <w:rPr>
              <w:rFonts w:ascii="Times New Roman" w:hAnsi="Times New Roman"/>
              <w:szCs w:val="24"/>
            </w:rPr>
            <w:t xml:space="preserve">Мониторинг </w:t>
          </w:r>
          <w:r w:rsidR="00D914AF">
            <w:rPr>
              <w:rFonts w:ascii="Times New Roman" w:hAnsi="Times New Roman"/>
              <w:color w:val="000000"/>
            </w:rPr>
            <w:t>процентных ставок по</w:t>
          </w:r>
          <w:r w:rsidR="00D914AF" w:rsidRPr="00215A5B">
            <w:rPr>
              <w:rFonts w:ascii="Times New Roman" w:hAnsi="Times New Roman"/>
              <w:color w:val="000000"/>
            </w:rPr>
            <w:t xml:space="preserve"> </w:t>
          </w:r>
          <w:r w:rsidR="00D914AF">
            <w:rPr>
              <w:rFonts w:ascii="Times New Roman" w:hAnsi="Times New Roman"/>
              <w:color w:val="000000"/>
            </w:rPr>
            <w:t>срочным</w:t>
          </w:r>
          <w:r w:rsidR="00AE11E9">
            <w:rPr>
              <w:rFonts w:ascii="Times New Roman" w:hAnsi="Times New Roman"/>
              <w:color w:val="000000"/>
            </w:rPr>
            <w:t xml:space="preserve"> банковским</w:t>
          </w:r>
          <w:r w:rsidR="00D914AF">
            <w:rPr>
              <w:rFonts w:ascii="Times New Roman" w:hAnsi="Times New Roman"/>
              <w:color w:val="000000"/>
            </w:rPr>
            <w:t xml:space="preserve"> вкладам (депозитам</w:t>
          </w:r>
          <w:r w:rsidR="00D914AF" w:rsidRPr="00215A5B">
            <w:rPr>
              <w:rFonts w:ascii="Times New Roman" w:hAnsi="Times New Roman"/>
              <w:color w:val="000000"/>
            </w:rPr>
            <w:t>)</w:t>
          </w:r>
          <w:r w:rsidR="00D914AF">
            <w:rPr>
              <w:rFonts w:ascii="Times New Roman" w:hAnsi="Times New Roman"/>
              <w:color w:val="000000"/>
            </w:rPr>
            <w:t xml:space="preserve"> юридических лиц </w:t>
          </w:r>
          <w:r w:rsidR="00D914AF" w:rsidRPr="00215A5B">
            <w:rPr>
              <w:rFonts w:ascii="Times New Roman" w:hAnsi="Times New Roman"/>
              <w:color w:val="000000"/>
            </w:rPr>
            <w:t>в банках РБ</w:t>
          </w:r>
        </w:p>
      </w:tc>
      <w:tc>
        <w:tcPr>
          <w:tcW w:w="13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D6BCC5" w14:textId="77777777" w:rsidR="003744B1" w:rsidRDefault="003744B1">
          <w:pPr>
            <w:tabs>
              <w:tab w:val="center" w:pos="3969"/>
              <w:tab w:val="right" w:pos="7938"/>
            </w:tabs>
            <w:spacing w:before="60"/>
            <w:jc w:val="center"/>
            <w:rPr>
              <w:rStyle w:val="af3"/>
              <w:rFonts w:ascii="Times New Roman" w:hAnsi="Times New Roman"/>
            </w:rPr>
          </w:pPr>
          <w:r>
            <w:rPr>
              <w:rStyle w:val="af3"/>
              <w:rFonts w:ascii="Times New Roman" w:hAnsi="Times New Roman"/>
            </w:rPr>
            <w:t>Страница</w:t>
          </w:r>
        </w:p>
        <w:p w14:paraId="5E14991F" w14:textId="433D55EC" w:rsidR="003744B1" w:rsidRDefault="003744B1">
          <w:pPr>
            <w:tabs>
              <w:tab w:val="center" w:pos="3969"/>
              <w:tab w:val="right" w:pos="7938"/>
            </w:tabs>
            <w:spacing w:before="60"/>
            <w:jc w:val="center"/>
          </w:pPr>
          <w:r>
            <w:rPr>
              <w:rStyle w:val="af3"/>
              <w:rFonts w:ascii="Times New Roman" w:hAnsi="Times New Roman"/>
            </w:rPr>
            <w:fldChar w:fldCharType="begin"/>
          </w:r>
          <w:r>
            <w:rPr>
              <w:rStyle w:val="af3"/>
              <w:rFonts w:ascii="Times New Roman" w:hAnsi="Times New Roman"/>
            </w:rPr>
            <w:instrText xml:space="preserve"> PAGE </w:instrText>
          </w:r>
          <w:r>
            <w:rPr>
              <w:rStyle w:val="af3"/>
              <w:rFonts w:ascii="Times New Roman" w:hAnsi="Times New Roman"/>
            </w:rPr>
            <w:fldChar w:fldCharType="separate"/>
          </w:r>
          <w:r w:rsidR="00DE40A0">
            <w:rPr>
              <w:rStyle w:val="af3"/>
              <w:rFonts w:ascii="Times New Roman" w:hAnsi="Times New Roman"/>
              <w:noProof/>
            </w:rPr>
            <w:t>18</w:t>
          </w:r>
          <w:r>
            <w:rPr>
              <w:rStyle w:val="af3"/>
              <w:rFonts w:ascii="Times New Roman" w:hAnsi="Times New Roman"/>
            </w:rPr>
            <w:fldChar w:fldCharType="end"/>
          </w:r>
          <w:r>
            <w:rPr>
              <w:rStyle w:val="af3"/>
              <w:rFonts w:ascii="Times New Roman" w:hAnsi="Times New Roman"/>
            </w:rPr>
            <w:t xml:space="preserve">  из</w:t>
          </w:r>
          <w:r w:rsidRPr="00AE0EA4">
            <w:rPr>
              <w:rStyle w:val="af3"/>
              <w:rFonts w:ascii="Times New Roman" w:hAnsi="Times New Roman"/>
            </w:rPr>
            <w:t xml:space="preserve"> </w:t>
          </w:r>
          <w:r>
            <w:rPr>
              <w:rStyle w:val="af3"/>
              <w:rFonts w:ascii="Times New Roman" w:hAnsi="Times New Roman"/>
            </w:rPr>
            <w:fldChar w:fldCharType="begin"/>
          </w:r>
          <w:r>
            <w:rPr>
              <w:rStyle w:val="af3"/>
              <w:rFonts w:ascii="Times New Roman" w:hAnsi="Times New Roman"/>
            </w:rPr>
            <w:instrText xml:space="preserve"> NUMPAGES </w:instrText>
          </w:r>
          <w:r>
            <w:rPr>
              <w:rStyle w:val="af3"/>
              <w:rFonts w:ascii="Times New Roman" w:hAnsi="Times New Roman"/>
            </w:rPr>
            <w:fldChar w:fldCharType="separate"/>
          </w:r>
          <w:r w:rsidR="00DE40A0">
            <w:rPr>
              <w:rStyle w:val="af3"/>
              <w:rFonts w:ascii="Times New Roman" w:hAnsi="Times New Roman"/>
              <w:noProof/>
            </w:rPr>
            <w:t>53</w:t>
          </w:r>
          <w:r>
            <w:rPr>
              <w:rStyle w:val="af3"/>
              <w:rFonts w:ascii="Times New Roman" w:hAnsi="Times New Roman"/>
            </w:rPr>
            <w:fldChar w:fldCharType="end"/>
          </w:r>
        </w:p>
      </w:tc>
    </w:tr>
  </w:tbl>
  <w:p w14:paraId="4615FC35" w14:textId="77777777" w:rsidR="003744B1" w:rsidRDefault="003744B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8EFBA3" w14:textId="77777777" w:rsidR="003F44DF" w:rsidRDefault="003F44DF" w:rsidP="00341EE5">
      <w:r>
        <w:separator/>
      </w:r>
    </w:p>
  </w:footnote>
  <w:footnote w:type="continuationSeparator" w:id="0">
    <w:p w14:paraId="600002DD" w14:textId="77777777" w:rsidR="003F44DF" w:rsidRDefault="003F44DF" w:rsidP="00341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C2C8C" w14:textId="77777777" w:rsidR="00AE11E9" w:rsidRDefault="00AE11E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78CB2" w14:textId="77777777" w:rsidR="00AE11E9" w:rsidRDefault="00AE11E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34504A" w14:textId="77777777" w:rsidR="00AE11E9" w:rsidRDefault="00AE11E9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879662" w14:textId="77777777" w:rsidR="003744B1" w:rsidRDefault="003744B1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7C94BC" w14:textId="77777777" w:rsidR="003744B1" w:rsidRDefault="003744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D86C690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D5A8C"/>
    <w:multiLevelType w:val="hybridMultilevel"/>
    <w:tmpl w:val="0C16086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9E5359C"/>
    <w:multiLevelType w:val="hybridMultilevel"/>
    <w:tmpl w:val="531E1CFA"/>
    <w:lvl w:ilvl="0" w:tplc="697067D2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91" w:hanging="360"/>
      </w:pPr>
    </w:lvl>
    <w:lvl w:ilvl="2" w:tplc="0419001B" w:tentative="1">
      <w:start w:val="1"/>
      <w:numFmt w:val="lowerRoman"/>
      <w:lvlText w:val="%3."/>
      <w:lvlJc w:val="right"/>
      <w:pPr>
        <w:ind w:left="1811" w:hanging="180"/>
      </w:pPr>
    </w:lvl>
    <w:lvl w:ilvl="3" w:tplc="0419000F" w:tentative="1">
      <w:start w:val="1"/>
      <w:numFmt w:val="decimal"/>
      <w:lvlText w:val="%4."/>
      <w:lvlJc w:val="left"/>
      <w:pPr>
        <w:ind w:left="2531" w:hanging="360"/>
      </w:pPr>
    </w:lvl>
    <w:lvl w:ilvl="4" w:tplc="04190019" w:tentative="1">
      <w:start w:val="1"/>
      <w:numFmt w:val="lowerLetter"/>
      <w:lvlText w:val="%5."/>
      <w:lvlJc w:val="left"/>
      <w:pPr>
        <w:ind w:left="3251" w:hanging="360"/>
      </w:pPr>
    </w:lvl>
    <w:lvl w:ilvl="5" w:tplc="0419001B" w:tentative="1">
      <w:start w:val="1"/>
      <w:numFmt w:val="lowerRoman"/>
      <w:lvlText w:val="%6."/>
      <w:lvlJc w:val="right"/>
      <w:pPr>
        <w:ind w:left="3971" w:hanging="180"/>
      </w:pPr>
    </w:lvl>
    <w:lvl w:ilvl="6" w:tplc="0419000F" w:tentative="1">
      <w:start w:val="1"/>
      <w:numFmt w:val="decimal"/>
      <w:lvlText w:val="%7."/>
      <w:lvlJc w:val="left"/>
      <w:pPr>
        <w:ind w:left="4691" w:hanging="360"/>
      </w:pPr>
    </w:lvl>
    <w:lvl w:ilvl="7" w:tplc="04190019" w:tentative="1">
      <w:start w:val="1"/>
      <w:numFmt w:val="lowerLetter"/>
      <w:lvlText w:val="%8."/>
      <w:lvlJc w:val="left"/>
      <w:pPr>
        <w:ind w:left="5411" w:hanging="360"/>
      </w:pPr>
    </w:lvl>
    <w:lvl w:ilvl="8" w:tplc="041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3" w15:restartNumberingAfterBreak="0">
    <w:nsid w:val="0FCC2967"/>
    <w:multiLevelType w:val="multilevel"/>
    <w:tmpl w:val="387E8188"/>
    <w:lvl w:ilvl="0">
      <w:start w:val="1"/>
      <w:numFmt w:val="decimal"/>
      <w:pStyle w:val="1"/>
      <w:suff w:val="space"/>
      <w:lvlText w:val="%1."/>
      <w:lvlJc w:val="left"/>
      <w:pPr>
        <w:ind w:left="993" w:firstLine="0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pStyle w:val="2"/>
      <w:suff w:val="space"/>
      <w:lvlText w:val="%1.%2."/>
      <w:lvlJc w:val="left"/>
      <w:pPr>
        <w:ind w:left="11" w:firstLine="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suff w:val="space"/>
      <w:lvlText w:val="%1.%2.%3."/>
      <w:lvlJc w:val="left"/>
      <w:pPr>
        <w:ind w:left="11" w:firstLine="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1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tabs>
          <w:tab w:val="num" w:pos="2367"/>
        </w:tabs>
        <w:ind w:left="207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31"/>
        </w:tabs>
        <w:ind w:left="202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1"/>
        </w:tabs>
        <w:ind w:left="253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11"/>
        </w:tabs>
        <w:ind w:left="303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31"/>
        </w:tabs>
        <w:ind w:left="3611" w:hanging="1440"/>
      </w:pPr>
      <w:rPr>
        <w:rFonts w:hint="default"/>
      </w:rPr>
    </w:lvl>
  </w:abstractNum>
  <w:abstractNum w:abstractNumId="4" w15:restartNumberingAfterBreak="0">
    <w:nsid w:val="10C8712F"/>
    <w:multiLevelType w:val="hybridMultilevel"/>
    <w:tmpl w:val="875AEB92"/>
    <w:lvl w:ilvl="0" w:tplc="0FDE012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4215AC3"/>
    <w:multiLevelType w:val="multilevel"/>
    <w:tmpl w:val="5128C23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4FA65D3"/>
    <w:multiLevelType w:val="multilevel"/>
    <w:tmpl w:val="788E5E1E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680" w:hanging="68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440"/>
        </w:tabs>
        <w:ind w:left="680" w:hanging="68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171A718A"/>
    <w:multiLevelType w:val="hybridMultilevel"/>
    <w:tmpl w:val="2BBC4576"/>
    <w:lvl w:ilvl="0" w:tplc="8FC06360">
      <w:start w:val="1"/>
      <w:numFmt w:val="bullet"/>
      <w:pStyle w:val="TableText-Bullet"/>
      <w:lvlText w:val="▪"/>
      <w:lvlJc w:val="left"/>
      <w:pPr>
        <w:tabs>
          <w:tab w:val="num" w:pos="720"/>
        </w:tabs>
        <w:ind w:left="720" w:hanging="360"/>
      </w:pPr>
      <w:rPr>
        <w:rFonts w:ascii="Palatino Linotype" w:hAnsi="Palatino Linotype" w:cs="Times New Roman" w:hint="default"/>
        <w:b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86A0C"/>
    <w:multiLevelType w:val="hybridMultilevel"/>
    <w:tmpl w:val="11043CF6"/>
    <w:lvl w:ilvl="0" w:tplc="6E485C6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C5218"/>
    <w:multiLevelType w:val="multilevel"/>
    <w:tmpl w:val="9D94E16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10" w15:restartNumberingAfterBreak="0">
    <w:nsid w:val="2F592B4B"/>
    <w:multiLevelType w:val="multilevel"/>
    <w:tmpl w:val="A05A277C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1" w15:restartNumberingAfterBreak="0">
    <w:nsid w:val="34E14B71"/>
    <w:multiLevelType w:val="multilevel"/>
    <w:tmpl w:val="BAD8A1FC"/>
    <w:lvl w:ilvl="0">
      <w:start w:val="6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7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3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78" w:hanging="1800"/>
      </w:pPr>
      <w:rPr>
        <w:rFonts w:hint="default"/>
      </w:rPr>
    </w:lvl>
  </w:abstractNum>
  <w:abstractNum w:abstractNumId="12" w15:restartNumberingAfterBreak="0">
    <w:nsid w:val="5F272D0F"/>
    <w:multiLevelType w:val="multilevel"/>
    <w:tmpl w:val="AC18AFF6"/>
    <w:lvl w:ilvl="0">
      <w:start w:val="1"/>
      <w:numFmt w:val="decimalZero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2">
      <w:start w:val="1"/>
      <w:numFmt w:val="none"/>
      <w:pStyle w:val="02"/>
      <w:lvlText w:val="03.06.02.00"/>
      <w:lvlJc w:val="left"/>
      <w:pPr>
        <w:tabs>
          <w:tab w:val="num" w:pos="1410"/>
        </w:tabs>
        <w:ind w:left="1410" w:hanging="1410"/>
      </w:pPr>
      <w:rPr>
        <w:rFonts w:hint="default"/>
        <w:b/>
        <w:sz w:val="28"/>
        <w:szCs w:val="28"/>
      </w:rPr>
    </w:lvl>
    <w:lvl w:ilvl="3">
      <w:start w:val="1"/>
      <w:numFmt w:val="decimalZero"/>
      <w:lvlText w:val="%1.%2.%3.%4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5F481C93"/>
    <w:multiLevelType w:val="multilevel"/>
    <w:tmpl w:val="50600ADA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6AF0671"/>
    <w:multiLevelType w:val="hybridMultilevel"/>
    <w:tmpl w:val="4CB8B80E"/>
    <w:lvl w:ilvl="0" w:tplc="3D9ACF96">
      <w:start w:val="6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68B078FD"/>
    <w:multiLevelType w:val="hybridMultilevel"/>
    <w:tmpl w:val="E38AE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6A7D80"/>
    <w:multiLevelType w:val="multilevel"/>
    <w:tmpl w:val="D5269588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7" w15:restartNumberingAfterBreak="0">
    <w:nsid w:val="71A87F7B"/>
    <w:multiLevelType w:val="multilevel"/>
    <w:tmpl w:val="4C6C2FC8"/>
    <w:lvl w:ilvl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7"/>
  </w:num>
  <w:num w:numId="5">
    <w:abstractNumId w:val="12"/>
  </w:num>
  <w:num w:numId="6">
    <w:abstractNumId w:val="2"/>
  </w:num>
  <w:num w:numId="7">
    <w:abstractNumId w:val="3"/>
  </w:num>
  <w:num w:numId="8">
    <w:abstractNumId w:val="1"/>
  </w:num>
  <w:num w:numId="9">
    <w:abstractNumId w:val="8"/>
  </w:num>
  <w:num w:numId="10">
    <w:abstractNumId w:val="14"/>
  </w:num>
  <w:num w:numId="11">
    <w:abstractNumId w:val="9"/>
  </w:num>
  <w:num w:numId="12">
    <w:abstractNumId w:val="16"/>
  </w:num>
  <w:num w:numId="13">
    <w:abstractNumId w:val="10"/>
  </w:num>
  <w:num w:numId="14">
    <w:abstractNumId w:val="17"/>
  </w:num>
  <w:num w:numId="15">
    <w:abstractNumId w:val="13"/>
  </w:num>
  <w:num w:numId="16">
    <w:abstractNumId w:val="5"/>
  </w:num>
  <w:num w:numId="17">
    <w:abstractNumId w:val="11"/>
  </w:num>
  <w:num w:numId="18">
    <w:abstractNumId w:val="15"/>
  </w:num>
  <w:num w:numId="19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Езерская Анна Иосифовна">
    <w15:presenceInfo w15:providerId="None" w15:userId="Езерская Анна Иосифо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B56"/>
    <w:rsid w:val="00002569"/>
    <w:rsid w:val="00007EE2"/>
    <w:rsid w:val="0001726E"/>
    <w:rsid w:val="00021051"/>
    <w:rsid w:val="00027F03"/>
    <w:rsid w:val="00030526"/>
    <w:rsid w:val="000366D5"/>
    <w:rsid w:val="00037B54"/>
    <w:rsid w:val="000421E8"/>
    <w:rsid w:val="00047B2A"/>
    <w:rsid w:val="000515A9"/>
    <w:rsid w:val="00060417"/>
    <w:rsid w:val="0006141D"/>
    <w:rsid w:val="000620DC"/>
    <w:rsid w:val="00063669"/>
    <w:rsid w:val="00076BBD"/>
    <w:rsid w:val="000824EF"/>
    <w:rsid w:val="00087B5E"/>
    <w:rsid w:val="0009656F"/>
    <w:rsid w:val="000A10C9"/>
    <w:rsid w:val="000A3E34"/>
    <w:rsid w:val="000A745C"/>
    <w:rsid w:val="000C3969"/>
    <w:rsid w:val="000D511B"/>
    <w:rsid w:val="000D5429"/>
    <w:rsid w:val="000D55BD"/>
    <w:rsid w:val="000E614C"/>
    <w:rsid w:val="000F1426"/>
    <w:rsid w:val="000F62E9"/>
    <w:rsid w:val="000F7645"/>
    <w:rsid w:val="00100B6D"/>
    <w:rsid w:val="00113BC6"/>
    <w:rsid w:val="00116835"/>
    <w:rsid w:val="00117295"/>
    <w:rsid w:val="00123C42"/>
    <w:rsid w:val="0012736A"/>
    <w:rsid w:val="00132165"/>
    <w:rsid w:val="00133906"/>
    <w:rsid w:val="00143D7F"/>
    <w:rsid w:val="00146044"/>
    <w:rsid w:val="00147A20"/>
    <w:rsid w:val="00150755"/>
    <w:rsid w:val="001509F9"/>
    <w:rsid w:val="001534BD"/>
    <w:rsid w:val="001616EB"/>
    <w:rsid w:val="00177F0F"/>
    <w:rsid w:val="00180BAD"/>
    <w:rsid w:val="00190E43"/>
    <w:rsid w:val="00192AA6"/>
    <w:rsid w:val="001A15FE"/>
    <w:rsid w:val="001A4192"/>
    <w:rsid w:val="001A7161"/>
    <w:rsid w:val="001C56FD"/>
    <w:rsid w:val="001C5D0B"/>
    <w:rsid w:val="001C7FB5"/>
    <w:rsid w:val="001E19B3"/>
    <w:rsid w:val="001E5DB5"/>
    <w:rsid w:val="001E6BFA"/>
    <w:rsid w:val="001E7C98"/>
    <w:rsid w:val="0020671E"/>
    <w:rsid w:val="00210A66"/>
    <w:rsid w:val="00215A5B"/>
    <w:rsid w:val="00232F11"/>
    <w:rsid w:val="002410D7"/>
    <w:rsid w:val="00244D9E"/>
    <w:rsid w:val="002510F1"/>
    <w:rsid w:val="00255DE5"/>
    <w:rsid w:val="00257212"/>
    <w:rsid w:val="00261E14"/>
    <w:rsid w:val="00277CAE"/>
    <w:rsid w:val="00283251"/>
    <w:rsid w:val="00284FA9"/>
    <w:rsid w:val="00290CF8"/>
    <w:rsid w:val="0029115C"/>
    <w:rsid w:val="002922A8"/>
    <w:rsid w:val="002940E1"/>
    <w:rsid w:val="002A2455"/>
    <w:rsid w:val="002A551B"/>
    <w:rsid w:val="002A75A3"/>
    <w:rsid w:val="002B2A72"/>
    <w:rsid w:val="002B3C3F"/>
    <w:rsid w:val="002C4E42"/>
    <w:rsid w:val="002C6386"/>
    <w:rsid w:val="002D34D0"/>
    <w:rsid w:val="002D4C7D"/>
    <w:rsid w:val="002D57ED"/>
    <w:rsid w:val="002E1791"/>
    <w:rsid w:val="002E5D66"/>
    <w:rsid w:val="002E7F9B"/>
    <w:rsid w:val="002F4807"/>
    <w:rsid w:val="003017BA"/>
    <w:rsid w:val="0030203A"/>
    <w:rsid w:val="00305E1B"/>
    <w:rsid w:val="00306294"/>
    <w:rsid w:val="0030786B"/>
    <w:rsid w:val="00310019"/>
    <w:rsid w:val="003134E6"/>
    <w:rsid w:val="003146E6"/>
    <w:rsid w:val="00322829"/>
    <w:rsid w:val="0032393C"/>
    <w:rsid w:val="00324B3F"/>
    <w:rsid w:val="00330292"/>
    <w:rsid w:val="0033607A"/>
    <w:rsid w:val="00337859"/>
    <w:rsid w:val="00341EE5"/>
    <w:rsid w:val="00342C62"/>
    <w:rsid w:val="00343319"/>
    <w:rsid w:val="00343D30"/>
    <w:rsid w:val="003449AD"/>
    <w:rsid w:val="00345A53"/>
    <w:rsid w:val="0036368D"/>
    <w:rsid w:val="0036462C"/>
    <w:rsid w:val="003744B1"/>
    <w:rsid w:val="00374BED"/>
    <w:rsid w:val="00374CFD"/>
    <w:rsid w:val="0037716F"/>
    <w:rsid w:val="003771E1"/>
    <w:rsid w:val="00382C68"/>
    <w:rsid w:val="00383D5F"/>
    <w:rsid w:val="003A52F1"/>
    <w:rsid w:val="003B1C14"/>
    <w:rsid w:val="003B2F84"/>
    <w:rsid w:val="003B38EB"/>
    <w:rsid w:val="003B391F"/>
    <w:rsid w:val="003D2314"/>
    <w:rsid w:val="003D3055"/>
    <w:rsid w:val="003D4BD2"/>
    <w:rsid w:val="003D5F10"/>
    <w:rsid w:val="003E0331"/>
    <w:rsid w:val="003E15A4"/>
    <w:rsid w:val="003E6C1E"/>
    <w:rsid w:val="003F243E"/>
    <w:rsid w:val="003F44DF"/>
    <w:rsid w:val="003F4D04"/>
    <w:rsid w:val="003F7AB5"/>
    <w:rsid w:val="00400D48"/>
    <w:rsid w:val="00402543"/>
    <w:rsid w:val="004149AA"/>
    <w:rsid w:val="00415415"/>
    <w:rsid w:val="004161D6"/>
    <w:rsid w:val="00422967"/>
    <w:rsid w:val="00422B92"/>
    <w:rsid w:val="00423CBC"/>
    <w:rsid w:val="0043354E"/>
    <w:rsid w:val="00437C52"/>
    <w:rsid w:val="00441059"/>
    <w:rsid w:val="004453F3"/>
    <w:rsid w:val="0045216E"/>
    <w:rsid w:val="004561E8"/>
    <w:rsid w:val="00457B64"/>
    <w:rsid w:val="00463826"/>
    <w:rsid w:val="004650E5"/>
    <w:rsid w:val="00467F0E"/>
    <w:rsid w:val="0047115D"/>
    <w:rsid w:val="00471524"/>
    <w:rsid w:val="00476460"/>
    <w:rsid w:val="00481DF8"/>
    <w:rsid w:val="0048655B"/>
    <w:rsid w:val="004875B8"/>
    <w:rsid w:val="004922F3"/>
    <w:rsid w:val="004936B6"/>
    <w:rsid w:val="00496DDA"/>
    <w:rsid w:val="004A101F"/>
    <w:rsid w:val="004A5F36"/>
    <w:rsid w:val="004B315C"/>
    <w:rsid w:val="004B453B"/>
    <w:rsid w:val="004B510E"/>
    <w:rsid w:val="004B5B02"/>
    <w:rsid w:val="004C0D88"/>
    <w:rsid w:val="004C70DC"/>
    <w:rsid w:val="004D1A49"/>
    <w:rsid w:val="004E110E"/>
    <w:rsid w:val="004E2D34"/>
    <w:rsid w:val="004E7B02"/>
    <w:rsid w:val="004F6A0D"/>
    <w:rsid w:val="004F7F9F"/>
    <w:rsid w:val="00501461"/>
    <w:rsid w:val="0050292C"/>
    <w:rsid w:val="0050460A"/>
    <w:rsid w:val="00510EF9"/>
    <w:rsid w:val="005111B4"/>
    <w:rsid w:val="00520232"/>
    <w:rsid w:val="005245E0"/>
    <w:rsid w:val="00524A08"/>
    <w:rsid w:val="00537DA1"/>
    <w:rsid w:val="00540D3E"/>
    <w:rsid w:val="005440F7"/>
    <w:rsid w:val="005575AC"/>
    <w:rsid w:val="00573EA5"/>
    <w:rsid w:val="00585542"/>
    <w:rsid w:val="00590D53"/>
    <w:rsid w:val="0059161E"/>
    <w:rsid w:val="005935FF"/>
    <w:rsid w:val="005A1E01"/>
    <w:rsid w:val="005A3891"/>
    <w:rsid w:val="005B35FF"/>
    <w:rsid w:val="005B6F5F"/>
    <w:rsid w:val="005C386F"/>
    <w:rsid w:val="005C56C1"/>
    <w:rsid w:val="005D4E18"/>
    <w:rsid w:val="00610051"/>
    <w:rsid w:val="006112C2"/>
    <w:rsid w:val="00613468"/>
    <w:rsid w:val="00616EC2"/>
    <w:rsid w:val="0062204E"/>
    <w:rsid w:val="0063140F"/>
    <w:rsid w:val="00643BBE"/>
    <w:rsid w:val="006463C9"/>
    <w:rsid w:val="006527E7"/>
    <w:rsid w:val="006533E7"/>
    <w:rsid w:val="00656365"/>
    <w:rsid w:val="00665CA4"/>
    <w:rsid w:val="006670CE"/>
    <w:rsid w:val="0066723C"/>
    <w:rsid w:val="006701B5"/>
    <w:rsid w:val="006767E7"/>
    <w:rsid w:val="0069099B"/>
    <w:rsid w:val="00691580"/>
    <w:rsid w:val="006927F3"/>
    <w:rsid w:val="00693142"/>
    <w:rsid w:val="0069580B"/>
    <w:rsid w:val="00696BEF"/>
    <w:rsid w:val="006977F4"/>
    <w:rsid w:val="006A1034"/>
    <w:rsid w:val="006A5097"/>
    <w:rsid w:val="006B3CAC"/>
    <w:rsid w:val="006B6381"/>
    <w:rsid w:val="006D1136"/>
    <w:rsid w:val="006D3E7C"/>
    <w:rsid w:val="006D79EB"/>
    <w:rsid w:val="006E77CA"/>
    <w:rsid w:val="006F53AF"/>
    <w:rsid w:val="007026A8"/>
    <w:rsid w:val="0070336E"/>
    <w:rsid w:val="00711DED"/>
    <w:rsid w:val="00712195"/>
    <w:rsid w:val="007166F5"/>
    <w:rsid w:val="007171DE"/>
    <w:rsid w:val="007310B9"/>
    <w:rsid w:val="00733B7D"/>
    <w:rsid w:val="00734595"/>
    <w:rsid w:val="007414D8"/>
    <w:rsid w:val="00743F7D"/>
    <w:rsid w:val="00756FF5"/>
    <w:rsid w:val="007600C2"/>
    <w:rsid w:val="0076227E"/>
    <w:rsid w:val="00773598"/>
    <w:rsid w:val="00775052"/>
    <w:rsid w:val="007926E2"/>
    <w:rsid w:val="00794E8B"/>
    <w:rsid w:val="00796701"/>
    <w:rsid w:val="007A10E5"/>
    <w:rsid w:val="007A7E16"/>
    <w:rsid w:val="007B15C5"/>
    <w:rsid w:val="007B1D20"/>
    <w:rsid w:val="007B3633"/>
    <w:rsid w:val="007C33A9"/>
    <w:rsid w:val="007C3C93"/>
    <w:rsid w:val="007C48DB"/>
    <w:rsid w:val="007D1EEF"/>
    <w:rsid w:val="007D675D"/>
    <w:rsid w:val="007D67BF"/>
    <w:rsid w:val="007E2F42"/>
    <w:rsid w:val="007E2F75"/>
    <w:rsid w:val="007E5CD8"/>
    <w:rsid w:val="007E670D"/>
    <w:rsid w:val="00805899"/>
    <w:rsid w:val="00812DA2"/>
    <w:rsid w:val="00813B57"/>
    <w:rsid w:val="00821C80"/>
    <w:rsid w:val="008258ED"/>
    <w:rsid w:val="00825E83"/>
    <w:rsid w:val="00831037"/>
    <w:rsid w:val="00837A15"/>
    <w:rsid w:val="008420FD"/>
    <w:rsid w:val="00842488"/>
    <w:rsid w:val="00842850"/>
    <w:rsid w:val="00845556"/>
    <w:rsid w:val="008474D2"/>
    <w:rsid w:val="0085331E"/>
    <w:rsid w:val="008560C4"/>
    <w:rsid w:val="00856598"/>
    <w:rsid w:val="00862479"/>
    <w:rsid w:val="008624F2"/>
    <w:rsid w:val="008647CC"/>
    <w:rsid w:val="00866866"/>
    <w:rsid w:val="00871687"/>
    <w:rsid w:val="00882DDC"/>
    <w:rsid w:val="00894DF5"/>
    <w:rsid w:val="0089766D"/>
    <w:rsid w:val="00897DFA"/>
    <w:rsid w:val="008A0AD9"/>
    <w:rsid w:val="008A3E5C"/>
    <w:rsid w:val="008B4567"/>
    <w:rsid w:val="008C1D5D"/>
    <w:rsid w:val="008C4B34"/>
    <w:rsid w:val="008C5C00"/>
    <w:rsid w:val="008C7EB5"/>
    <w:rsid w:val="008D246A"/>
    <w:rsid w:val="008E1254"/>
    <w:rsid w:val="008E35D0"/>
    <w:rsid w:val="008E49DB"/>
    <w:rsid w:val="008E4EF9"/>
    <w:rsid w:val="008E6C68"/>
    <w:rsid w:val="008F5A80"/>
    <w:rsid w:val="009003F7"/>
    <w:rsid w:val="009013A5"/>
    <w:rsid w:val="00905FF6"/>
    <w:rsid w:val="00911760"/>
    <w:rsid w:val="00915BBD"/>
    <w:rsid w:val="00920D1A"/>
    <w:rsid w:val="0092296C"/>
    <w:rsid w:val="00926DC3"/>
    <w:rsid w:val="009315B1"/>
    <w:rsid w:val="00935704"/>
    <w:rsid w:val="00940698"/>
    <w:rsid w:val="0094165A"/>
    <w:rsid w:val="00942642"/>
    <w:rsid w:val="0095202A"/>
    <w:rsid w:val="0095445F"/>
    <w:rsid w:val="0095469E"/>
    <w:rsid w:val="009615ED"/>
    <w:rsid w:val="00967849"/>
    <w:rsid w:val="00970DC4"/>
    <w:rsid w:val="00976043"/>
    <w:rsid w:val="00976731"/>
    <w:rsid w:val="00995AD2"/>
    <w:rsid w:val="009A1222"/>
    <w:rsid w:val="009A5714"/>
    <w:rsid w:val="009A58F0"/>
    <w:rsid w:val="009A6E03"/>
    <w:rsid w:val="009B417A"/>
    <w:rsid w:val="009C1606"/>
    <w:rsid w:val="009C5892"/>
    <w:rsid w:val="009D1C88"/>
    <w:rsid w:val="009D24A4"/>
    <w:rsid w:val="009D6C4F"/>
    <w:rsid w:val="009F1EB7"/>
    <w:rsid w:val="009F2CFC"/>
    <w:rsid w:val="009F7404"/>
    <w:rsid w:val="00A03C54"/>
    <w:rsid w:val="00A11513"/>
    <w:rsid w:val="00A146DD"/>
    <w:rsid w:val="00A15A91"/>
    <w:rsid w:val="00A16FA5"/>
    <w:rsid w:val="00A22D79"/>
    <w:rsid w:val="00A47CDB"/>
    <w:rsid w:val="00A529C0"/>
    <w:rsid w:val="00A53921"/>
    <w:rsid w:val="00A558B8"/>
    <w:rsid w:val="00A6361E"/>
    <w:rsid w:val="00A66882"/>
    <w:rsid w:val="00A7189E"/>
    <w:rsid w:val="00A71A03"/>
    <w:rsid w:val="00A8234A"/>
    <w:rsid w:val="00A8360A"/>
    <w:rsid w:val="00A90FD4"/>
    <w:rsid w:val="00A91D70"/>
    <w:rsid w:val="00AA17F9"/>
    <w:rsid w:val="00AA6689"/>
    <w:rsid w:val="00AA7D1A"/>
    <w:rsid w:val="00AC261D"/>
    <w:rsid w:val="00AD77CC"/>
    <w:rsid w:val="00AE058B"/>
    <w:rsid w:val="00AE11E9"/>
    <w:rsid w:val="00AE443E"/>
    <w:rsid w:val="00AE47DB"/>
    <w:rsid w:val="00AE5540"/>
    <w:rsid w:val="00AF6671"/>
    <w:rsid w:val="00B00800"/>
    <w:rsid w:val="00B02338"/>
    <w:rsid w:val="00B02A5E"/>
    <w:rsid w:val="00B06488"/>
    <w:rsid w:val="00B1005E"/>
    <w:rsid w:val="00B2261F"/>
    <w:rsid w:val="00B233FB"/>
    <w:rsid w:val="00B23AEC"/>
    <w:rsid w:val="00B24383"/>
    <w:rsid w:val="00B253BC"/>
    <w:rsid w:val="00B26DAC"/>
    <w:rsid w:val="00B26E75"/>
    <w:rsid w:val="00B32236"/>
    <w:rsid w:val="00B338E0"/>
    <w:rsid w:val="00B3397C"/>
    <w:rsid w:val="00B34DA1"/>
    <w:rsid w:val="00B453FA"/>
    <w:rsid w:val="00B50800"/>
    <w:rsid w:val="00B5385A"/>
    <w:rsid w:val="00B5679C"/>
    <w:rsid w:val="00B62125"/>
    <w:rsid w:val="00B649C4"/>
    <w:rsid w:val="00B7233E"/>
    <w:rsid w:val="00B73B07"/>
    <w:rsid w:val="00B75E7B"/>
    <w:rsid w:val="00B80711"/>
    <w:rsid w:val="00B8170C"/>
    <w:rsid w:val="00B82124"/>
    <w:rsid w:val="00B82D5C"/>
    <w:rsid w:val="00B83DB0"/>
    <w:rsid w:val="00B855B4"/>
    <w:rsid w:val="00BA1811"/>
    <w:rsid w:val="00BB1EA1"/>
    <w:rsid w:val="00BB685A"/>
    <w:rsid w:val="00BB7178"/>
    <w:rsid w:val="00BC470C"/>
    <w:rsid w:val="00BC52A9"/>
    <w:rsid w:val="00BD6D3E"/>
    <w:rsid w:val="00BE00D7"/>
    <w:rsid w:val="00BF193B"/>
    <w:rsid w:val="00C054E2"/>
    <w:rsid w:val="00C1183E"/>
    <w:rsid w:val="00C1369E"/>
    <w:rsid w:val="00C14A56"/>
    <w:rsid w:val="00C14ABA"/>
    <w:rsid w:val="00C16FFC"/>
    <w:rsid w:val="00C22A97"/>
    <w:rsid w:val="00C23AB3"/>
    <w:rsid w:val="00C26BF2"/>
    <w:rsid w:val="00C33097"/>
    <w:rsid w:val="00C3406E"/>
    <w:rsid w:val="00C36206"/>
    <w:rsid w:val="00C3746E"/>
    <w:rsid w:val="00C429CD"/>
    <w:rsid w:val="00C56B56"/>
    <w:rsid w:val="00C70779"/>
    <w:rsid w:val="00C7124F"/>
    <w:rsid w:val="00C718DE"/>
    <w:rsid w:val="00C74B38"/>
    <w:rsid w:val="00C77C73"/>
    <w:rsid w:val="00C81D96"/>
    <w:rsid w:val="00C85DE9"/>
    <w:rsid w:val="00C87159"/>
    <w:rsid w:val="00C94757"/>
    <w:rsid w:val="00CC4219"/>
    <w:rsid w:val="00CF2058"/>
    <w:rsid w:val="00CF6F24"/>
    <w:rsid w:val="00D01ADB"/>
    <w:rsid w:val="00D041AA"/>
    <w:rsid w:val="00D13EEB"/>
    <w:rsid w:val="00D157E7"/>
    <w:rsid w:val="00D2126F"/>
    <w:rsid w:val="00D25155"/>
    <w:rsid w:val="00D336C0"/>
    <w:rsid w:val="00D37C94"/>
    <w:rsid w:val="00D4565C"/>
    <w:rsid w:val="00D552D5"/>
    <w:rsid w:val="00D60DFB"/>
    <w:rsid w:val="00D612FF"/>
    <w:rsid w:val="00D7405C"/>
    <w:rsid w:val="00D7442F"/>
    <w:rsid w:val="00D82AD8"/>
    <w:rsid w:val="00D83BBE"/>
    <w:rsid w:val="00D90DF0"/>
    <w:rsid w:val="00D914AF"/>
    <w:rsid w:val="00DA1E91"/>
    <w:rsid w:val="00DB3D5C"/>
    <w:rsid w:val="00DB60FA"/>
    <w:rsid w:val="00DB6B1C"/>
    <w:rsid w:val="00DB71AB"/>
    <w:rsid w:val="00DC5549"/>
    <w:rsid w:val="00DC6AEF"/>
    <w:rsid w:val="00DD6BC9"/>
    <w:rsid w:val="00DE2BEA"/>
    <w:rsid w:val="00DE40A0"/>
    <w:rsid w:val="00DE4102"/>
    <w:rsid w:val="00DF4DCA"/>
    <w:rsid w:val="00E062B4"/>
    <w:rsid w:val="00E06AB8"/>
    <w:rsid w:val="00E13851"/>
    <w:rsid w:val="00E14E77"/>
    <w:rsid w:val="00E14FD0"/>
    <w:rsid w:val="00E15219"/>
    <w:rsid w:val="00E15748"/>
    <w:rsid w:val="00E16D7E"/>
    <w:rsid w:val="00E20891"/>
    <w:rsid w:val="00E2577A"/>
    <w:rsid w:val="00E26E31"/>
    <w:rsid w:val="00E31F14"/>
    <w:rsid w:val="00E3245D"/>
    <w:rsid w:val="00E43ECF"/>
    <w:rsid w:val="00E521ED"/>
    <w:rsid w:val="00E62C6B"/>
    <w:rsid w:val="00E62FC7"/>
    <w:rsid w:val="00E638B5"/>
    <w:rsid w:val="00E64AE5"/>
    <w:rsid w:val="00E7521A"/>
    <w:rsid w:val="00E76317"/>
    <w:rsid w:val="00E90612"/>
    <w:rsid w:val="00E90BA8"/>
    <w:rsid w:val="00E92FE9"/>
    <w:rsid w:val="00E9696A"/>
    <w:rsid w:val="00EA1B85"/>
    <w:rsid w:val="00EA4CDD"/>
    <w:rsid w:val="00EB3CBA"/>
    <w:rsid w:val="00EB538A"/>
    <w:rsid w:val="00EB6383"/>
    <w:rsid w:val="00EB7727"/>
    <w:rsid w:val="00EC2249"/>
    <w:rsid w:val="00ED0D29"/>
    <w:rsid w:val="00ED0E7E"/>
    <w:rsid w:val="00ED7BD4"/>
    <w:rsid w:val="00EE050B"/>
    <w:rsid w:val="00EE30C8"/>
    <w:rsid w:val="00EE786C"/>
    <w:rsid w:val="00EF0203"/>
    <w:rsid w:val="00EF6B73"/>
    <w:rsid w:val="00F11A98"/>
    <w:rsid w:val="00F15457"/>
    <w:rsid w:val="00F200C6"/>
    <w:rsid w:val="00F22689"/>
    <w:rsid w:val="00F304A1"/>
    <w:rsid w:val="00F30873"/>
    <w:rsid w:val="00F31AE0"/>
    <w:rsid w:val="00F3244C"/>
    <w:rsid w:val="00F33726"/>
    <w:rsid w:val="00F35B8D"/>
    <w:rsid w:val="00F37228"/>
    <w:rsid w:val="00F37C7A"/>
    <w:rsid w:val="00F46D99"/>
    <w:rsid w:val="00F478AD"/>
    <w:rsid w:val="00F54926"/>
    <w:rsid w:val="00F55F24"/>
    <w:rsid w:val="00F57C0C"/>
    <w:rsid w:val="00F60C13"/>
    <w:rsid w:val="00F618AD"/>
    <w:rsid w:val="00F646D0"/>
    <w:rsid w:val="00F65506"/>
    <w:rsid w:val="00F7231E"/>
    <w:rsid w:val="00F7235E"/>
    <w:rsid w:val="00F921DB"/>
    <w:rsid w:val="00F9261B"/>
    <w:rsid w:val="00F93577"/>
    <w:rsid w:val="00F962BB"/>
    <w:rsid w:val="00F96793"/>
    <w:rsid w:val="00F96DE9"/>
    <w:rsid w:val="00F97807"/>
    <w:rsid w:val="00FB3B18"/>
    <w:rsid w:val="00FC508A"/>
    <w:rsid w:val="00FD5F39"/>
    <w:rsid w:val="00FE05B6"/>
    <w:rsid w:val="00FE1BF7"/>
    <w:rsid w:val="00FE2265"/>
    <w:rsid w:val="00FE54F7"/>
    <w:rsid w:val="00FF1DBC"/>
    <w:rsid w:val="00FF2132"/>
    <w:rsid w:val="00FF2572"/>
    <w:rsid w:val="00FF4045"/>
    <w:rsid w:val="00FF5534"/>
    <w:rsid w:val="00FF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5D1FB7"/>
  <w15:chartTrackingRefBased/>
  <w15:docId w15:val="{8A518696-6B38-4DFC-92F2-CF4D49D59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4165A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</w:rPr>
  </w:style>
  <w:style w:type="paragraph" w:styleId="1">
    <w:name w:val="heading 1"/>
    <w:basedOn w:val="a0"/>
    <w:next w:val="a0"/>
    <w:link w:val="10"/>
    <w:qFormat/>
    <w:rsid w:val="0094165A"/>
    <w:pPr>
      <w:keepNext/>
      <w:numPr>
        <w:numId w:val="2"/>
      </w:numPr>
      <w:ind w:left="710"/>
      <w:outlineLvl w:val="0"/>
    </w:pPr>
    <w:rPr>
      <w:b/>
      <w:sz w:val="28"/>
    </w:rPr>
  </w:style>
  <w:style w:type="paragraph" w:styleId="2">
    <w:name w:val="heading 2"/>
    <w:basedOn w:val="a0"/>
    <w:next w:val="a0"/>
    <w:link w:val="20"/>
    <w:qFormat/>
    <w:rsid w:val="0094165A"/>
    <w:pPr>
      <w:keepNext/>
      <w:numPr>
        <w:ilvl w:val="1"/>
        <w:numId w:val="2"/>
      </w:numPr>
      <w:outlineLvl w:val="1"/>
    </w:pPr>
    <w:rPr>
      <w:b/>
    </w:rPr>
  </w:style>
  <w:style w:type="paragraph" w:styleId="3">
    <w:name w:val="heading 3"/>
    <w:basedOn w:val="a0"/>
    <w:next w:val="a0"/>
    <w:link w:val="30"/>
    <w:qFormat/>
    <w:rsid w:val="0094165A"/>
    <w:pPr>
      <w:keepNext/>
      <w:numPr>
        <w:ilvl w:val="2"/>
        <w:numId w:val="2"/>
      </w:numPr>
      <w:outlineLvl w:val="2"/>
    </w:pPr>
    <w:rPr>
      <w:b/>
    </w:rPr>
  </w:style>
  <w:style w:type="paragraph" w:styleId="4">
    <w:name w:val="heading 4"/>
    <w:basedOn w:val="a0"/>
    <w:next w:val="a0"/>
    <w:link w:val="40"/>
    <w:qFormat/>
    <w:rsid w:val="0094165A"/>
    <w:pPr>
      <w:keepNext/>
      <w:numPr>
        <w:ilvl w:val="3"/>
        <w:numId w:val="2"/>
      </w:numPr>
      <w:outlineLvl w:val="3"/>
    </w:pPr>
    <w:rPr>
      <w:b/>
      <w:bCs/>
    </w:rPr>
  </w:style>
  <w:style w:type="paragraph" w:styleId="5">
    <w:name w:val="heading 5"/>
    <w:basedOn w:val="a0"/>
    <w:next w:val="a0"/>
    <w:link w:val="50"/>
    <w:qFormat/>
    <w:rsid w:val="0094165A"/>
    <w:pPr>
      <w:keepNext/>
      <w:numPr>
        <w:ilvl w:val="4"/>
        <w:numId w:val="1"/>
      </w:numPr>
      <w:jc w:val="right"/>
      <w:outlineLvl w:val="4"/>
    </w:pPr>
    <w:rPr>
      <w:sz w:val="56"/>
    </w:rPr>
  </w:style>
  <w:style w:type="paragraph" w:styleId="6">
    <w:name w:val="heading 6"/>
    <w:basedOn w:val="a0"/>
    <w:next w:val="a0"/>
    <w:link w:val="60"/>
    <w:qFormat/>
    <w:rsid w:val="0094165A"/>
    <w:pPr>
      <w:keepNext/>
      <w:numPr>
        <w:ilvl w:val="5"/>
        <w:numId w:val="1"/>
      </w:numPr>
      <w:jc w:val="right"/>
      <w:outlineLvl w:val="5"/>
    </w:pPr>
    <w:rPr>
      <w:b/>
      <w:sz w:val="56"/>
    </w:rPr>
  </w:style>
  <w:style w:type="paragraph" w:styleId="7">
    <w:name w:val="heading 7"/>
    <w:basedOn w:val="a0"/>
    <w:next w:val="a0"/>
    <w:link w:val="70"/>
    <w:qFormat/>
    <w:rsid w:val="0094165A"/>
    <w:pPr>
      <w:keepNext/>
      <w:keepLines/>
      <w:widowControl w:val="0"/>
      <w:numPr>
        <w:ilvl w:val="6"/>
        <w:numId w:val="1"/>
      </w:numPr>
      <w:outlineLvl w:val="6"/>
    </w:pPr>
    <w:rPr>
      <w:b/>
      <w:i/>
    </w:rPr>
  </w:style>
  <w:style w:type="paragraph" w:styleId="8">
    <w:name w:val="heading 8"/>
    <w:basedOn w:val="a0"/>
    <w:next w:val="a0"/>
    <w:link w:val="80"/>
    <w:qFormat/>
    <w:rsid w:val="0094165A"/>
    <w:pPr>
      <w:keepNext/>
      <w:numPr>
        <w:ilvl w:val="7"/>
        <w:numId w:val="1"/>
      </w:numPr>
      <w:outlineLvl w:val="7"/>
    </w:pPr>
    <w:rPr>
      <w:i/>
    </w:rPr>
  </w:style>
  <w:style w:type="paragraph" w:styleId="9">
    <w:name w:val="heading 9"/>
    <w:basedOn w:val="a0"/>
    <w:next w:val="a0"/>
    <w:link w:val="90"/>
    <w:qFormat/>
    <w:rsid w:val="0094165A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94165A"/>
    <w:rPr>
      <w:rFonts w:ascii="Arial" w:eastAsia="Times New Roman" w:hAnsi="Arial" w:cs="Times New Roman"/>
      <w:b/>
      <w:sz w:val="28"/>
      <w:szCs w:val="20"/>
    </w:rPr>
  </w:style>
  <w:style w:type="character" w:customStyle="1" w:styleId="20">
    <w:name w:val="Заголовок 2 Знак"/>
    <w:basedOn w:val="a1"/>
    <w:link w:val="2"/>
    <w:rsid w:val="0094165A"/>
    <w:rPr>
      <w:rFonts w:ascii="Arial" w:eastAsia="Times New Roman" w:hAnsi="Arial" w:cs="Times New Roman"/>
      <w:b/>
      <w:sz w:val="24"/>
      <w:szCs w:val="20"/>
    </w:rPr>
  </w:style>
  <w:style w:type="character" w:customStyle="1" w:styleId="30">
    <w:name w:val="Заголовок 3 Знак"/>
    <w:basedOn w:val="a1"/>
    <w:link w:val="3"/>
    <w:rsid w:val="0094165A"/>
    <w:rPr>
      <w:rFonts w:ascii="Arial" w:eastAsia="Times New Roman" w:hAnsi="Arial" w:cs="Times New Roman"/>
      <w:b/>
      <w:sz w:val="24"/>
      <w:szCs w:val="20"/>
    </w:rPr>
  </w:style>
  <w:style w:type="character" w:customStyle="1" w:styleId="40">
    <w:name w:val="Заголовок 4 Знак"/>
    <w:basedOn w:val="a1"/>
    <w:link w:val="4"/>
    <w:rsid w:val="0094165A"/>
    <w:rPr>
      <w:rFonts w:ascii="Arial" w:eastAsia="Times New Roman" w:hAnsi="Arial" w:cs="Times New Roman"/>
      <w:b/>
      <w:bCs/>
      <w:sz w:val="24"/>
      <w:szCs w:val="20"/>
    </w:rPr>
  </w:style>
  <w:style w:type="character" w:customStyle="1" w:styleId="50">
    <w:name w:val="Заголовок 5 Знак"/>
    <w:basedOn w:val="a1"/>
    <w:link w:val="5"/>
    <w:rsid w:val="0094165A"/>
    <w:rPr>
      <w:rFonts w:ascii="Arial" w:eastAsia="Times New Roman" w:hAnsi="Arial" w:cs="Times New Roman"/>
      <w:sz w:val="56"/>
      <w:szCs w:val="20"/>
    </w:rPr>
  </w:style>
  <w:style w:type="character" w:customStyle="1" w:styleId="60">
    <w:name w:val="Заголовок 6 Знак"/>
    <w:basedOn w:val="a1"/>
    <w:link w:val="6"/>
    <w:rsid w:val="0094165A"/>
    <w:rPr>
      <w:rFonts w:ascii="Arial" w:eastAsia="Times New Roman" w:hAnsi="Arial" w:cs="Times New Roman"/>
      <w:b/>
      <w:sz w:val="56"/>
      <w:szCs w:val="20"/>
    </w:rPr>
  </w:style>
  <w:style w:type="character" w:customStyle="1" w:styleId="70">
    <w:name w:val="Заголовок 7 Знак"/>
    <w:basedOn w:val="a1"/>
    <w:link w:val="7"/>
    <w:rsid w:val="0094165A"/>
    <w:rPr>
      <w:rFonts w:ascii="Arial" w:eastAsia="Times New Roman" w:hAnsi="Arial" w:cs="Times New Roman"/>
      <w:b/>
      <w:i/>
      <w:sz w:val="24"/>
      <w:szCs w:val="20"/>
    </w:rPr>
  </w:style>
  <w:style w:type="character" w:customStyle="1" w:styleId="80">
    <w:name w:val="Заголовок 8 Знак"/>
    <w:basedOn w:val="a1"/>
    <w:link w:val="8"/>
    <w:rsid w:val="0094165A"/>
    <w:rPr>
      <w:rFonts w:ascii="Arial" w:eastAsia="Times New Roman" w:hAnsi="Arial" w:cs="Times New Roman"/>
      <w:i/>
      <w:sz w:val="24"/>
      <w:szCs w:val="20"/>
    </w:rPr>
  </w:style>
  <w:style w:type="character" w:customStyle="1" w:styleId="90">
    <w:name w:val="Заголовок 9 Знак"/>
    <w:basedOn w:val="a1"/>
    <w:link w:val="9"/>
    <w:rsid w:val="0094165A"/>
    <w:rPr>
      <w:rFonts w:ascii="Arial" w:eastAsia="Times New Roman" w:hAnsi="Arial" w:cs="Arial"/>
    </w:rPr>
  </w:style>
  <w:style w:type="paragraph" w:styleId="a4">
    <w:name w:val="header"/>
    <w:basedOn w:val="a0"/>
    <w:link w:val="a5"/>
    <w:rsid w:val="0094165A"/>
    <w:pPr>
      <w:tabs>
        <w:tab w:val="center" w:pos="4320"/>
        <w:tab w:val="right" w:pos="8640"/>
      </w:tabs>
    </w:pPr>
  </w:style>
  <w:style w:type="character" w:customStyle="1" w:styleId="a5">
    <w:name w:val="Верхний колонтитул Знак"/>
    <w:basedOn w:val="a1"/>
    <w:link w:val="a4"/>
    <w:rsid w:val="0094165A"/>
    <w:rPr>
      <w:rFonts w:ascii="Arial" w:eastAsia="Times New Roman" w:hAnsi="Arial" w:cs="Times New Roman"/>
      <w:sz w:val="24"/>
      <w:szCs w:val="20"/>
    </w:rPr>
  </w:style>
  <w:style w:type="paragraph" w:customStyle="1" w:styleId="Style2">
    <w:name w:val="Style2"/>
    <w:basedOn w:val="a0"/>
    <w:rsid w:val="0094165A"/>
    <w:rPr>
      <w:b/>
    </w:rPr>
  </w:style>
  <w:style w:type="paragraph" w:styleId="a6">
    <w:name w:val="footer"/>
    <w:basedOn w:val="a0"/>
    <w:link w:val="a7"/>
    <w:uiPriority w:val="99"/>
    <w:rsid w:val="0094165A"/>
    <w:pPr>
      <w:tabs>
        <w:tab w:val="center" w:pos="4320"/>
        <w:tab w:val="right" w:pos="8640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94165A"/>
    <w:rPr>
      <w:rFonts w:ascii="Arial" w:eastAsia="Times New Roman" w:hAnsi="Arial" w:cs="Times New Roman"/>
      <w:sz w:val="24"/>
      <w:szCs w:val="20"/>
    </w:rPr>
  </w:style>
  <w:style w:type="paragraph" w:styleId="a8">
    <w:name w:val="Block Text"/>
    <w:basedOn w:val="a0"/>
    <w:rsid w:val="0094165A"/>
    <w:rPr>
      <w:rFonts w:ascii="Times New Roman" w:hAnsi="Times New Roman"/>
      <w:lang w:val="en-US"/>
    </w:rPr>
  </w:style>
  <w:style w:type="paragraph" w:styleId="a9">
    <w:name w:val="Body Text"/>
    <w:basedOn w:val="a0"/>
    <w:link w:val="aa"/>
    <w:rsid w:val="0094165A"/>
  </w:style>
  <w:style w:type="character" w:customStyle="1" w:styleId="aa">
    <w:name w:val="Основной текст Знак"/>
    <w:basedOn w:val="a1"/>
    <w:link w:val="a9"/>
    <w:rsid w:val="0094165A"/>
    <w:rPr>
      <w:rFonts w:ascii="Arial" w:eastAsia="Times New Roman" w:hAnsi="Arial" w:cs="Times New Roman"/>
      <w:sz w:val="24"/>
      <w:szCs w:val="20"/>
    </w:rPr>
  </w:style>
  <w:style w:type="paragraph" w:styleId="ab">
    <w:name w:val="Body Text Indent"/>
    <w:basedOn w:val="a0"/>
    <w:link w:val="ac"/>
    <w:rsid w:val="0094165A"/>
    <w:pPr>
      <w:ind w:firstLine="720"/>
    </w:pPr>
  </w:style>
  <w:style w:type="character" w:customStyle="1" w:styleId="ac">
    <w:name w:val="Основной текст с отступом Знак"/>
    <w:basedOn w:val="a1"/>
    <w:link w:val="ab"/>
    <w:rsid w:val="0094165A"/>
    <w:rPr>
      <w:rFonts w:ascii="Arial" w:eastAsia="Times New Roman" w:hAnsi="Arial" w:cs="Times New Roman"/>
      <w:sz w:val="24"/>
      <w:szCs w:val="20"/>
    </w:rPr>
  </w:style>
  <w:style w:type="paragraph" w:customStyle="1" w:styleId="Table">
    <w:name w:val="Table"/>
    <w:basedOn w:val="a0"/>
    <w:rsid w:val="0094165A"/>
    <w:rPr>
      <w:sz w:val="22"/>
      <w:lang w:val="en-US"/>
    </w:rPr>
  </w:style>
  <w:style w:type="paragraph" w:styleId="ad">
    <w:name w:val="Normal Indent"/>
    <w:basedOn w:val="a0"/>
    <w:rsid w:val="0094165A"/>
    <w:pPr>
      <w:ind w:left="708"/>
    </w:pPr>
    <w:rPr>
      <w:szCs w:val="24"/>
      <w:lang w:val="de-DE"/>
    </w:rPr>
  </w:style>
  <w:style w:type="paragraph" w:customStyle="1" w:styleId="asapheading2">
    <w:name w:val="asapheading2"/>
    <w:basedOn w:val="a0"/>
    <w:rsid w:val="0094165A"/>
    <w:pPr>
      <w:spacing w:before="100" w:beforeAutospacing="1" w:after="100" w:afterAutospacing="1"/>
    </w:pPr>
    <w:rPr>
      <w:rFonts w:eastAsia="Arial Unicode MS" w:cs="Arial"/>
      <w:b/>
      <w:bCs/>
      <w:color w:val="004080"/>
      <w:sz w:val="32"/>
      <w:szCs w:val="32"/>
      <w:lang w:val="en-US"/>
    </w:rPr>
  </w:style>
  <w:style w:type="paragraph" w:styleId="21">
    <w:name w:val="Body Text Indent 2"/>
    <w:basedOn w:val="a0"/>
    <w:link w:val="22"/>
    <w:rsid w:val="0094165A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1"/>
    <w:link w:val="21"/>
    <w:rsid w:val="0094165A"/>
    <w:rPr>
      <w:rFonts w:ascii="Arial" w:eastAsia="Times New Roman" w:hAnsi="Arial" w:cs="Times New Roman"/>
      <w:sz w:val="24"/>
      <w:szCs w:val="20"/>
    </w:rPr>
  </w:style>
  <w:style w:type="paragraph" w:customStyle="1" w:styleId="NormalASAPNormal">
    <w:name w:val="Normal.ASAPNormal"/>
    <w:rsid w:val="0094165A"/>
    <w:pPr>
      <w:spacing w:after="0" w:line="240" w:lineRule="auto"/>
    </w:pPr>
    <w:rPr>
      <w:rFonts w:ascii="Arial" w:eastAsia="Times New Roman" w:hAnsi="Arial" w:cs="Times New Roman"/>
      <w:szCs w:val="20"/>
      <w:lang w:val="en-US"/>
    </w:rPr>
  </w:style>
  <w:style w:type="paragraph" w:styleId="a">
    <w:name w:val="List Bullet"/>
    <w:basedOn w:val="a0"/>
    <w:autoRedefine/>
    <w:rsid w:val="0094165A"/>
    <w:pPr>
      <w:numPr>
        <w:numId w:val="3"/>
      </w:numPr>
    </w:pPr>
  </w:style>
  <w:style w:type="paragraph" w:styleId="31">
    <w:name w:val="Body Text Indent 3"/>
    <w:basedOn w:val="a0"/>
    <w:link w:val="32"/>
    <w:rsid w:val="0094165A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94165A"/>
    <w:rPr>
      <w:rFonts w:ascii="Arial" w:eastAsia="Times New Roman" w:hAnsi="Arial" w:cs="Times New Roman"/>
      <w:sz w:val="16"/>
      <w:szCs w:val="16"/>
    </w:rPr>
  </w:style>
  <w:style w:type="character" w:styleId="ae">
    <w:name w:val="Strong"/>
    <w:uiPriority w:val="22"/>
    <w:qFormat/>
    <w:rsid w:val="0094165A"/>
    <w:rPr>
      <w:b/>
    </w:rPr>
  </w:style>
  <w:style w:type="paragraph" w:styleId="af">
    <w:name w:val="footnote text"/>
    <w:basedOn w:val="a0"/>
    <w:link w:val="af0"/>
    <w:uiPriority w:val="99"/>
    <w:semiHidden/>
    <w:rsid w:val="0094165A"/>
    <w:rPr>
      <w:sz w:val="20"/>
      <w:lang w:val="de-DE"/>
    </w:rPr>
  </w:style>
  <w:style w:type="character" w:customStyle="1" w:styleId="af0">
    <w:name w:val="Текст сноски Знак"/>
    <w:basedOn w:val="a1"/>
    <w:link w:val="af"/>
    <w:uiPriority w:val="99"/>
    <w:semiHidden/>
    <w:rsid w:val="0094165A"/>
    <w:rPr>
      <w:rFonts w:ascii="Arial" w:eastAsia="Times New Roman" w:hAnsi="Arial" w:cs="Times New Roman"/>
      <w:sz w:val="20"/>
      <w:szCs w:val="20"/>
      <w:lang w:val="de-DE"/>
    </w:rPr>
  </w:style>
  <w:style w:type="paragraph" w:styleId="af1">
    <w:name w:val="Plain Text"/>
    <w:basedOn w:val="a0"/>
    <w:link w:val="af2"/>
    <w:rsid w:val="0094165A"/>
    <w:rPr>
      <w:rFonts w:ascii="Courier New" w:hAnsi="Courier New" w:cs="Courier New"/>
      <w:sz w:val="20"/>
      <w:lang w:val="en-US"/>
    </w:rPr>
  </w:style>
  <w:style w:type="character" w:customStyle="1" w:styleId="af2">
    <w:name w:val="Текст Знак"/>
    <w:basedOn w:val="a1"/>
    <w:link w:val="af1"/>
    <w:rsid w:val="0094165A"/>
    <w:rPr>
      <w:rFonts w:ascii="Courier New" w:eastAsia="Times New Roman" w:hAnsi="Courier New" w:cs="Courier New"/>
      <w:sz w:val="20"/>
      <w:szCs w:val="20"/>
      <w:lang w:val="en-US"/>
    </w:rPr>
  </w:style>
  <w:style w:type="character" w:styleId="af3">
    <w:name w:val="page number"/>
    <w:basedOn w:val="a1"/>
    <w:rsid w:val="0094165A"/>
  </w:style>
  <w:style w:type="paragraph" w:styleId="11">
    <w:name w:val="toc 1"/>
    <w:basedOn w:val="a0"/>
    <w:next w:val="a0"/>
    <w:autoRedefine/>
    <w:uiPriority w:val="39"/>
    <w:rsid w:val="0094165A"/>
    <w:pPr>
      <w:tabs>
        <w:tab w:val="left" w:pos="960"/>
        <w:tab w:val="right" w:leader="dot" w:pos="8820"/>
      </w:tabs>
      <w:spacing w:before="120"/>
      <w:ind w:left="540" w:hanging="360"/>
      <w:jc w:val="left"/>
    </w:pPr>
    <w:rPr>
      <w:rFonts w:ascii="Times New Roman" w:hAnsi="Times New Roman" w:cs="Arial"/>
      <w:b/>
      <w:bCs/>
      <w:noProof/>
      <w:szCs w:val="28"/>
    </w:rPr>
  </w:style>
  <w:style w:type="paragraph" w:styleId="23">
    <w:name w:val="toc 2"/>
    <w:basedOn w:val="a0"/>
    <w:next w:val="a0"/>
    <w:autoRedefine/>
    <w:uiPriority w:val="39"/>
    <w:rsid w:val="0094165A"/>
    <w:pPr>
      <w:tabs>
        <w:tab w:val="right" w:leader="dot" w:pos="8820"/>
      </w:tabs>
      <w:ind w:left="238"/>
      <w:jc w:val="left"/>
    </w:pPr>
    <w:rPr>
      <w:rFonts w:ascii="Times New Roman" w:hAnsi="Times New Roman"/>
      <w:i/>
      <w:iCs/>
      <w:sz w:val="20"/>
    </w:rPr>
  </w:style>
  <w:style w:type="paragraph" w:styleId="33">
    <w:name w:val="toc 3"/>
    <w:basedOn w:val="a0"/>
    <w:next w:val="a0"/>
    <w:autoRedefine/>
    <w:uiPriority w:val="39"/>
    <w:rsid w:val="0094165A"/>
    <w:pPr>
      <w:tabs>
        <w:tab w:val="right" w:leader="dot" w:pos="8789"/>
      </w:tabs>
      <w:ind w:left="480"/>
      <w:jc w:val="left"/>
    </w:pPr>
    <w:rPr>
      <w:rFonts w:ascii="Times New Roman" w:hAnsi="Times New Roman"/>
      <w:sz w:val="20"/>
    </w:rPr>
  </w:style>
  <w:style w:type="character" w:styleId="af4">
    <w:name w:val="Hyperlink"/>
    <w:uiPriority w:val="99"/>
    <w:rsid w:val="0094165A"/>
    <w:rPr>
      <w:color w:val="0000FF"/>
      <w:u w:val="single"/>
    </w:rPr>
  </w:style>
  <w:style w:type="paragraph" w:styleId="41">
    <w:name w:val="toc 4"/>
    <w:basedOn w:val="a0"/>
    <w:next w:val="a0"/>
    <w:autoRedefine/>
    <w:uiPriority w:val="39"/>
    <w:rsid w:val="0094165A"/>
    <w:pPr>
      <w:ind w:left="720"/>
    </w:pPr>
    <w:rPr>
      <w:rFonts w:ascii="Times New Roman" w:hAnsi="Times New Roman"/>
      <w:sz w:val="20"/>
    </w:rPr>
  </w:style>
  <w:style w:type="paragraph" w:customStyle="1" w:styleId="af5">
    <w:name w:val="таблица"/>
    <w:basedOn w:val="a0"/>
    <w:rsid w:val="0094165A"/>
    <w:pPr>
      <w:spacing w:before="60" w:after="60"/>
      <w:jc w:val="left"/>
    </w:pPr>
    <w:rPr>
      <w:rFonts w:ascii="Times New Roman" w:hAnsi="Times New Roman" w:cs="Arial"/>
      <w:sz w:val="20"/>
      <w:szCs w:val="22"/>
      <w:lang w:eastAsia="ru-RU"/>
    </w:rPr>
  </w:style>
  <w:style w:type="paragraph" w:styleId="af6">
    <w:name w:val="Balloon Text"/>
    <w:basedOn w:val="a0"/>
    <w:link w:val="af7"/>
    <w:semiHidden/>
    <w:rsid w:val="0094165A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1"/>
    <w:link w:val="af6"/>
    <w:semiHidden/>
    <w:rsid w:val="0094165A"/>
    <w:rPr>
      <w:rFonts w:ascii="Tahoma" w:eastAsia="Times New Roman" w:hAnsi="Tahoma" w:cs="Tahoma"/>
      <w:sz w:val="16"/>
      <w:szCs w:val="16"/>
    </w:rPr>
  </w:style>
  <w:style w:type="paragraph" w:styleId="34">
    <w:name w:val="Body Text 3"/>
    <w:basedOn w:val="a0"/>
    <w:link w:val="35"/>
    <w:rsid w:val="0094165A"/>
    <w:pPr>
      <w:jc w:val="center"/>
    </w:pPr>
    <w:rPr>
      <w:rFonts w:ascii="Times New Roman" w:hAnsi="Times New Roman"/>
      <w:sz w:val="20"/>
      <w:lang w:eastAsia="ru-RU"/>
    </w:rPr>
  </w:style>
  <w:style w:type="character" w:customStyle="1" w:styleId="35">
    <w:name w:val="Основной текст 3 Знак"/>
    <w:basedOn w:val="a1"/>
    <w:link w:val="34"/>
    <w:rsid w:val="009416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Normal (Web)"/>
    <w:basedOn w:val="a0"/>
    <w:uiPriority w:val="99"/>
    <w:rsid w:val="0094165A"/>
    <w:pPr>
      <w:jc w:val="left"/>
    </w:pPr>
    <w:rPr>
      <w:rFonts w:ascii="Arial Unicode MS" w:eastAsia="Arial Unicode MS" w:hAnsi="Arial Unicode MS" w:cs="Arial Unicode MS"/>
      <w:color w:val="000000"/>
      <w:szCs w:val="24"/>
      <w:lang w:eastAsia="ru-RU"/>
    </w:rPr>
  </w:style>
  <w:style w:type="paragraph" w:styleId="24">
    <w:name w:val="Body Text 2"/>
    <w:basedOn w:val="a0"/>
    <w:link w:val="25"/>
    <w:rsid w:val="0094165A"/>
    <w:pPr>
      <w:jc w:val="left"/>
    </w:pPr>
    <w:rPr>
      <w:rFonts w:ascii="Times New Roman" w:hAnsi="Times New Roman"/>
      <w:sz w:val="20"/>
      <w:szCs w:val="24"/>
      <w:lang w:eastAsia="ru-RU"/>
    </w:rPr>
  </w:style>
  <w:style w:type="character" w:customStyle="1" w:styleId="25">
    <w:name w:val="Основной текст 2 Знак"/>
    <w:basedOn w:val="a1"/>
    <w:link w:val="24"/>
    <w:rsid w:val="0094165A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0">
    <w:name w:val="Обычный Первая строка:  0 см"/>
    <w:basedOn w:val="a0"/>
    <w:rsid w:val="0094165A"/>
    <w:pPr>
      <w:spacing w:before="60" w:after="60"/>
    </w:pPr>
    <w:rPr>
      <w:rFonts w:ascii="Times New Roman" w:hAnsi="Times New Roman"/>
      <w:sz w:val="22"/>
      <w:lang w:val="en-US"/>
    </w:rPr>
  </w:style>
  <w:style w:type="paragraph" w:customStyle="1" w:styleId="CharChar">
    <w:name w:val="Знак Знак Знак Знак Знак Знак Знак Знак Char Char Знак Знак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af9">
    <w:name w:val="Знак Знак Знак Знак Знак Знак Знак Знак Знак Знак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CharChar0">
    <w:name w:val="Char Char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styleId="51">
    <w:name w:val="toc 5"/>
    <w:basedOn w:val="a0"/>
    <w:next w:val="a0"/>
    <w:autoRedefine/>
    <w:semiHidden/>
    <w:rsid w:val="0094165A"/>
    <w:pPr>
      <w:ind w:left="960"/>
      <w:jc w:val="left"/>
    </w:pPr>
    <w:rPr>
      <w:rFonts w:ascii="Times New Roman" w:hAnsi="Times New Roman"/>
      <w:sz w:val="20"/>
    </w:rPr>
  </w:style>
  <w:style w:type="paragraph" w:styleId="61">
    <w:name w:val="toc 6"/>
    <w:basedOn w:val="a0"/>
    <w:next w:val="a0"/>
    <w:autoRedefine/>
    <w:semiHidden/>
    <w:rsid w:val="0094165A"/>
    <w:pPr>
      <w:ind w:left="1200"/>
      <w:jc w:val="left"/>
    </w:pPr>
    <w:rPr>
      <w:rFonts w:ascii="Times New Roman" w:hAnsi="Times New Roman"/>
      <w:sz w:val="20"/>
    </w:rPr>
  </w:style>
  <w:style w:type="paragraph" w:styleId="71">
    <w:name w:val="toc 7"/>
    <w:basedOn w:val="a0"/>
    <w:next w:val="a0"/>
    <w:autoRedefine/>
    <w:semiHidden/>
    <w:rsid w:val="0094165A"/>
    <w:pPr>
      <w:ind w:left="1440"/>
      <w:jc w:val="left"/>
    </w:pPr>
    <w:rPr>
      <w:rFonts w:ascii="Times New Roman" w:hAnsi="Times New Roman"/>
      <w:sz w:val="20"/>
    </w:rPr>
  </w:style>
  <w:style w:type="paragraph" w:styleId="81">
    <w:name w:val="toc 8"/>
    <w:basedOn w:val="a0"/>
    <w:next w:val="a0"/>
    <w:autoRedefine/>
    <w:semiHidden/>
    <w:rsid w:val="0094165A"/>
    <w:pPr>
      <w:ind w:left="1680"/>
      <w:jc w:val="left"/>
    </w:pPr>
    <w:rPr>
      <w:rFonts w:ascii="Times New Roman" w:hAnsi="Times New Roman"/>
      <w:sz w:val="20"/>
    </w:rPr>
  </w:style>
  <w:style w:type="paragraph" w:styleId="91">
    <w:name w:val="toc 9"/>
    <w:basedOn w:val="a0"/>
    <w:next w:val="a0"/>
    <w:autoRedefine/>
    <w:semiHidden/>
    <w:rsid w:val="0094165A"/>
    <w:pPr>
      <w:ind w:left="1920"/>
      <w:jc w:val="left"/>
    </w:pPr>
    <w:rPr>
      <w:rFonts w:ascii="Times New Roman" w:hAnsi="Times New Roman"/>
      <w:sz w:val="20"/>
    </w:rPr>
  </w:style>
  <w:style w:type="character" w:styleId="afa">
    <w:name w:val="footnote reference"/>
    <w:uiPriority w:val="99"/>
    <w:semiHidden/>
    <w:rsid w:val="0094165A"/>
    <w:rPr>
      <w:vertAlign w:val="superscript"/>
    </w:rPr>
  </w:style>
  <w:style w:type="paragraph" w:customStyle="1" w:styleId="TableText-Bullet">
    <w:name w:val="Table Text - Bullet"/>
    <w:basedOn w:val="a0"/>
    <w:rsid w:val="0094165A"/>
    <w:pPr>
      <w:numPr>
        <w:numId w:val="4"/>
      </w:numPr>
    </w:pPr>
  </w:style>
  <w:style w:type="paragraph" w:customStyle="1" w:styleId="CharCharCharChar">
    <w:name w:val="Char Char Знак Знак Char Char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12">
    <w:name w:val="ПР_Заголовок_1"/>
    <w:basedOn w:val="1"/>
    <w:rsid w:val="0094165A"/>
    <w:pPr>
      <w:numPr>
        <w:numId w:val="0"/>
      </w:numPr>
      <w:spacing w:before="240" w:after="60"/>
      <w:jc w:val="left"/>
    </w:pPr>
    <w:rPr>
      <w:rFonts w:cs="Arial"/>
      <w:bCs/>
      <w:kern w:val="32"/>
      <w:sz w:val="32"/>
      <w:szCs w:val="32"/>
    </w:rPr>
  </w:style>
  <w:style w:type="paragraph" w:customStyle="1" w:styleId="afb">
    <w:name w:val="ПР_Текст"/>
    <w:basedOn w:val="a9"/>
    <w:rsid w:val="0094165A"/>
    <w:pPr>
      <w:spacing w:after="120"/>
      <w:jc w:val="left"/>
    </w:pPr>
    <w:rPr>
      <w:sz w:val="20"/>
      <w:szCs w:val="24"/>
    </w:rPr>
  </w:style>
  <w:style w:type="paragraph" w:customStyle="1" w:styleId="CharCharCharChar1">
    <w:name w:val="Char Char Знак Знак Char Char1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CharChar1">
    <w:name w:val="Char Char Знак Знак Знак"/>
    <w:basedOn w:val="a0"/>
    <w:semiHidden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character" w:customStyle="1" w:styleId="xsptextcomputedfield">
    <w:name w:val="xsptextcomputedfield"/>
    <w:rsid w:val="0094165A"/>
  </w:style>
  <w:style w:type="paragraph" w:customStyle="1" w:styleId="CharCharCharChar10">
    <w:name w:val="Char Char Знак Знак Char Char1 Знак Знак Знак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ConsPlusNormal">
    <w:name w:val="ConsPlusNormal"/>
    <w:rsid w:val="0094165A"/>
    <w:pPr>
      <w:widowControl w:val="0"/>
      <w:autoSpaceDE w:val="0"/>
      <w:autoSpaceDN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c">
    <w:name w:val="Абзац списка Знак"/>
    <w:aliases w:val="Абзац Знак,Шаг процесса Знак,Заголовок 1.1 Знак,Абзац маркированнный Знак"/>
    <w:link w:val="afd"/>
    <w:uiPriority w:val="34"/>
    <w:locked/>
    <w:rsid w:val="0094165A"/>
    <w:rPr>
      <w:sz w:val="28"/>
      <w:szCs w:val="28"/>
    </w:rPr>
  </w:style>
  <w:style w:type="paragraph" w:styleId="afd">
    <w:name w:val="List Paragraph"/>
    <w:aliases w:val="Абзац,Шаг процесса,Заголовок 1.1,Абзац маркированнный"/>
    <w:basedOn w:val="a0"/>
    <w:link w:val="afc"/>
    <w:uiPriority w:val="34"/>
    <w:qFormat/>
    <w:rsid w:val="0094165A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8"/>
      <w:szCs w:val="28"/>
    </w:rPr>
  </w:style>
  <w:style w:type="paragraph" w:customStyle="1" w:styleId="afe">
    <w:name w:val="А_Обычный"/>
    <w:basedOn w:val="a0"/>
    <w:link w:val="Char"/>
    <w:qFormat/>
    <w:rsid w:val="0094165A"/>
    <w:pPr>
      <w:shd w:val="clear" w:color="auto" w:fill="FFFFFF"/>
      <w:suppressAutoHyphens/>
      <w:spacing w:line="360" w:lineRule="auto"/>
      <w:ind w:firstLine="567"/>
    </w:pPr>
    <w:rPr>
      <w:rFonts w:ascii="Times New Roman" w:eastAsia="Calibri" w:hAnsi="Times New Roman"/>
      <w:color w:val="00000A"/>
      <w:sz w:val="26"/>
      <w:szCs w:val="26"/>
    </w:rPr>
  </w:style>
  <w:style w:type="character" w:customStyle="1" w:styleId="Char">
    <w:name w:val="А_Обычный Char"/>
    <w:link w:val="afe"/>
    <w:locked/>
    <w:rsid w:val="0094165A"/>
    <w:rPr>
      <w:rFonts w:ascii="Times New Roman" w:eastAsia="Calibri" w:hAnsi="Times New Roman" w:cs="Times New Roman"/>
      <w:color w:val="00000A"/>
      <w:sz w:val="26"/>
      <w:szCs w:val="26"/>
      <w:shd w:val="clear" w:color="auto" w:fill="FFFFFF"/>
    </w:rPr>
  </w:style>
  <w:style w:type="character" w:customStyle="1" w:styleId="left">
    <w:name w:val="left"/>
    <w:rsid w:val="0094165A"/>
  </w:style>
  <w:style w:type="character" w:styleId="aff">
    <w:name w:val="annotation reference"/>
    <w:rsid w:val="0094165A"/>
    <w:rPr>
      <w:sz w:val="16"/>
      <w:szCs w:val="16"/>
    </w:rPr>
  </w:style>
  <w:style w:type="paragraph" w:styleId="aff0">
    <w:name w:val="annotation text"/>
    <w:basedOn w:val="a0"/>
    <w:link w:val="aff1"/>
    <w:rsid w:val="0094165A"/>
    <w:rPr>
      <w:sz w:val="20"/>
    </w:rPr>
  </w:style>
  <w:style w:type="character" w:customStyle="1" w:styleId="aff1">
    <w:name w:val="Текст примечания Знак"/>
    <w:basedOn w:val="a1"/>
    <w:link w:val="aff0"/>
    <w:rsid w:val="0094165A"/>
    <w:rPr>
      <w:rFonts w:ascii="Arial" w:eastAsia="Times New Roman" w:hAnsi="Arial" w:cs="Times New Roman"/>
      <w:sz w:val="20"/>
      <w:szCs w:val="20"/>
    </w:rPr>
  </w:style>
  <w:style w:type="paragraph" w:styleId="aff2">
    <w:name w:val="annotation subject"/>
    <w:basedOn w:val="aff0"/>
    <w:next w:val="aff0"/>
    <w:link w:val="aff3"/>
    <w:rsid w:val="0094165A"/>
    <w:rPr>
      <w:b/>
      <w:bCs/>
    </w:rPr>
  </w:style>
  <w:style w:type="character" w:customStyle="1" w:styleId="aff3">
    <w:name w:val="Тема примечания Знак"/>
    <w:basedOn w:val="aff1"/>
    <w:link w:val="aff2"/>
    <w:rsid w:val="0094165A"/>
    <w:rPr>
      <w:rFonts w:ascii="Arial" w:eastAsia="Times New Roman" w:hAnsi="Arial" w:cs="Times New Roman"/>
      <w:b/>
      <w:bCs/>
      <w:sz w:val="20"/>
      <w:szCs w:val="20"/>
    </w:rPr>
  </w:style>
  <w:style w:type="character" w:styleId="aff4">
    <w:name w:val="Emphasis"/>
    <w:uiPriority w:val="20"/>
    <w:qFormat/>
    <w:rsid w:val="0094165A"/>
    <w:rPr>
      <w:i/>
      <w:iCs/>
    </w:rPr>
  </w:style>
  <w:style w:type="paragraph" w:customStyle="1" w:styleId="article-note">
    <w:name w:val="article-note"/>
    <w:basedOn w:val="a0"/>
    <w:rsid w:val="0094165A"/>
    <w:pPr>
      <w:spacing w:before="100" w:beforeAutospacing="1" w:after="100" w:afterAutospacing="1"/>
      <w:jc w:val="left"/>
    </w:pPr>
    <w:rPr>
      <w:rFonts w:ascii="Times New Roman" w:hAnsi="Times New Roman"/>
      <w:szCs w:val="24"/>
      <w:lang w:eastAsia="ru-RU"/>
    </w:rPr>
  </w:style>
  <w:style w:type="character" w:customStyle="1" w:styleId="hgkelc">
    <w:name w:val="hgkelc"/>
    <w:rsid w:val="0094165A"/>
  </w:style>
  <w:style w:type="paragraph" w:customStyle="1" w:styleId="00">
    <w:name w:val="Стиль по ширине Первая строка:  0 см"/>
    <w:basedOn w:val="a0"/>
    <w:semiHidden/>
    <w:rsid w:val="0094165A"/>
    <w:rPr>
      <w:rFonts w:ascii="Times New Roman" w:hAnsi="Times New Roman"/>
      <w:szCs w:val="24"/>
    </w:rPr>
  </w:style>
  <w:style w:type="paragraph" w:styleId="aff5">
    <w:name w:val="TOC Heading"/>
    <w:basedOn w:val="1"/>
    <w:next w:val="a0"/>
    <w:uiPriority w:val="39"/>
    <w:unhideWhenUsed/>
    <w:qFormat/>
    <w:rsid w:val="0094165A"/>
    <w:pPr>
      <w:keepLines/>
      <w:numPr>
        <w:numId w:val="0"/>
      </w:numPr>
      <w:spacing w:before="240" w:line="259" w:lineRule="auto"/>
      <w:jc w:val="left"/>
      <w:outlineLvl w:val="9"/>
    </w:pPr>
    <w:rPr>
      <w:rFonts w:ascii="Calibri Light" w:hAnsi="Calibri Light"/>
      <w:b w:val="0"/>
      <w:color w:val="2E74B5"/>
      <w:sz w:val="32"/>
      <w:szCs w:val="32"/>
      <w:lang w:eastAsia="ru-RU"/>
    </w:rPr>
  </w:style>
  <w:style w:type="paragraph" w:styleId="13">
    <w:name w:val="index 1"/>
    <w:basedOn w:val="a0"/>
    <w:next w:val="a0"/>
    <w:autoRedefine/>
    <w:rsid w:val="0094165A"/>
    <w:pPr>
      <w:spacing w:before="120"/>
      <w:ind w:left="34"/>
      <w:jc w:val="left"/>
    </w:pPr>
    <w:rPr>
      <w:rFonts w:ascii="Times New Roman" w:hAnsi="Times New Roman"/>
      <w:bCs/>
      <w:sz w:val="22"/>
      <w:szCs w:val="22"/>
    </w:rPr>
  </w:style>
  <w:style w:type="character" w:styleId="aff6">
    <w:name w:val="FollowedHyperlink"/>
    <w:rsid w:val="0094165A"/>
    <w:rPr>
      <w:color w:val="954F72"/>
      <w:u w:val="single"/>
    </w:rPr>
  </w:style>
  <w:style w:type="character" w:customStyle="1" w:styleId="ph">
    <w:name w:val="ph"/>
    <w:rsid w:val="0094165A"/>
  </w:style>
  <w:style w:type="paragraph" w:customStyle="1" w:styleId="CharCharCharChar0">
    <w:name w:val="Char Char Знак Знак Знак Знак Знак Char Char Знак"/>
    <w:basedOn w:val="a0"/>
    <w:semiHidden/>
    <w:rsid w:val="0094165A"/>
    <w:pPr>
      <w:spacing w:before="60" w:after="160" w:line="240" w:lineRule="exact"/>
      <w:jc w:val="left"/>
    </w:pPr>
    <w:rPr>
      <w:rFonts w:ascii="Verdana" w:hAnsi="Verdana"/>
      <w:szCs w:val="24"/>
      <w:lang w:val="en-US"/>
    </w:rPr>
  </w:style>
  <w:style w:type="paragraph" w:customStyle="1" w:styleId="14">
    <w:name w:val="Заголовок ПР 1"/>
    <w:basedOn w:val="1"/>
    <w:rsid w:val="0094165A"/>
    <w:pPr>
      <w:widowControl w:val="0"/>
      <w:shd w:val="clear" w:color="auto" w:fill="7ED3A9"/>
      <w:tabs>
        <w:tab w:val="num" w:pos="340"/>
      </w:tabs>
      <w:autoSpaceDE w:val="0"/>
      <w:autoSpaceDN w:val="0"/>
      <w:adjustRightInd w:val="0"/>
      <w:ind w:left="340" w:hanging="340"/>
    </w:pPr>
    <w:rPr>
      <w:rFonts w:ascii="Times New Roman" w:hAnsi="Times New Roman"/>
      <w:bCs/>
      <w:kern w:val="32"/>
      <w:szCs w:val="28"/>
      <w:lang w:val="az-Cyrl-AZ" w:eastAsia="ru-RU"/>
    </w:rPr>
  </w:style>
  <w:style w:type="table" w:styleId="aff7">
    <w:name w:val="Table Grid"/>
    <w:basedOn w:val="a2"/>
    <w:uiPriority w:val="39"/>
    <w:rsid w:val="0094165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9416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94165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rsid w:val="0094165A"/>
  </w:style>
  <w:style w:type="paragraph" w:customStyle="1" w:styleId="140">
    <w:name w:val="Основной 14+"/>
    <w:basedOn w:val="a0"/>
    <w:link w:val="141"/>
    <w:qFormat/>
    <w:rsid w:val="0094165A"/>
    <w:pPr>
      <w:ind w:firstLine="709"/>
    </w:pPr>
    <w:rPr>
      <w:rFonts w:ascii="Times New Roman" w:hAnsi="Times New Roman"/>
      <w:sz w:val="28"/>
      <w:szCs w:val="24"/>
      <w:lang w:eastAsia="ru-RU"/>
    </w:rPr>
  </w:style>
  <w:style w:type="character" w:customStyle="1" w:styleId="141">
    <w:name w:val="Основной 14+ Знак"/>
    <w:link w:val="140"/>
    <w:qFormat/>
    <w:rsid w:val="0094165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p">
    <w:name w:val="p"/>
    <w:basedOn w:val="a0"/>
    <w:rsid w:val="0094165A"/>
    <w:pPr>
      <w:spacing w:before="100" w:beforeAutospacing="1" w:after="100" w:afterAutospacing="1"/>
      <w:jc w:val="left"/>
    </w:pPr>
    <w:rPr>
      <w:rFonts w:ascii="Times New Roman" w:hAnsi="Times New Roman"/>
      <w:szCs w:val="24"/>
      <w:lang w:eastAsia="ru-RU"/>
    </w:rPr>
  </w:style>
  <w:style w:type="paragraph" w:customStyle="1" w:styleId="ConsPlusNonformat">
    <w:name w:val="ConsPlusNonformat"/>
    <w:rsid w:val="0094165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CharChar">
    <w:name w:val="Знак1 Знак Знак Char Char Знак Знак Знак Знак Знак Знак Знак Знак Знак"/>
    <w:basedOn w:val="a0"/>
    <w:semiHidden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styleId="aff8">
    <w:name w:val="Revision"/>
    <w:hidden/>
    <w:uiPriority w:val="99"/>
    <w:semiHidden/>
    <w:rsid w:val="0094165A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NoteIcon">
    <w:name w:val="Note Icon"/>
    <w:basedOn w:val="a0"/>
    <w:next w:val="a0"/>
    <w:semiHidden/>
    <w:rsid w:val="0094165A"/>
    <w:pPr>
      <w:keepNext/>
      <w:spacing w:before="60" w:after="60"/>
      <w:ind w:left="1080"/>
      <w:jc w:val="left"/>
    </w:pPr>
    <w:rPr>
      <w:sz w:val="20"/>
      <w:lang w:val="de-DE"/>
    </w:rPr>
  </w:style>
  <w:style w:type="paragraph" w:customStyle="1" w:styleId="aff9">
    <w:name w:val="ПР_Шапка_Таблицы"/>
    <w:basedOn w:val="afb"/>
    <w:semiHidden/>
    <w:rsid w:val="0094165A"/>
    <w:pPr>
      <w:jc w:val="center"/>
    </w:pPr>
    <w:rPr>
      <w:b/>
    </w:rPr>
  </w:style>
  <w:style w:type="paragraph" w:customStyle="1" w:styleId="36">
    <w:name w:val="ПР_Заголовок_3"/>
    <w:basedOn w:val="3"/>
    <w:semiHidden/>
    <w:rsid w:val="0094165A"/>
    <w:pPr>
      <w:numPr>
        <w:ilvl w:val="0"/>
        <w:numId w:val="0"/>
      </w:numPr>
      <w:spacing w:before="240" w:after="60"/>
      <w:jc w:val="left"/>
    </w:pPr>
    <w:rPr>
      <w:rFonts w:cs="Arial"/>
      <w:bCs/>
      <w:sz w:val="26"/>
      <w:szCs w:val="26"/>
    </w:rPr>
  </w:style>
  <w:style w:type="paragraph" w:customStyle="1" w:styleId="02">
    <w:name w:val="заголовок ПР_02 с нумерацией"/>
    <w:basedOn w:val="36"/>
    <w:rsid w:val="0094165A"/>
    <w:pPr>
      <w:numPr>
        <w:ilvl w:val="2"/>
        <w:numId w:val="5"/>
      </w:numPr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CharCharCharChar2">
    <w:name w:val="Char Char Знак Знак Знак Знак Знак Знак Char Char Знак Знак Знак Знак"/>
    <w:basedOn w:val="a0"/>
    <w:semiHidden/>
    <w:rsid w:val="0094165A"/>
    <w:pPr>
      <w:spacing w:after="160" w:line="240" w:lineRule="exact"/>
      <w:jc w:val="left"/>
    </w:pPr>
    <w:rPr>
      <w:rFonts w:ascii="Verdana" w:hAnsi="Verdana"/>
      <w:szCs w:val="24"/>
      <w:lang w:val="en-US"/>
    </w:rPr>
  </w:style>
  <w:style w:type="paragraph" w:styleId="affa">
    <w:name w:val="Title"/>
    <w:basedOn w:val="a0"/>
    <w:next w:val="a0"/>
    <w:link w:val="affb"/>
    <w:qFormat/>
    <w:rsid w:val="0094165A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fb">
    <w:name w:val="Заголовок Знак"/>
    <w:basedOn w:val="a1"/>
    <w:link w:val="affa"/>
    <w:rsid w:val="0094165A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l0s701">
    <w:name w:val="l0s701"/>
    <w:rsid w:val="0094165A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paragraph" w:customStyle="1" w:styleId="CharChar2">
    <w:name w:val="Знак Знак Знак Знак Знак Знак Знак Знак Char Char Знак Знак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affc">
    <w:name w:val="Знак Знак Знак Знак Знак Знак Знак Знак Знак Знак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CharChar3">
    <w:name w:val="Char Char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CharCharCharChar3">
    <w:name w:val="Char Char Знак Знак Char Char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CharCharCharChar11">
    <w:name w:val="Char Char Знак Знак Char Char1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CharCharCharChar12">
    <w:name w:val="Char Char Знак Знак Char Char1 Знак Знак Знак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character" w:customStyle="1" w:styleId="uv3um">
    <w:name w:val="uv3um"/>
    <w:basedOn w:val="a1"/>
    <w:rsid w:val="00E157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paritetbank.by/business/deposit/online-depozit/overnajt-onlayn/" TargetMode="External"/><Relationship Id="rId21" Type="http://schemas.openxmlformats.org/officeDocument/2006/relationships/image" Target="media/image3.png"/><Relationship Id="rId42" Type="http://schemas.openxmlformats.org/officeDocument/2006/relationships/image" Target="media/image20.png"/><Relationship Id="rId63" Type="http://schemas.openxmlformats.org/officeDocument/2006/relationships/image" Target="media/image33.png"/><Relationship Id="rId84" Type="http://schemas.openxmlformats.org/officeDocument/2006/relationships/image" Target="media/image43.png"/><Relationship Id="rId138" Type="http://schemas.openxmlformats.org/officeDocument/2006/relationships/hyperlink" Target="https://tb.by/business/investments/deposits/deposits-byn/" TargetMode="External"/><Relationship Id="rId107" Type="http://schemas.openxmlformats.org/officeDocument/2006/relationships/hyperlink" Target="https://www.paritetbank.by/business/deposit/" TargetMode="External"/><Relationship Id="rId11" Type="http://schemas.openxmlformats.org/officeDocument/2006/relationships/footer" Target="footer2.xml"/><Relationship Id="rId32" Type="http://schemas.openxmlformats.org/officeDocument/2006/relationships/image" Target="media/image12.png"/><Relationship Id="rId53" Type="http://schemas.openxmlformats.org/officeDocument/2006/relationships/image" Target="media/image28.png"/><Relationship Id="rId74" Type="http://schemas.openxmlformats.org/officeDocument/2006/relationships/hyperlink" Target="https://www.belapb.by/malomu-i-srednemu-biznesu/razmeshchenie-sredstv/depozity/bankovskiy-vklad-do-vostrebovaniya-v-rublyakh/" TargetMode="External"/><Relationship Id="rId128" Type="http://schemas.openxmlformats.org/officeDocument/2006/relationships/hyperlink" Target="https://www.paritetbank.by/business/deposit/" TargetMode="External"/><Relationship Id="rId149" Type="http://schemas.openxmlformats.org/officeDocument/2006/relationships/fontTable" Target="fontTable.xml"/><Relationship Id="rId5" Type="http://schemas.openxmlformats.org/officeDocument/2006/relationships/webSettings" Target="webSettings.xml"/><Relationship Id="rId95" Type="http://schemas.openxmlformats.org/officeDocument/2006/relationships/hyperlink" Target="https://www.paritetbank.by/business/deposit/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7.png"/><Relationship Id="rId43" Type="http://schemas.openxmlformats.org/officeDocument/2006/relationships/hyperlink" Target="https://belarusbank.by/ru/33270/1686/37983/42154" TargetMode="External"/><Relationship Id="rId48" Type="http://schemas.openxmlformats.org/officeDocument/2006/relationships/hyperlink" Target="https://belarusbank.by/ru/33270/1686/31413" TargetMode="External"/><Relationship Id="rId64" Type="http://schemas.openxmlformats.org/officeDocument/2006/relationships/hyperlink" Target="https://www.belapb.by/malomu-i-srednemu-biznesu/razmeshchenie-sredstv/depozity/srochnyy-bezotzyvnyy-bankovskiy-vklad-v-belorusskikh-rublyakh/" TargetMode="External"/><Relationship Id="rId69" Type="http://schemas.openxmlformats.org/officeDocument/2006/relationships/image" Target="media/image36.png"/><Relationship Id="rId113" Type="http://schemas.openxmlformats.org/officeDocument/2006/relationships/hyperlink" Target="https://www.paritetbank.by/business/deposit/" TargetMode="External"/><Relationship Id="rId118" Type="http://schemas.openxmlformats.org/officeDocument/2006/relationships/image" Target="media/image56.png"/><Relationship Id="rId134" Type="http://schemas.openxmlformats.org/officeDocument/2006/relationships/hyperlink" Target="https://belgazprombank.by/korporativnim_klientam/razmeschenie_svobodnih_denezhnih_sredst/bankovskie_depoziti/" TargetMode="External"/><Relationship Id="rId139" Type="http://schemas.openxmlformats.org/officeDocument/2006/relationships/image" Target="media/image64.png"/><Relationship Id="rId80" Type="http://schemas.openxmlformats.org/officeDocument/2006/relationships/hyperlink" Target="https://www.belinvestbank.by/business/deposits" TargetMode="External"/><Relationship Id="rId85" Type="http://schemas.openxmlformats.org/officeDocument/2006/relationships/hyperlink" Target="https://www.belinvestbank.by/business/deposit/srochnyj-bezotzyvnyj-bankovskij-vklad" TargetMode="External"/><Relationship Id="rId150" Type="http://schemas.microsoft.com/office/2011/relationships/people" Target="people.xml"/><Relationship Id="rId12" Type="http://schemas.openxmlformats.org/officeDocument/2006/relationships/header" Target="header3.xml"/><Relationship Id="rId17" Type="http://schemas.openxmlformats.org/officeDocument/2006/relationships/hyperlink" Target="https://belgazprombank.by/korporativnim_klientam" TargetMode="External"/><Relationship Id="rId33" Type="http://schemas.openxmlformats.org/officeDocument/2006/relationships/image" Target="media/image13.png"/><Relationship Id="rId38" Type="http://schemas.openxmlformats.org/officeDocument/2006/relationships/image" Target="media/image17.png"/><Relationship Id="rId59" Type="http://schemas.openxmlformats.org/officeDocument/2006/relationships/image" Target="media/image31.png"/><Relationship Id="rId103" Type="http://schemas.openxmlformats.org/officeDocument/2006/relationships/image" Target="media/image51.png"/><Relationship Id="rId108" Type="http://schemas.openxmlformats.org/officeDocument/2006/relationships/hyperlink" Target="https://www.paritetbank.by/business/deposit/bezotzyvnoy-depozit/bezotzyvnyy-6/" TargetMode="External"/><Relationship Id="rId124" Type="http://schemas.openxmlformats.org/officeDocument/2006/relationships/image" Target="media/image58.png"/><Relationship Id="rId129" Type="http://schemas.openxmlformats.org/officeDocument/2006/relationships/hyperlink" Target="https://www.paritetbank.by/business/deposit/online-depozit/bezotzyvnyj-onlayn-4/" TargetMode="External"/><Relationship Id="rId54" Type="http://schemas.openxmlformats.org/officeDocument/2006/relationships/hyperlink" Target="https://www.belapb.by/malomu-i-srednemu-biznesu/razmeshchenie-sredstv/depozity/" TargetMode="External"/><Relationship Id="rId70" Type="http://schemas.openxmlformats.org/officeDocument/2006/relationships/hyperlink" Target="https://www.belapb.by/malomu-i-srednemu-biznesu/razmeshchenie-sredstv/depozity/bankovskiy-vklad-do-vostrebovaniya-v-belorusskikh-rublyakh/" TargetMode="External"/><Relationship Id="rId75" Type="http://schemas.openxmlformats.org/officeDocument/2006/relationships/image" Target="media/image39.png"/><Relationship Id="rId91" Type="http://schemas.openxmlformats.org/officeDocument/2006/relationships/hyperlink" Target="https://www.paritetbank.by/business/deposit/" TargetMode="External"/><Relationship Id="rId96" Type="http://schemas.openxmlformats.org/officeDocument/2006/relationships/hyperlink" Target="https://www.paritetbank.by/business/deposit/bezotzyvnoy-depozit/bezotzyvnyy-1/" TargetMode="External"/><Relationship Id="rId140" Type="http://schemas.openxmlformats.org/officeDocument/2006/relationships/image" Target="media/image65.png"/><Relationship Id="rId14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eader" Target="header5.xml"/><Relationship Id="rId28" Type="http://schemas.openxmlformats.org/officeDocument/2006/relationships/image" Target="media/image8.png"/><Relationship Id="rId49" Type="http://schemas.openxmlformats.org/officeDocument/2006/relationships/image" Target="media/image24.png"/><Relationship Id="rId114" Type="http://schemas.openxmlformats.org/officeDocument/2006/relationships/hyperlink" Target="https://www.paritetbank.by/business/deposit/bezotzyvnoy-depozit/bezotzyvnyy-36/" TargetMode="External"/><Relationship Id="rId119" Type="http://schemas.openxmlformats.org/officeDocument/2006/relationships/hyperlink" Target="https://www.paritetbank.by/business/deposit/" TargetMode="External"/><Relationship Id="rId44" Type="http://schemas.openxmlformats.org/officeDocument/2006/relationships/image" Target="media/image21.png"/><Relationship Id="rId60" Type="http://schemas.openxmlformats.org/officeDocument/2006/relationships/hyperlink" Target="https://www.belapb.by/malomu-i-srednemu-biznesu/razmeshchenie-sredstv/depozity/srochnyy-bezotzyvny-bank%D0%BEvskiy-vklad-v-evro/" TargetMode="External"/><Relationship Id="rId65" Type="http://schemas.openxmlformats.org/officeDocument/2006/relationships/image" Target="media/image34.png"/><Relationship Id="rId81" Type="http://schemas.openxmlformats.org/officeDocument/2006/relationships/hyperlink" Target="https://www.belinvestbank.by/business/deposit/on-line-bezotzyvnyj" TargetMode="External"/><Relationship Id="rId86" Type="http://schemas.openxmlformats.org/officeDocument/2006/relationships/image" Target="media/image44.png"/><Relationship Id="rId130" Type="http://schemas.openxmlformats.org/officeDocument/2006/relationships/image" Target="media/image60.png"/><Relationship Id="rId135" Type="http://schemas.openxmlformats.org/officeDocument/2006/relationships/image" Target="media/image62.png"/><Relationship Id="rId151" Type="http://schemas.openxmlformats.org/officeDocument/2006/relationships/theme" Target="theme/theme1.xml"/><Relationship Id="rId13" Type="http://schemas.openxmlformats.org/officeDocument/2006/relationships/footer" Target="footer3.xml"/><Relationship Id="rId18" Type="http://schemas.openxmlformats.org/officeDocument/2006/relationships/hyperlink" Target="https://tb.by/" TargetMode="External"/><Relationship Id="rId39" Type="http://schemas.openxmlformats.org/officeDocument/2006/relationships/hyperlink" Target="https://belarusbank.by/ru/33270/1686/31549/36161" TargetMode="External"/><Relationship Id="rId109" Type="http://schemas.openxmlformats.org/officeDocument/2006/relationships/image" Target="media/image53.png"/><Relationship Id="rId34" Type="http://schemas.openxmlformats.org/officeDocument/2006/relationships/image" Target="media/image14.png"/><Relationship Id="rId50" Type="http://schemas.openxmlformats.org/officeDocument/2006/relationships/image" Target="media/image25.png"/><Relationship Id="rId55" Type="http://schemas.openxmlformats.org/officeDocument/2006/relationships/image" Target="media/image29.png"/><Relationship Id="rId76" Type="http://schemas.openxmlformats.org/officeDocument/2006/relationships/hyperlink" Target="https://www.belapb.by/malomu-i-srednemu-biznesu/razmeshchenie-sredstv/depozity/bankovskiy-vklad-do-vostrebovaniya-v-evro/" TargetMode="External"/><Relationship Id="rId97" Type="http://schemas.openxmlformats.org/officeDocument/2006/relationships/image" Target="media/image49.png"/><Relationship Id="rId104" Type="http://schemas.openxmlformats.org/officeDocument/2006/relationships/hyperlink" Target="https://www.paritetbank.by/business/deposit/" TargetMode="External"/><Relationship Id="rId120" Type="http://schemas.openxmlformats.org/officeDocument/2006/relationships/hyperlink" Target="https://www.paritetbank.by/business/deposit/online-depozit/otzyvnyy-onlayn/" TargetMode="External"/><Relationship Id="rId125" Type="http://schemas.openxmlformats.org/officeDocument/2006/relationships/hyperlink" Target="https://www.paritetbank.by/business/deposit/" TargetMode="External"/><Relationship Id="rId141" Type="http://schemas.openxmlformats.org/officeDocument/2006/relationships/hyperlink" Target="https://tb.by/business/investments/deposits/deposits-foreign/" TargetMode="External"/><Relationship Id="rId146" Type="http://schemas.openxmlformats.org/officeDocument/2006/relationships/image" Target="media/image70.png"/><Relationship Id="rId7" Type="http://schemas.openxmlformats.org/officeDocument/2006/relationships/endnotes" Target="endnotes.xml"/><Relationship Id="rId71" Type="http://schemas.openxmlformats.org/officeDocument/2006/relationships/image" Target="media/image37.png"/><Relationship Id="rId92" Type="http://schemas.openxmlformats.org/officeDocument/2006/relationships/image" Target="media/image47.png"/><Relationship Id="rId2" Type="http://schemas.openxmlformats.org/officeDocument/2006/relationships/numbering" Target="numbering.xml"/><Relationship Id="rId29" Type="http://schemas.openxmlformats.org/officeDocument/2006/relationships/image" Target="media/image9.png"/><Relationship Id="rId24" Type="http://schemas.openxmlformats.org/officeDocument/2006/relationships/footer" Target="footer5.xml"/><Relationship Id="rId40" Type="http://schemas.openxmlformats.org/officeDocument/2006/relationships/image" Target="media/image18.png"/><Relationship Id="rId45" Type="http://schemas.openxmlformats.org/officeDocument/2006/relationships/hyperlink" Target="https://belarusbank.by/ru/33270/1686/37983/42155" TargetMode="External"/><Relationship Id="rId66" Type="http://schemas.openxmlformats.org/officeDocument/2006/relationships/hyperlink" Target="https://www.belapb.by/malomu-i-srednemu-biznesu/razmeshchenie-sredstv/depozity/srochnyy-otzyvnyy-bankovskiy-vklad-v-rus/" TargetMode="External"/><Relationship Id="rId87" Type="http://schemas.openxmlformats.org/officeDocument/2006/relationships/hyperlink" Target="https://www.belinvestbank.by/business/deposit/on-line" TargetMode="External"/><Relationship Id="rId110" Type="http://schemas.openxmlformats.org/officeDocument/2006/relationships/hyperlink" Target="https://www.paritetbank.by/business/deposit/" TargetMode="External"/><Relationship Id="rId115" Type="http://schemas.openxmlformats.org/officeDocument/2006/relationships/image" Target="media/image55.png"/><Relationship Id="rId131" Type="http://schemas.openxmlformats.org/officeDocument/2006/relationships/hyperlink" Target="https://www.paritetbank.by/business/deposit/" TargetMode="External"/><Relationship Id="rId136" Type="http://schemas.openxmlformats.org/officeDocument/2006/relationships/image" Target="media/image63.png"/><Relationship Id="rId61" Type="http://schemas.openxmlformats.org/officeDocument/2006/relationships/image" Target="media/image32.png"/><Relationship Id="rId82" Type="http://schemas.openxmlformats.org/officeDocument/2006/relationships/image" Target="media/image42.png"/><Relationship Id="rId19" Type="http://schemas.openxmlformats.org/officeDocument/2006/relationships/image" Target="media/image1.png"/><Relationship Id="rId14" Type="http://schemas.openxmlformats.org/officeDocument/2006/relationships/header" Target="header4.xml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56" Type="http://schemas.openxmlformats.org/officeDocument/2006/relationships/hyperlink" Target="https://www.belapb.by/malomu-i-srednemu-biznesu/razmeshchenie-sredstv/depozity/srochnyy-bezotzyvny-bank%D0%BEvskiy-vklad-v-uan/" TargetMode="External"/><Relationship Id="rId77" Type="http://schemas.openxmlformats.org/officeDocument/2006/relationships/image" Target="media/image40.png"/><Relationship Id="rId100" Type="http://schemas.openxmlformats.org/officeDocument/2006/relationships/image" Target="media/image50.png"/><Relationship Id="rId105" Type="http://schemas.openxmlformats.org/officeDocument/2006/relationships/hyperlink" Target="https://www.paritetbank.by/business/deposit/bezotzyvnoy-depozit/bezotzyvnyy-4/" TargetMode="External"/><Relationship Id="rId126" Type="http://schemas.openxmlformats.org/officeDocument/2006/relationships/hyperlink" Target="https://www.paritetbank.by/business/deposit/online-depozit/Bezotzyvnyj-onlayn-3/" TargetMode="External"/><Relationship Id="rId147" Type="http://schemas.openxmlformats.org/officeDocument/2006/relationships/image" Target="media/image71.png"/><Relationship Id="rId8" Type="http://schemas.openxmlformats.org/officeDocument/2006/relationships/header" Target="header1.xml"/><Relationship Id="rId51" Type="http://schemas.openxmlformats.org/officeDocument/2006/relationships/image" Target="media/image26.png"/><Relationship Id="rId72" Type="http://schemas.openxmlformats.org/officeDocument/2006/relationships/hyperlink" Target="https://www.belapb.by/malomu-i-srednemu-biznesu/razmeshchenie-sredstv/depozity/bankovskiy-vklad-do-vostrebovaniya-v-usd/" TargetMode="External"/><Relationship Id="rId93" Type="http://schemas.openxmlformats.org/officeDocument/2006/relationships/hyperlink" Target="https://www.paritetbank.by/business/deposit/otzyvnoy-depozit/otzivnoy/" TargetMode="External"/><Relationship Id="rId98" Type="http://schemas.openxmlformats.org/officeDocument/2006/relationships/hyperlink" Target="https://www.paritetbank.by/business/deposit/" TargetMode="External"/><Relationship Id="rId121" Type="http://schemas.openxmlformats.org/officeDocument/2006/relationships/image" Target="media/image57.png"/><Relationship Id="rId142" Type="http://schemas.openxmlformats.org/officeDocument/2006/relationships/image" Target="media/image66.png"/><Relationship Id="rId3" Type="http://schemas.openxmlformats.org/officeDocument/2006/relationships/styles" Target="styles.xml"/><Relationship Id="rId25" Type="http://schemas.openxmlformats.org/officeDocument/2006/relationships/image" Target="media/image5.png"/><Relationship Id="rId46" Type="http://schemas.openxmlformats.org/officeDocument/2006/relationships/image" Target="media/image22.png"/><Relationship Id="rId67" Type="http://schemas.openxmlformats.org/officeDocument/2006/relationships/image" Target="media/image35.png"/><Relationship Id="rId116" Type="http://schemas.openxmlformats.org/officeDocument/2006/relationships/hyperlink" Target="https://www.paritetbank.by/business/deposit/" TargetMode="External"/><Relationship Id="rId137" Type="http://schemas.openxmlformats.org/officeDocument/2006/relationships/hyperlink" Target="https://tb.by/business/investments/deposits/" TargetMode="External"/><Relationship Id="rId20" Type="http://schemas.openxmlformats.org/officeDocument/2006/relationships/image" Target="media/image2.png"/><Relationship Id="rId41" Type="http://schemas.openxmlformats.org/officeDocument/2006/relationships/image" Target="media/image19.png"/><Relationship Id="rId62" Type="http://schemas.openxmlformats.org/officeDocument/2006/relationships/hyperlink" Target="https://www.belapb.by/malomu-i-srednemu-biznesu/razmeshchenie-sredstv/depozity/srochnyy-bezotzyvnyy-bankovskiy-vklad-v-usd/" TargetMode="External"/><Relationship Id="rId83" Type="http://schemas.openxmlformats.org/officeDocument/2006/relationships/hyperlink" Target="https://www.belinvestbank.by/business/deposit/elitnyj-vybor" TargetMode="External"/><Relationship Id="rId88" Type="http://schemas.openxmlformats.org/officeDocument/2006/relationships/image" Target="media/image45.png"/><Relationship Id="rId111" Type="http://schemas.openxmlformats.org/officeDocument/2006/relationships/hyperlink" Target="https://www.paritetbank.by/business/deposit/bezotzyvnoy-depozit/bezotzyvnyy-12/" TargetMode="External"/><Relationship Id="rId132" Type="http://schemas.openxmlformats.org/officeDocument/2006/relationships/hyperlink" Target="https://www.paritetbank.by/business/deposit/online-depozit/bezotzyvnyj-onlajn-6/" TargetMode="External"/><Relationship Id="rId15" Type="http://schemas.openxmlformats.org/officeDocument/2006/relationships/footer" Target="footer4.xml"/><Relationship Id="rId36" Type="http://schemas.openxmlformats.org/officeDocument/2006/relationships/image" Target="media/image16.png"/><Relationship Id="rId57" Type="http://schemas.openxmlformats.org/officeDocument/2006/relationships/image" Target="media/image30.png"/><Relationship Id="rId106" Type="http://schemas.openxmlformats.org/officeDocument/2006/relationships/image" Target="media/image52.png"/><Relationship Id="rId127" Type="http://schemas.openxmlformats.org/officeDocument/2006/relationships/image" Target="media/image59.png"/><Relationship Id="rId10" Type="http://schemas.openxmlformats.org/officeDocument/2006/relationships/footer" Target="footer1.xml"/><Relationship Id="rId31" Type="http://schemas.openxmlformats.org/officeDocument/2006/relationships/image" Target="media/image11.png"/><Relationship Id="rId52" Type="http://schemas.openxmlformats.org/officeDocument/2006/relationships/image" Target="media/image27.png"/><Relationship Id="rId73" Type="http://schemas.openxmlformats.org/officeDocument/2006/relationships/image" Target="media/image38.png"/><Relationship Id="rId78" Type="http://schemas.openxmlformats.org/officeDocument/2006/relationships/hyperlink" Target="https://www.belapb.by/malomu-i-srednemu-biznesu/razmeshchenie-sredstv/depozity/bankovskiy-vklad-depozit-do-vostrebovaniya/" TargetMode="External"/><Relationship Id="rId94" Type="http://schemas.openxmlformats.org/officeDocument/2006/relationships/image" Target="media/image48.png"/><Relationship Id="rId99" Type="http://schemas.openxmlformats.org/officeDocument/2006/relationships/hyperlink" Target="https://www.paritetbank.by/business/deposit/bezotzyvnoy-depozit/bezotzyvnyy-1-cny/" TargetMode="External"/><Relationship Id="rId101" Type="http://schemas.openxmlformats.org/officeDocument/2006/relationships/hyperlink" Target="https://www.paritetbank.by/business/deposit/" TargetMode="External"/><Relationship Id="rId122" Type="http://schemas.openxmlformats.org/officeDocument/2006/relationships/hyperlink" Target="https://www.paritetbank.by/business/deposit/" TargetMode="External"/><Relationship Id="rId143" Type="http://schemas.openxmlformats.org/officeDocument/2006/relationships/image" Target="media/image67.png"/><Relationship Id="rId148" Type="http://schemas.openxmlformats.org/officeDocument/2006/relationships/image" Target="media/image7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image" Target="media/image6.png"/><Relationship Id="rId47" Type="http://schemas.openxmlformats.org/officeDocument/2006/relationships/image" Target="media/image23.png"/><Relationship Id="rId68" Type="http://schemas.openxmlformats.org/officeDocument/2006/relationships/hyperlink" Target="https://www.belapb.by/malomu-i-srednemu-biznesu/razmeshchenie-sredstv/depozity/srochnyy-otzyvnyy-bankovskiy-vklad-v-belorusskikh-rublyakh5017/" TargetMode="External"/><Relationship Id="rId89" Type="http://schemas.openxmlformats.org/officeDocument/2006/relationships/hyperlink" Target="https://www.belinvestbank.by/business/deposit/udachnyj-start" TargetMode="External"/><Relationship Id="rId112" Type="http://schemas.openxmlformats.org/officeDocument/2006/relationships/image" Target="media/image54.png"/><Relationship Id="rId133" Type="http://schemas.openxmlformats.org/officeDocument/2006/relationships/image" Target="media/image61.png"/><Relationship Id="rId16" Type="http://schemas.openxmlformats.org/officeDocument/2006/relationships/hyperlink" Target="https://www.belapb.by/malomu-i-srednemu-" TargetMode="External"/><Relationship Id="rId37" Type="http://schemas.openxmlformats.org/officeDocument/2006/relationships/hyperlink" Target="https://belarusbank.by/ru/33270/1686/31549/36160" TargetMode="External"/><Relationship Id="rId58" Type="http://schemas.openxmlformats.org/officeDocument/2006/relationships/hyperlink" Target="https://www.belapb.by/malomu-i-srednemu-biznesu/razmeshchenie-sredstv/depozity/srochnyy-bezotzyvny-bankovskiy-vklad-v-rosiskih-rublyah/" TargetMode="External"/><Relationship Id="rId79" Type="http://schemas.openxmlformats.org/officeDocument/2006/relationships/image" Target="media/image41.png"/><Relationship Id="rId102" Type="http://schemas.openxmlformats.org/officeDocument/2006/relationships/hyperlink" Target="https://www.paritetbank.by/business/deposit/bezotzyvnoy-depozit/bezotzyvnyy-3/" TargetMode="External"/><Relationship Id="rId123" Type="http://schemas.openxmlformats.org/officeDocument/2006/relationships/hyperlink" Target="https://www.paritetbank.by/business/deposit/online-depozit/Bezotzyvnyj-onlayn-1/" TargetMode="External"/><Relationship Id="rId144" Type="http://schemas.openxmlformats.org/officeDocument/2006/relationships/image" Target="media/image68.png"/><Relationship Id="rId90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A218C-2C32-49CB-8F4C-14A1733A7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6041</Words>
  <Characters>34440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Клименко Полина Александровна</dc:creator>
  <cp:keywords/>
  <dc:description/>
  <cp:lastModifiedBy>Голубович Даниил Дмитриевич</cp:lastModifiedBy>
  <cp:revision>2</cp:revision>
  <dcterms:created xsi:type="dcterms:W3CDTF">2026-01-27T14:13:00Z</dcterms:created>
  <dcterms:modified xsi:type="dcterms:W3CDTF">2026-01-27T14:13:00Z</dcterms:modified>
</cp:coreProperties>
</file>