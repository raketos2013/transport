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E1E4C7" w14:textId="77777777" w:rsidR="006305F5" w:rsidRPr="00FD20BA" w:rsidRDefault="006305F5" w:rsidP="006305F5">
      <w:pPr>
        <w:tabs>
          <w:tab w:val="left" w:pos="6804"/>
        </w:tabs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Toc115743908"/>
      <w:bookmarkStart w:id="1" w:name="_Toc116108771"/>
      <w:bookmarkStart w:id="2" w:name="_Toc116205459"/>
      <w:bookmarkStart w:id="3" w:name="_Toc116230611"/>
      <w:bookmarkStart w:id="4" w:name="_Toc116263082"/>
      <w:bookmarkStart w:id="5" w:name="_Toc116263151"/>
      <w:bookmarkStart w:id="6" w:name="_Toc116738501"/>
      <w:bookmarkStart w:id="7" w:name="_Toc116882321"/>
      <w:bookmarkStart w:id="8" w:name="_Toc149962091"/>
      <w:bookmarkStart w:id="9" w:name="_Toc427737095"/>
      <w:bookmarkStart w:id="10" w:name="_Toc4316746"/>
      <w:bookmarkStart w:id="11" w:name="_Toc7837942"/>
      <w:bookmarkStart w:id="12" w:name="_GoBack"/>
      <w:bookmarkEnd w:id="12"/>
      <w:r w:rsidRPr="00FD20BA">
        <w:rPr>
          <w:rFonts w:ascii="Times New Roman" w:hAnsi="Times New Roman"/>
          <w:b/>
          <w:bCs/>
          <w:sz w:val="32"/>
          <w:szCs w:val="32"/>
        </w:rPr>
        <w:t>ОТКРЫТОЕ АКЦИОНЕРНОЕ ОБЩЕСТВО</w:t>
      </w:r>
    </w:p>
    <w:p w14:paraId="2C126E4D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0"/>
        </w:rPr>
      </w:pPr>
      <w:r w:rsidRPr="00FD20BA">
        <w:rPr>
          <w:rFonts w:ascii="Times New Roman" w:hAnsi="Times New Roman"/>
          <w:b/>
          <w:bCs/>
          <w:sz w:val="32"/>
          <w:szCs w:val="32"/>
        </w:rPr>
        <w:t>«АСБ «БЕЛАРУСБАНК»</w:t>
      </w:r>
    </w:p>
    <w:p w14:paraId="5A1E48CD" w14:textId="77777777" w:rsidR="006305F5" w:rsidRPr="00FD20BA" w:rsidRDefault="006305F5" w:rsidP="006305F5">
      <w:pPr>
        <w:spacing w:line="252" w:lineRule="auto"/>
        <w:ind w:left="1134"/>
        <w:jc w:val="center"/>
        <w:rPr>
          <w:rFonts w:ascii="Times New Roman" w:hAnsi="Times New Roman"/>
        </w:rPr>
      </w:pPr>
    </w:p>
    <w:p w14:paraId="56DBCF97" w14:textId="77777777" w:rsidR="006305F5" w:rsidRPr="00FD20BA" w:rsidRDefault="006305F5" w:rsidP="006305F5">
      <w:pPr>
        <w:pStyle w:val="1"/>
        <w:numPr>
          <w:ilvl w:val="0"/>
          <w:numId w:val="0"/>
        </w:numPr>
        <w:spacing w:line="252" w:lineRule="auto"/>
        <w:ind w:left="1134"/>
        <w:rPr>
          <w:rFonts w:ascii="Times New Roman" w:hAnsi="Times New Roman"/>
        </w:rPr>
      </w:pPr>
    </w:p>
    <w:p w14:paraId="49B7BC01" w14:textId="77777777" w:rsidR="006305F5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Cs w:val="24"/>
        </w:rPr>
      </w:pPr>
      <w:r w:rsidRPr="00FD20BA">
        <w:rPr>
          <w:rFonts w:ascii="Times New Roman" w:hAnsi="Times New Roman"/>
          <w:szCs w:val="24"/>
        </w:rPr>
        <w:t xml:space="preserve">ПРОГРАММНОЕ РЕШЕНИЕ </w:t>
      </w:r>
    </w:p>
    <w:p w14:paraId="28B45EA3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ПАРСИНГ (МОНИТОРИНГ ИНФОРМАЦИОННОГО ПРОСТРАНСТВА)</w:t>
      </w:r>
    </w:p>
    <w:p w14:paraId="2A9F58C0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Cs w:val="24"/>
        </w:rPr>
      </w:pPr>
    </w:p>
    <w:p w14:paraId="3E1C86CE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676C6A7F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453E65ED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05D8FC22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704D5F51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634EA4C1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5B13638B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11DEA6C3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sz w:val="22"/>
          <w:szCs w:val="22"/>
        </w:rPr>
      </w:pPr>
    </w:p>
    <w:p w14:paraId="25B04375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left"/>
        <w:rPr>
          <w:rFonts w:ascii="Times New Roman" w:hAnsi="Times New Roman"/>
          <w:b/>
          <w:bCs/>
          <w:sz w:val="32"/>
          <w:szCs w:val="32"/>
        </w:rPr>
      </w:pPr>
    </w:p>
    <w:p w14:paraId="7618B751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2D3D9A22" w14:textId="7A83FE07" w:rsidR="006305F5" w:rsidRDefault="006305F5" w:rsidP="006305F5">
      <w:pPr>
        <w:spacing w:line="252" w:lineRule="auto"/>
        <w:ind w:left="1134"/>
        <w:jc w:val="center"/>
        <w:rPr>
          <w:rFonts w:ascii="Times New Roman" w:hAnsi="Times New Roman"/>
          <w:b/>
          <w:bCs/>
          <w:sz w:val="36"/>
          <w:szCs w:val="36"/>
        </w:rPr>
      </w:pPr>
      <w:r w:rsidRPr="00342C62">
        <w:rPr>
          <w:rFonts w:ascii="Times New Roman" w:hAnsi="Times New Roman"/>
          <w:b/>
          <w:bCs/>
          <w:sz w:val="36"/>
          <w:szCs w:val="36"/>
        </w:rPr>
        <w:t xml:space="preserve">Этап </w:t>
      </w:r>
      <w:r>
        <w:rPr>
          <w:rFonts w:ascii="Times New Roman" w:hAnsi="Times New Roman"/>
          <w:b/>
          <w:bCs/>
          <w:sz w:val="36"/>
          <w:szCs w:val="36"/>
        </w:rPr>
        <w:t>5</w:t>
      </w:r>
      <w:r w:rsidRPr="00342C62">
        <w:rPr>
          <w:rFonts w:ascii="Times New Roman" w:hAnsi="Times New Roman"/>
          <w:b/>
          <w:bCs/>
          <w:sz w:val="36"/>
          <w:szCs w:val="36"/>
        </w:rPr>
        <w:t>.</w:t>
      </w:r>
    </w:p>
    <w:p w14:paraId="7FF404B6" w14:textId="227EF730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6305F5">
        <w:rPr>
          <w:rFonts w:ascii="Times New Roman" w:hAnsi="Times New Roman"/>
          <w:b/>
          <w:color w:val="000000"/>
          <w:sz w:val="36"/>
          <w:szCs w:val="36"/>
        </w:rPr>
        <w:t>Мониторинг кредитов для физических лиц на финансирование недвижимости (процентные ставки, срок пользования)]</w:t>
      </w:r>
    </w:p>
    <w:p w14:paraId="4F65BA78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0CAF6D48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410014E9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3B2EF980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14266896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2087081A" w14:textId="77777777" w:rsidR="006305F5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774E9D77" w14:textId="77777777" w:rsidR="006305F5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1DFBDE23" w14:textId="77777777" w:rsidR="006305F5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62859A96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3A885D56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1C7174DA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479C830C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A5C3182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1DE43360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5693B9F9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</w:p>
    <w:p w14:paraId="7C5265F6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D20BA">
        <w:rPr>
          <w:rFonts w:ascii="Times New Roman" w:hAnsi="Times New Roman"/>
          <w:sz w:val="28"/>
          <w:szCs w:val="28"/>
        </w:rPr>
        <w:t>г. Минск</w:t>
      </w:r>
    </w:p>
    <w:p w14:paraId="001E8CC7" w14:textId="77777777" w:rsidR="006305F5" w:rsidRPr="00FD20BA" w:rsidRDefault="006305F5" w:rsidP="006305F5">
      <w:pPr>
        <w:autoSpaceDE w:val="0"/>
        <w:autoSpaceDN w:val="0"/>
        <w:adjustRightInd w:val="0"/>
        <w:spacing w:line="252" w:lineRule="auto"/>
        <w:ind w:left="1134"/>
        <w:jc w:val="center"/>
        <w:rPr>
          <w:rFonts w:ascii="Times New Roman" w:hAnsi="Times New Roman"/>
          <w:sz w:val="20"/>
        </w:rPr>
      </w:pPr>
      <w:r w:rsidRPr="00FD20BA">
        <w:rPr>
          <w:rFonts w:ascii="Times New Roman" w:hAnsi="Times New Roman"/>
          <w:sz w:val="28"/>
          <w:szCs w:val="28"/>
        </w:rPr>
        <w:t>2025</w:t>
      </w:r>
      <w:r>
        <w:rPr>
          <w:rFonts w:ascii="Times New Roman" w:hAnsi="Times New Roman"/>
          <w:sz w:val="28"/>
          <w:szCs w:val="28"/>
        </w:rPr>
        <w:t xml:space="preserve"> </w:t>
      </w:r>
      <w:r w:rsidRPr="00FD20BA">
        <w:rPr>
          <w:rFonts w:ascii="Times New Roman" w:hAnsi="Times New Roman"/>
          <w:sz w:val="28"/>
          <w:szCs w:val="28"/>
        </w:rPr>
        <w:t>г.</w:t>
      </w:r>
    </w:p>
    <w:p w14:paraId="2F0B4BE4" w14:textId="77777777" w:rsidR="006305F5" w:rsidRPr="00FD20BA" w:rsidRDefault="006305F5" w:rsidP="006305F5">
      <w:pPr>
        <w:pStyle w:val="1"/>
        <w:numPr>
          <w:ilvl w:val="0"/>
          <w:numId w:val="0"/>
        </w:numPr>
        <w:spacing w:line="252" w:lineRule="auto"/>
        <w:ind w:left="1134"/>
        <w:rPr>
          <w:rFonts w:ascii="Times New Roman" w:hAnsi="Times New Roman"/>
        </w:rPr>
        <w:sectPr w:rsidR="006305F5" w:rsidRPr="00FD20BA" w:rsidSect="00F37C7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608" w:bottom="1260" w:left="1800" w:header="720" w:footer="720" w:gutter="0"/>
          <w:cols w:space="720"/>
          <w:docGrid w:linePitch="360"/>
        </w:sectPr>
      </w:pPr>
    </w:p>
    <w:p w14:paraId="5F6B3A00" w14:textId="77777777" w:rsidR="006305F5" w:rsidRPr="00F33726" w:rsidRDefault="006305F5" w:rsidP="006305F5">
      <w:pPr>
        <w:spacing w:line="252" w:lineRule="auto"/>
        <w:ind w:left="-142"/>
        <w:rPr>
          <w:rFonts w:ascii="Times New Roman" w:hAnsi="Times New Roman"/>
          <w:b/>
          <w:sz w:val="28"/>
          <w:szCs w:val="28"/>
        </w:rPr>
      </w:pPr>
      <w:bookmarkStart w:id="13" w:name="_Toc150078188"/>
      <w:r w:rsidRPr="00FD20BA">
        <w:rPr>
          <w:rFonts w:ascii="Times New Roman" w:hAnsi="Times New Roman"/>
          <w:b/>
          <w:sz w:val="28"/>
          <w:szCs w:val="28"/>
        </w:rPr>
        <w:lastRenderedPageBreak/>
        <w:t>Управление документом</w:t>
      </w:r>
      <w:bookmarkEnd w:id="13"/>
    </w:p>
    <w:p w14:paraId="2F9D07DD" w14:textId="77777777" w:rsidR="006305F5" w:rsidRPr="00FD20BA" w:rsidRDefault="006305F5" w:rsidP="006305F5">
      <w:pPr>
        <w:pStyle w:val="1"/>
        <w:numPr>
          <w:ilvl w:val="0"/>
          <w:numId w:val="0"/>
        </w:numPr>
        <w:spacing w:line="252" w:lineRule="auto"/>
        <w:ind w:left="-142"/>
        <w:rPr>
          <w:rFonts w:ascii="Times New Roman" w:hAnsi="Times New Roman"/>
          <w:szCs w:val="28"/>
        </w:rPr>
      </w:pPr>
    </w:p>
    <w:p w14:paraId="36437869" w14:textId="77777777" w:rsidR="006305F5" w:rsidRPr="00FD20BA" w:rsidRDefault="006305F5" w:rsidP="006305F5">
      <w:pPr>
        <w:spacing w:line="252" w:lineRule="auto"/>
        <w:ind w:left="-142"/>
        <w:rPr>
          <w:rFonts w:ascii="Times New Roman" w:hAnsi="Times New Roman"/>
          <w:b/>
          <w:sz w:val="28"/>
          <w:szCs w:val="28"/>
        </w:rPr>
      </w:pPr>
      <w:r w:rsidRPr="00FD20BA">
        <w:rPr>
          <w:rFonts w:ascii="Times New Roman" w:hAnsi="Times New Roman"/>
          <w:b/>
          <w:sz w:val="28"/>
          <w:szCs w:val="28"/>
        </w:rPr>
        <w:t>Разработчики</w:t>
      </w:r>
    </w:p>
    <w:p w14:paraId="556F26CA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Cs w:val="24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7"/>
        <w:gridCol w:w="3176"/>
        <w:gridCol w:w="3196"/>
        <w:gridCol w:w="2289"/>
      </w:tblGrid>
      <w:tr w:rsidR="006305F5" w:rsidRPr="00FD20BA" w14:paraId="652F372D" w14:textId="77777777" w:rsidTr="00CA0F24">
        <w:tc>
          <w:tcPr>
            <w:tcW w:w="1167" w:type="dxa"/>
            <w:tcBorders>
              <w:bottom w:val="single" w:sz="4" w:space="0" w:color="auto"/>
            </w:tcBorders>
            <w:shd w:val="clear" w:color="auto" w:fill="339966"/>
          </w:tcPr>
          <w:p w14:paraId="242FFAA3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№</w:t>
            </w:r>
          </w:p>
          <w:p w14:paraId="5FAEFE3A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п/п</w:t>
            </w:r>
          </w:p>
        </w:tc>
        <w:tc>
          <w:tcPr>
            <w:tcW w:w="3176" w:type="dxa"/>
            <w:tcBorders>
              <w:bottom w:val="single" w:sz="4" w:space="0" w:color="auto"/>
            </w:tcBorders>
            <w:shd w:val="clear" w:color="auto" w:fill="339966"/>
          </w:tcPr>
          <w:p w14:paraId="575BEE0E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ФИО</w:t>
            </w:r>
          </w:p>
        </w:tc>
        <w:tc>
          <w:tcPr>
            <w:tcW w:w="3196" w:type="dxa"/>
            <w:tcBorders>
              <w:bottom w:val="single" w:sz="4" w:space="0" w:color="auto"/>
            </w:tcBorders>
            <w:shd w:val="clear" w:color="auto" w:fill="339966"/>
          </w:tcPr>
          <w:p w14:paraId="7CC87A01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Должность</w:t>
            </w:r>
          </w:p>
        </w:tc>
        <w:tc>
          <w:tcPr>
            <w:tcW w:w="2289" w:type="dxa"/>
            <w:tcBorders>
              <w:bottom w:val="single" w:sz="4" w:space="0" w:color="auto"/>
            </w:tcBorders>
            <w:shd w:val="clear" w:color="auto" w:fill="339966"/>
          </w:tcPr>
          <w:p w14:paraId="31FD8049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Подпись</w:t>
            </w:r>
          </w:p>
        </w:tc>
      </w:tr>
      <w:tr w:rsidR="006305F5" w:rsidRPr="00FD20BA" w14:paraId="3215F71A" w14:textId="77777777" w:rsidTr="00CA0F24">
        <w:tc>
          <w:tcPr>
            <w:tcW w:w="9828" w:type="dxa"/>
            <w:gridSpan w:val="4"/>
            <w:shd w:val="clear" w:color="auto" w:fill="CCFFCC"/>
          </w:tcPr>
          <w:p w14:paraId="5F649E33" w14:textId="77777777" w:rsidR="006305F5" w:rsidRPr="00FD20BA" w:rsidRDefault="006305F5" w:rsidP="00CA0F24">
            <w:pPr>
              <w:spacing w:line="252" w:lineRule="auto"/>
              <w:jc w:val="left"/>
              <w:rPr>
                <w:rFonts w:ascii="Times New Roman" w:hAnsi="Times New Roman"/>
                <w:b/>
                <w:szCs w:val="24"/>
              </w:rPr>
            </w:pPr>
            <w:r w:rsidRPr="00FD20BA">
              <w:rPr>
                <w:rFonts w:ascii="Times New Roman" w:hAnsi="Times New Roman"/>
                <w:b/>
                <w:szCs w:val="24"/>
              </w:rPr>
              <w:t>Банк</w:t>
            </w:r>
          </w:p>
        </w:tc>
      </w:tr>
      <w:tr w:rsidR="006305F5" w:rsidRPr="008258ED" w14:paraId="1916BEA4" w14:textId="77777777" w:rsidTr="00CA0F24">
        <w:tc>
          <w:tcPr>
            <w:tcW w:w="1167" w:type="dxa"/>
          </w:tcPr>
          <w:p w14:paraId="0FB55B7E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 w:rsidRPr="00FD20BA">
              <w:rPr>
                <w:rFonts w:ascii="Times New Roman" w:hAnsi="Times New Roman"/>
                <w:szCs w:val="24"/>
              </w:rPr>
              <w:t>1.</w:t>
            </w:r>
          </w:p>
        </w:tc>
        <w:tc>
          <w:tcPr>
            <w:tcW w:w="3176" w:type="dxa"/>
          </w:tcPr>
          <w:p w14:paraId="3B83A958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Головко Г.А.</w:t>
            </w:r>
          </w:p>
        </w:tc>
        <w:tc>
          <w:tcPr>
            <w:tcW w:w="3196" w:type="dxa"/>
          </w:tcPr>
          <w:p w14:paraId="45047421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Начальник отдела сопровождения ПО ВХД управления сопровождения прикладного ПО ВХД</w:t>
            </w:r>
          </w:p>
        </w:tc>
        <w:tc>
          <w:tcPr>
            <w:tcW w:w="2289" w:type="dxa"/>
          </w:tcPr>
          <w:p w14:paraId="56E7E3B0" w14:textId="77777777" w:rsidR="006305F5" w:rsidRPr="00FD20BA" w:rsidRDefault="006305F5" w:rsidP="00CA0F24">
            <w:pPr>
              <w:spacing w:line="252" w:lineRule="auto"/>
              <w:ind w:left="1134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6305F5" w:rsidRPr="00FD20BA" w14:paraId="41581AED" w14:textId="77777777" w:rsidTr="00CA0F24">
        <w:tc>
          <w:tcPr>
            <w:tcW w:w="1167" w:type="dxa"/>
          </w:tcPr>
          <w:p w14:paraId="189C5C0B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 w:rsidRPr="00FD20BA">
              <w:rPr>
                <w:rFonts w:ascii="Times New Roman" w:hAnsi="Times New Roman"/>
                <w:szCs w:val="24"/>
              </w:rPr>
              <w:t xml:space="preserve">2. </w:t>
            </w:r>
          </w:p>
        </w:tc>
        <w:tc>
          <w:tcPr>
            <w:tcW w:w="3176" w:type="dxa"/>
          </w:tcPr>
          <w:p w14:paraId="4183C9E5" w14:textId="77777777" w:rsidR="006305F5" w:rsidRPr="00312166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Ивуть М.А.</w:t>
            </w:r>
          </w:p>
        </w:tc>
        <w:tc>
          <w:tcPr>
            <w:tcW w:w="3196" w:type="dxa"/>
          </w:tcPr>
          <w:p w14:paraId="77E51CFF" w14:textId="77777777" w:rsidR="006305F5" w:rsidRPr="00312166" w:rsidRDefault="006305F5" w:rsidP="00CA0F24">
            <w:pPr>
              <w:spacing w:line="252" w:lineRule="auto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Специалист отдела сопровождения ПО ВХД управления сопровождения прикладного ПО ВХД</w:t>
            </w:r>
          </w:p>
        </w:tc>
        <w:tc>
          <w:tcPr>
            <w:tcW w:w="2289" w:type="dxa"/>
          </w:tcPr>
          <w:p w14:paraId="2B96556E" w14:textId="77777777" w:rsidR="006305F5" w:rsidRPr="00FD20BA" w:rsidRDefault="006305F5" w:rsidP="00CA0F24">
            <w:pPr>
              <w:spacing w:line="252" w:lineRule="auto"/>
              <w:ind w:left="1134"/>
              <w:rPr>
                <w:rFonts w:ascii="Times New Roman" w:hAnsi="Times New Roman"/>
                <w:b/>
                <w:szCs w:val="24"/>
              </w:rPr>
            </w:pPr>
          </w:p>
        </w:tc>
      </w:tr>
    </w:tbl>
    <w:p w14:paraId="6C0DD840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Cs w:val="24"/>
        </w:rPr>
      </w:pPr>
    </w:p>
    <w:p w14:paraId="6A2E0D80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tbl>
      <w:tblPr>
        <w:tblW w:w="9900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45"/>
        <w:gridCol w:w="6755"/>
      </w:tblGrid>
      <w:tr w:rsidR="006305F5" w:rsidRPr="00FD20BA" w14:paraId="2A486D7C" w14:textId="77777777" w:rsidTr="00CA0F24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03C8EA41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Файл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CF71AA" w14:textId="3933D103" w:rsidR="006305F5" w:rsidRPr="00AF6671" w:rsidRDefault="006305F5" w:rsidP="00CA0F24">
            <w:pPr>
              <w:spacing w:line="252" w:lineRule="auto"/>
              <w:ind w:left="67"/>
              <w:rPr>
                <w:rFonts w:ascii="Times New Roman" w:hAnsi="Times New Roman"/>
              </w:rPr>
            </w:pPr>
            <w:r w:rsidRPr="00FD20BA">
              <w:rPr>
                <w:rFonts w:ascii="Times New Roman" w:hAnsi="Times New Roman"/>
                <w:lang w:val="en-US"/>
              </w:rPr>
              <w:fldChar w:fldCharType="begin"/>
            </w:r>
            <w:r w:rsidRPr="00FD20BA">
              <w:rPr>
                <w:rFonts w:ascii="Times New Roman" w:hAnsi="Times New Roman"/>
              </w:rPr>
              <w:instrText xml:space="preserve"> </w:instrText>
            </w:r>
            <w:r w:rsidRPr="00FD20BA">
              <w:rPr>
                <w:rFonts w:ascii="Times New Roman" w:hAnsi="Times New Roman"/>
                <w:lang w:val="en-US"/>
              </w:rPr>
              <w:instrText>FILENAME</w:instrText>
            </w:r>
            <w:r w:rsidRPr="00FD20BA">
              <w:rPr>
                <w:rFonts w:ascii="Times New Roman" w:hAnsi="Times New Roman"/>
              </w:rPr>
              <w:instrText xml:space="preserve">   \* </w:instrText>
            </w:r>
            <w:r w:rsidRPr="00FD20BA">
              <w:rPr>
                <w:rFonts w:ascii="Times New Roman" w:hAnsi="Times New Roman"/>
                <w:lang w:val="en-US"/>
              </w:rPr>
              <w:instrText>MERGEFORMAT</w:instrText>
            </w:r>
            <w:r w:rsidRPr="00FD20BA">
              <w:rPr>
                <w:rFonts w:ascii="Times New Roman" w:hAnsi="Times New Roman"/>
              </w:rPr>
              <w:instrText xml:space="preserve"> </w:instrText>
            </w:r>
            <w:r w:rsidRPr="00FD20BA">
              <w:rPr>
                <w:rFonts w:ascii="Times New Roman" w:hAnsi="Times New Roman"/>
                <w:lang w:val="en-US"/>
              </w:rPr>
              <w:fldChar w:fldCharType="separate"/>
            </w:r>
            <w:r w:rsidRPr="005935FF">
              <w:rPr>
                <w:rFonts w:ascii="Times New Roman" w:hAnsi="Times New Roman"/>
                <w:noProof/>
              </w:rPr>
              <w:t xml:space="preserve">Этап </w:t>
            </w:r>
            <w:r w:rsidR="00DA7F66">
              <w:rPr>
                <w:rFonts w:ascii="Times New Roman" w:hAnsi="Times New Roman"/>
                <w:noProof/>
              </w:rPr>
              <w:t>5</w:t>
            </w:r>
            <w:r w:rsidRPr="005935FF">
              <w:rPr>
                <w:rFonts w:ascii="Times New Roman" w:hAnsi="Times New Roman"/>
                <w:noProof/>
              </w:rPr>
              <w:t>_ТЗ</w:t>
            </w:r>
            <w:r w:rsidRPr="00FD20BA">
              <w:rPr>
                <w:rFonts w:ascii="Times New Roman" w:hAnsi="Times New Roman"/>
                <w:lang w:val="en-US"/>
              </w:rPr>
              <w:fldChar w:fldCharType="end"/>
            </w:r>
            <w:r w:rsidR="00DA7F66">
              <w:rPr>
                <w:rFonts w:ascii="Times New Roman" w:hAnsi="Times New Roman"/>
              </w:rPr>
              <w:t xml:space="preserve"> ДКН</w:t>
            </w:r>
          </w:p>
        </w:tc>
      </w:tr>
      <w:tr w:rsidR="006305F5" w:rsidRPr="00FD20BA" w14:paraId="366F8977" w14:textId="77777777" w:rsidTr="00CA0F24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379D0903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Путь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F7F33" w14:textId="77777777" w:rsidR="006305F5" w:rsidRPr="00FD20BA" w:rsidRDefault="006305F5" w:rsidP="00CA0F24">
            <w:pPr>
              <w:spacing w:line="252" w:lineRule="auto"/>
              <w:ind w:left="67"/>
              <w:rPr>
                <w:rFonts w:ascii="Times New Roman" w:hAnsi="Times New Roman"/>
              </w:rPr>
            </w:pPr>
          </w:p>
        </w:tc>
      </w:tr>
      <w:tr w:rsidR="006305F5" w:rsidRPr="00FD20BA" w14:paraId="68CEE1E7" w14:textId="77777777" w:rsidTr="00CA0F24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FF96E13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Создан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0B28E" w14:textId="77777777" w:rsidR="006305F5" w:rsidRPr="004650E5" w:rsidRDefault="006305F5" w:rsidP="00CA0F24">
            <w:pPr>
              <w:spacing w:line="252" w:lineRule="auto"/>
              <w:ind w:left="6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  <w:r>
              <w:rPr>
                <w:rFonts w:ascii="Times New Roman" w:hAnsi="Times New Roman"/>
              </w:rPr>
              <w:t>5</w:t>
            </w:r>
            <w:r w:rsidRPr="004650E5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  <w:lang w:val="en-US"/>
              </w:rPr>
              <w:t>1</w:t>
            </w:r>
            <w:r>
              <w:rPr>
                <w:rFonts w:ascii="Times New Roman" w:hAnsi="Times New Roman"/>
              </w:rPr>
              <w:t>2</w:t>
            </w:r>
            <w:r w:rsidRPr="004650E5">
              <w:rPr>
                <w:rFonts w:ascii="Times New Roman" w:hAnsi="Times New Roman"/>
              </w:rPr>
              <w:t>.2025</w:t>
            </w:r>
          </w:p>
        </w:tc>
      </w:tr>
      <w:tr w:rsidR="006305F5" w:rsidRPr="00FD20BA" w14:paraId="15695990" w14:textId="77777777" w:rsidTr="00CA0F24">
        <w:trPr>
          <w:trHeight w:val="563"/>
        </w:trPr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3BD3F78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Последнее редактирование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8D5A7" w14:textId="77777777" w:rsidR="006305F5" w:rsidRPr="00FD20BA" w:rsidRDefault="006305F5" w:rsidP="00CA0F24">
            <w:pPr>
              <w:spacing w:line="252" w:lineRule="auto"/>
              <w:rPr>
                <w:rFonts w:ascii="Times New Roman" w:hAnsi="Times New Roman"/>
              </w:rPr>
            </w:pPr>
          </w:p>
        </w:tc>
      </w:tr>
      <w:tr w:rsidR="006305F5" w:rsidRPr="00FD20BA" w14:paraId="353FA43A" w14:textId="77777777" w:rsidTr="00CA0F24"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059DA064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Количество страниц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EBCDA" w14:textId="77777777" w:rsidR="006305F5" w:rsidRPr="00D82AD8" w:rsidRDefault="006305F5" w:rsidP="00CA0F24">
            <w:pPr>
              <w:spacing w:line="252" w:lineRule="auto"/>
              <w:rPr>
                <w:rFonts w:ascii="Times New Roman" w:hAnsi="Times New Roman"/>
                <w:highlight w:val="lightGray"/>
              </w:rPr>
            </w:pPr>
            <w:r>
              <w:rPr>
                <w:rFonts w:ascii="Times New Roman" w:hAnsi="Times New Roman"/>
              </w:rPr>
              <w:t>53</w:t>
            </w:r>
          </w:p>
        </w:tc>
      </w:tr>
      <w:tr w:rsidR="006305F5" w:rsidRPr="00FD20BA" w14:paraId="3DE2FF86" w14:textId="77777777" w:rsidTr="00CA0F24">
        <w:trPr>
          <w:trHeight w:val="376"/>
        </w:trPr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CC"/>
            <w:vAlign w:val="center"/>
          </w:tcPr>
          <w:p w14:paraId="658C2547" w14:textId="77777777" w:rsidR="006305F5" w:rsidRPr="00FD20BA" w:rsidRDefault="006305F5" w:rsidP="00CA0F24">
            <w:pPr>
              <w:autoSpaceDE w:val="0"/>
              <w:autoSpaceDN w:val="0"/>
              <w:adjustRightInd w:val="0"/>
              <w:spacing w:line="252" w:lineRule="auto"/>
              <w:ind w:left="67"/>
              <w:jc w:val="left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Приложения</w:t>
            </w:r>
          </w:p>
        </w:tc>
        <w:tc>
          <w:tcPr>
            <w:tcW w:w="6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EF753" w14:textId="77777777" w:rsidR="006305F5" w:rsidRPr="004E7B02" w:rsidRDefault="006305F5" w:rsidP="00CA0F24">
            <w:pPr>
              <w:spacing w:line="252" w:lineRule="auto"/>
              <w:ind w:left="67"/>
              <w:rPr>
                <w:rFonts w:ascii="Times New Roman" w:hAnsi="Times New Roman"/>
                <w:color w:val="FF0000"/>
              </w:rPr>
            </w:pPr>
          </w:p>
        </w:tc>
      </w:tr>
    </w:tbl>
    <w:p w14:paraId="48717F63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tbl>
      <w:tblPr>
        <w:tblW w:w="9961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1484"/>
        <w:gridCol w:w="4197"/>
        <w:gridCol w:w="1850"/>
        <w:gridCol w:w="1410"/>
      </w:tblGrid>
      <w:tr w:rsidR="006305F5" w:rsidRPr="00FD20BA" w14:paraId="1E2E7CA4" w14:textId="77777777" w:rsidTr="00CA0F24">
        <w:trPr>
          <w:trHeight w:val="484"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4530CC49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Версия</w:t>
            </w:r>
          </w:p>
        </w:tc>
        <w:tc>
          <w:tcPr>
            <w:tcW w:w="148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7C19E5C1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Дата изменения</w:t>
            </w:r>
          </w:p>
        </w:tc>
        <w:tc>
          <w:tcPr>
            <w:tcW w:w="419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08902A22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Описание изменения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1DAD0823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Автор изменения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CFFCC"/>
            <w:vAlign w:val="center"/>
          </w:tcPr>
          <w:p w14:paraId="121DD985" w14:textId="77777777" w:rsidR="006305F5" w:rsidRPr="00FD20BA" w:rsidRDefault="006305F5" w:rsidP="00CA0F24">
            <w:pPr>
              <w:spacing w:line="252" w:lineRule="auto"/>
              <w:jc w:val="center"/>
              <w:rPr>
                <w:rFonts w:ascii="Times New Roman" w:hAnsi="Times New Roman"/>
                <w:b/>
              </w:rPr>
            </w:pPr>
            <w:r w:rsidRPr="00FD20BA">
              <w:rPr>
                <w:rFonts w:ascii="Times New Roman" w:hAnsi="Times New Roman"/>
                <w:b/>
              </w:rPr>
              <w:t>Подпись</w:t>
            </w:r>
          </w:p>
        </w:tc>
      </w:tr>
      <w:tr w:rsidR="006305F5" w:rsidRPr="00FD20BA" w14:paraId="5DF76E52" w14:textId="77777777" w:rsidTr="00CA0F24">
        <w:tc>
          <w:tcPr>
            <w:tcW w:w="10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8705154" w14:textId="77777777" w:rsidR="006305F5" w:rsidRPr="00FD20BA" w:rsidRDefault="006305F5" w:rsidP="00CA0F24">
            <w:pPr>
              <w:pStyle w:val="0"/>
              <w:spacing w:line="252" w:lineRule="auto"/>
              <w:jc w:val="center"/>
              <w:rPr>
                <w:b/>
                <w:bCs/>
                <w:sz w:val="20"/>
                <w:lang w:val="ru-RU"/>
              </w:rPr>
            </w:pPr>
            <w:r w:rsidRPr="00FD20BA">
              <w:rPr>
                <w:b/>
                <w:sz w:val="20"/>
                <w:lang w:val="ru-RU"/>
              </w:rPr>
              <w:t>1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ECF4BC" w14:textId="77777777" w:rsidR="006305F5" w:rsidRPr="0094165A" w:rsidRDefault="006305F5" w:rsidP="00CA0F24">
            <w:pPr>
              <w:pStyle w:val="0"/>
              <w:spacing w:line="252" w:lineRule="auto"/>
              <w:jc w:val="center"/>
              <w:rPr>
                <w:sz w:val="24"/>
                <w:szCs w:val="24"/>
              </w:rPr>
            </w:pPr>
            <w:r>
              <w:t>1</w:t>
            </w:r>
            <w:r>
              <w:rPr>
                <w:lang w:val="ru-RU"/>
              </w:rPr>
              <w:t>5</w:t>
            </w:r>
            <w:r w:rsidRPr="004650E5">
              <w:rPr>
                <w:lang w:val="ru-RU"/>
              </w:rPr>
              <w:t>.</w:t>
            </w:r>
            <w:r>
              <w:t>1</w:t>
            </w:r>
            <w:r>
              <w:rPr>
                <w:lang w:val="ru-RU"/>
              </w:rPr>
              <w:t>2</w:t>
            </w:r>
            <w:r w:rsidRPr="004650E5">
              <w:rPr>
                <w:lang w:val="ru-RU"/>
              </w:rPr>
              <w:t>.2025</w:t>
            </w:r>
          </w:p>
        </w:tc>
        <w:tc>
          <w:tcPr>
            <w:tcW w:w="419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3" w:type="dxa"/>
              <w:left w:w="142" w:type="dxa"/>
              <w:bottom w:w="113" w:type="dxa"/>
              <w:right w:w="142" w:type="dxa"/>
            </w:tcMar>
          </w:tcPr>
          <w:p w14:paraId="28759575" w14:textId="77777777" w:rsidR="006305F5" w:rsidRPr="00FD20BA" w:rsidRDefault="006305F5" w:rsidP="00CA0F24">
            <w:pPr>
              <w:pStyle w:val="0"/>
              <w:spacing w:line="252" w:lineRule="auto"/>
              <w:ind w:left="-102"/>
              <w:jc w:val="left"/>
              <w:rPr>
                <w:sz w:val="24"/>
                <w:szCs w:val="24"/>
                <w:lang w:val="ru-RU"/>
              </w:rPr>
            </w:pPr>
            <w:r w:rsidRPr="00FD20BA">
              <w:rPr>
                <w:sz w:val="24"/>
                <w:szCs w:val="24"/>
                <w:lang w:val="ru-RU"/>
              </w:rPr>
              <w:t>Создание документа</w:t>
            </w:r>
          </w:p>
        </w:tc>
        <w:tc>
          <w:tcPr>
            <w:tcW w:w="18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113" w:type="dxa"/>
              <w:left w:w="142" w:type="dxa"/>
              <w:bottom w:w="113" w:type="dxa"/>
              <w:right w:w="142" w:type="dxa"/>
            </w:tcMar>
          </w:tcPr>
          <w:p w14:paraId="41F37615" w14:textId="77777777" w:rsidR="006305F5" w:rsidRPr="00FD20BA" w:rsidRDefault="006305F5" w:rsidP="00CA0F24">
            <w:pPr>
              <w:pStyle w:val="0"/>
              <w:spacing w:line="252" w:lineRule="auto"/>
              <w:ind w:left="-102"/>
              <w:jc w:val="lef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Головко Г.А.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05CF88" w14:textId="77777777" w:rsidR="006305F5" w:rsidRPr="00FD20BA" w:rsidRDefault="006305F5" w:rsidP="00CA0F24">
            <w:pPr>
              <w:spacing w:line="252" w:lineRule="auto"/>
              <w:ind w:left="-102"/>
              <w:rPr>
                <w:rFonts w:ascii="Times New Roman" w:hAnsi="Times New Roman"/>
                <w:szCs w:val="24"/>
              </w:rPr>
            </w:pPr>
          </w:p>
        </w:tc>
      </w:tr>
    </w:tbl>
    <w:p w14:paraId="7850186D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</w:pPr>
    </w:p>
    <w:p w14:paraId="33C6093B" w14:textId="77777777" w:rsidR="006305F5" w:rsidRPr="00FD20BA" w:rsidRDefault="006305F5" w:rsidP="006305F5">
      <w:pPr>
        <w:spacing w:line="252" w:lineRule="auto"/>
        <w:ind w:left="1134"/>
        <w:rPr>
          <w:rFonts w:ascii="Times New Roman" w:hAnsi="Times New Roman"/>
          <w:b/>
          <w:sz w:val="28"/>
          <w:szCs w:val="28"/>
        </w:rPr>
        <w:sectPr w:rsidR="006305F5" w:rsidRPr="00FD20BA" w:rsidSect="00F37C7A">
          <w:headerReference w:type="default" r:id="rId14"/>
          <w:footerReference w:type="default" r:id="rId15"/>
          <w:pgSz w:w="12240" w:h="15840"/>
          <w:pgMar w:top="1440" w:right="1608" w:bottom="1260" w:left="1800" w:header="720" w:footer="720" w:gutter="0"/>
          <w:cols w:space="720"/>
          <w:docGrid w:linePitch="360"/>
        </w:sectPr>
      </w:pPr>
    </w:p>
    <w:p w14:paraId="4F5CEB2F" w14:textId="77777777" w:rsidR="006305F5" w:rsidRPr="00C26BF2" w:rsidRDefault="006305F5" w:rsidP="006305F5">
      <w:pPr>
        <w:spacing w:line="252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14" w:name="_Toc150078189"/>
      <w:r w:rsidRPr="00C26BF2">
        <w:rPr>
          <w:rFonts w:ascii="Times New Roman" w:hAnsi="Times New Roman"/>
          <w:b/>
          <w:sz w:val="28"/>
          <w:szCs w:val="28"/>
        </w:rP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14"/>
    </w:p>
    <w:p w14:paraId="3AB7403E" w14:textId="77777777" w:rsidR="006305F5" w:rsidRPr="00C26BF2" w:rsidRDefault="006305F5" w:rsidP="006305F5">
      <w:pPr>
        <w:spacing w:line="252" w:lineRule="auto"/>
        <w:rPr>
          <w:rFonts w:ascii="Times New Roman" w:hAnsi="Times New Roman"/>
          <w:b/>
          <w:sz w:val="28"/>
          <w:szCs w:val="28"/>
        </w:rPr>
      </w:pPr>
    </w:p>
    <w:bookmarkEnd w:id="9"/>
    <w:bookmarkEnd w:id="10"/>
    <w:bookmarkEnd w:id="11"/>
    <w:p w14:paraId="23286005" w14:textId="77777777" w:rsidR="006305F5" w:rsidRDefault="006305F5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r w:rsidRPr="00C26BF2">
        <w:rPr>
          <w:rFonts w:cs="Times New Roman"/>
        </w:rPr>
        <w:fldChar w:fldCharType="begin"/>
      </w:r>
      <w:r w:rsidRPr="00C26BF2">
        <w:rPr>
          <w:rFonts w:cs="Times New Roman"/>
        </w:rPr>
        <w:instrText xml:space="preserve"> TOC \o "1-3" \h \z \u </w:instrText>
      </w:r>
      <w:r w:rsidRPr="00C26BF2">
        <w:rPr>
          <w:rFonts w:cs="Times New Roman"/>
        </w:rPr>
        <w:fldChar w:fldCharType="separate"/>
      </w:r>
      <w:hyperlink w:anchor="_Toc218605538" w:history="1">
        <w:r w:rsidRPr="00415193">
          <w:rPr>
            <w:rStyle w:val="af4"/>
          </w:rPr>
          <w:t>Назначение документа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_Toc218605538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EF85CF5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39" w:history="1">
        <w:r w:rsidR="006305F5" w:rsidRPr="00415193">
          <w:rPr>
            <w:rStyle w:val="af4"/>
          </w:rPr>
          <w:t>Глоссарий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_Toc218605539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4</w:t>
        </w:r>
        <w:r w:rsidR="006305F5">
          <w:rPr>
            <w:webHidden/>
          </w:rPr>
          <w:fldChar w:fldCharType="end"/>
        </w:r>
      </w:hyperlink>
    </w:p>
    <w:p w14:paraId="7913053B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0" w:history="1">
        <w:r w:rsidR="006305F5" w:rsidRPr="00415193">
          <w:rPr>
            <w:rStyle w:val="af4"/>
          </w:rPr>
          <w:t>1. Общие сведения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_Toc218605540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5</w:t>
        </w:r>
        <w:r w:rsidR="006305F5">
          <w:rPr>
            <w:webHidden/>
          </w:rPr>
          <w:fldChar w:fldCharType="end"/>
        </w:r>
      </w:hyperlink>
    </w:p>
    <w:p w14:paraId="69BCADA7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1" w:history="1">
        <w:r w:rsidR="006305F5" w:rsidRPr="00415193">
          <w:rPr>
            <w:rStyle w:val="af4"/>
          </w:rPr>
          <w:t>2.</w:t>
        </w:r>
        <w:r w:rsidR="006305F5" w:rsidRPr="00415193">
          <w:rPr>
            <w:rStyle w:val="af4"/>
            <w:lang w:eastAsia="ru-RU"/>
          </w:rPr>
          <w:t xml:space="preserve"> Объекты мониторинга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_Toc218605541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5</w:t>
        </w:r>
        <w:r w:rsidR="006305F5">
          <w:rPr>
            <w:webHidden/>
          </w:rPr>
          <w:fldChar w:fldCharType="end"/>
        </w:r>
      </w:hyperlink>
    </w:p>
    <w:p w14:paraId="065EDE60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2" w:history="1">
        <w:r w:rsidR="006305F5" w:rsidRPr="00415193">
          <w:rPr>
            <w:rStyle w:val="af4"/>
            <w:kern w:val="32"/>
            <w:lang w:val="az-Cyrl-AZ"/>
          </w:rPr>
          <w:t>3. Описание текущего процесса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_Toc218605542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6</w:t>
        </w:r>
        <w:r w:rsidR="006305F5">
          <w:rPr>
            <w:webHidden/>
          </w:rPr>
          <w:fldChar w:fldCharType="end"/>
        </w:r>
      </w:hyperlink>
    </w:p>
    <w:p w14:paraId="0085C246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3" w:history="1">
        <w:r w:rsidR="006305F5" w:rsidRPr="00415193">
          <w:rPr>
            <w:rStyle w:val="af4"/>
            <w:lang w:val="en-US"/>
          </w:rPr>
          <w:t>4.</w:t>
        </w:r>
        <w:r w:rsidR="006305F5" w:rsidRPr="00415193">
          <w:rPr>
            <w:rStyle w:val="af4"/>
          </w:rPr>
          <w:t xml:space="preserve"> Реализация в </w:t>
        </w:r>
        <w:r w:rsidR="006305F5" w:rsidRPr="00415193">
          <w:rPr>
            <w:rStyle w:val="af4"/>
            <w:lang w:val="en-US"/>
          </w:rPr>
          <w:t>RPA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_Toc218605543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16</w:t>
        </w:r>
        <w:r w:rsidR="006305F5">
          <w:rPr>
            <w:webHidden/>
          </w:rPr>
          <w:fldChar w:fldCharType="end"/>
        </w:r>
      </w:hyperlink>
    </w:p>
    <w:p w14:paraId="267AB027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4" w:history="1">
        <w:r w:rsidR="006305F5" w:rsidRPr="00415193">
          <w:rPr>
            <w:rStyle w:val="af4"/>
          </w:rPr>
          <w:t>5. Реализация в КХД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_Toc218605544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18</w:t>
        </w:r>
        <w:r w:rsidR="006305F5">
          <w:rPr>
            <w:webHidden/>
          </w:rPr>
          <w:fldChar w:fldCharType="end"/>
        </w:r>
      </w:hyperlink>
    </w:p>
    <w:p w14:paraId="4BC48EE7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5" w:history="1">
        <w:r w:rsidR="006305F5" w:rsidRPr="00415193">
          <w:rPr>
            <w:rStyle w:val="af4"/>
            <w:lang w:eastAsia="ru-RU"/>
          </w:rPr>
          <w:t>6. Полномочия на отчетность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_Toc218605545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22</w:t>
        </w:r>
        <w:r w:rsidR="006305F5">
          <w:rPr>
            <w:webHidden/>
          </w:rPr>
          <w:fldChar w:fldCharType="end"/>
        </w:r>
      </w:hyperlink>
    </w:p>
    <w:p w14:paraId="4EAB04E1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6" w:history="1">
        <w:r w:rsidR="006305F5" w:rsidRPr="00415193">
          <w:rPr>
            <w:rStyle w:val="af4"/>
          </w:rPr>
          <w:t>7. Мониторинг и поддержка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_Toc218605546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22</w:t>
        </w:r>
        <w:r w:rsidR="006305F5">
          <w:rPr>
            <w:webHidden/>
          </w:rPr>
          <w:fldChar w:fldCharType="end"/>
        </w:r>
      </w:hyperlink>
    </w:p>
    <w:p w14:paraId="11E6FC84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7" w:history="1">
        <w:r w:rsidR="006305F5" w:rsidRPr="00415193">
          <w:rPr>
            <w:rStyle w:val="af4"/>
          </w:rPr>
          <w:t>Приложение 1  Беларусбанк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_Toc218605547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23</w:t>
        </w:r>
        <w:r w:rsidR="006305F5">
          <w:rPr>
            <w:webHidden/>
          </w:rPr>
          <w:fldChar w:fldCharType="end"/>
        </w:r>
      </w:hyperlink>
    </w:p>
    <w:p w14:paraId="65720015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8" w:history="1">
        <w:r w:rsidR="006305F5" w:rsidRPr="00415193">
          <w:rPr>
            <w:rStyle w:val="af4"/>
          </w:rPr>
          <w:t>Приложение 2  Белагропромбанк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_Toc218605548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28</w:t>
        </w:r>
        <w:r w:rsidR="006305F5">
          <w:rPr>
            <w:webHidden/>
          </w:rPr>
          <w:fldChar w:fldCharType="end"/>
        </w:r>
      </w:hyperlink>
    </w:p>
    <w:p w14:paraId="617A254E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49" w:history="1">
        <w:r w:rsidR="006305F5" w:rsidRPr="00415193">
          <w:rPr>
            <w:rStyle w:val="af4"/>
          </w:rPr>
          <w:t>Приложение 3  Белинвестбанк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_Toc218605549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34</w:t>
        </w:r>
        <w:r w:rsidR="006305F5">
          <w:rPr>
            <w:webHidden/>
          </w:rPr>
          <w:fldChar w:fldCharType="end"/>
        </w:r>
      </w:hyperlink>
    </w:p>
    <w:p w14:paraId="25F60EF5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0" w:history="1">
        <w:r w:rsidR="006305F5" w:rsidRPr="00415193">
          <w:rPr>
            <w:rStyle w:val="af4"/>
          </w:rPr>
          <w:t>Приложение 4   Паритетбанк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_Toc218605550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37</w:t>
        </w:r>
        <w:r w:rsidR="006305F5">
          <w:rPr>
            <w:webHidden/>
          </w:rPr>
          <w:fldChar w:fldCharType="end"/>
        </w:r>
      </w:hyperlink>
    </w:p>
    <w:p w14:paraId="6BA89CE0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1" w:history="1">
        <w:r w:rsidR="006305F5" w:rsidRPr="00415193">
          <w:rPr>
            <w:rStyle w:val="af4"/>
          </w:rPr>
          <w:t>Приложение 5   Белгазпромбанк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_Toc218605551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45</w:t>
        </w:r>
        <w:r w:rsidR="006305F5">
          <w:rPr>
            <w:webHidden/>
          </w:rPr>
          <w:fldChar w:fldCharType="end"/>
        </w:r>
      </w:hyperlink>
    </w:p>
    <w:p w14:paraId="3E972F57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2" w:history="1">
        <w:r w:rsidR="006305F5" w:rsidRPr="00415193">
          <w:rPr>
            <w:rStyle w:val="af4"/>
          </w:rPr>
          <w:t>Приложение 6   Технобанк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_Toc218605552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47</w:t>
        </w:r>
        <w:r w:rsidR="006305F5">
          <w:rPr>
            <w:webHidden/>
          </w:rPr>
          <w:fldChar w:fldCharType="end"/>
        </w:r>
      </w:hyperlink>
    </w:p>
    <w:p w14:paraId="49000116" w14:textId="77777777" w:rsidR="006305F5" w:rsidRDefault="0049217A" w:rsidP="006305F5">
      <w:pPr>
        <w:pStyle w:val="11"/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ru-RU"/>
        </w:rPr>
      </w:pPr>
      <w:hyperlink w:anchor="_Toc218605553" w:history="1">
        <w:r w:rsidR="006305F5" w:rsidRPr="00415193">
          <w:rPr>
            <w:rStyle w:val="af4"/>
          </w:rPr>
          <w:t>Приложение 7   Отчет</w:t>
        </w:r>
        <w:r w:rsidR="006305F5">
          <w:rPr>
            <w:webHidden/>
          </w:rPr>
          <w:tab/>
        </w:r>
        <w:r w:rsidR="006305F5">
          <w:rPr>
            <w:webHidden/>
          </w:rPr>
          <w:fldChar w:fldCharType="begin"/>
        </w:r>
        <w:r w:rsidR="006305F5">
          <w:rPr>
            <w:webHidden/>
          </w:rPr>
          <w:instrText xml:space="preserve"> PAGEREF _Toc218605553 \h </w:instrText>
        </w:r>
        <w:r w:rsidR="006305F5">
          <w:rPr>
            <w:webHidden/>
          </w:rPr>
        </w:r>
        <w:r w:rsidR="006305F5">
          <w:rPr>
            <w:webHidden/>
          </w:rPr>
          <w:fldChar w:fldCharType="separate"/>
        </w:r>
        <w:r w:rsidR="006305F5">
          <w:rPr>
            <w:webHidden/>
          </w:rPr>
          <w:t>49</w:t>
        </w:r>
        <w:r w:rsidR="006305F5">
          <w:rPr>
            <w:webHidden/>
          </w:rPr>
          <w:fldChar w:fldCharType="end"/>
        </w:r>
      </w:hyperlink>
    </w:p>
    <w:p w14:paraId="203672B9" w14:textId="77777777" w:rsidR="006305F5" w:rsidRPr="00C26BF2" w:rsidRDefault="006305F5" w:rsidP="006305F5">
      <w:pPr>
        <w:spacing w:line="252" w:lineRule="auto"/>
        <w:rPr>
          <w:rFonts w:ascii="Times New Roman" w:hAnsi="Times New Roman"/>
          <w:lang w:val="en-US"/>
        </w:rPr>
      </w:pPr>
      <w:r w:rsidRPr="00C26BF2">
        <w:rPr>
          <w:rFonts w:ascii="Times New Roman" w:hAnsi="Times New Roman"/>
          <w:b/>
          <w:bCs/>
        </w:rPr>
        <w:fldChar w:fldCharType="end"/>
      </w:r>
    </w:p>
    <w:p w14:paraId="63DBF2DB" w14:textId="77777777" w:rsidR="006305F5" w:rsidRPr="00B75E7B" w:rsidRDefault="006305F5" w:rsidP="006305F5">
      <w:pPr>
        <w:pStyle w:val="1"/>
        <w:numPr>
          <w:ilvl w:val="0"/>
          <w:numId w:val="0"/>
        </w:numPr>
        <w:spacing w:line="252" w:lineRule="auto"/>
        <w:ind w:firstLine="567"/>
        <w:contextualSpacing/>
        <w:rPr>
          <w:rFonts w:ascii="Times New Roman" w:hAnsi="Times New Roman"/>
          <w:szCs w:val="28"/>
        </w:rPr>
      </w:pPr>
      <w:r w:rsidRPr="00C26BF2">
        <w:rPr>
          <w:rFonts w:ascii="Times New Roman" w:hAnsi="Times New Roman"/>
        </w:rPr>
        <w:br w:type="page"/>
      </w:r>
      <w:bookmarkStart w:id="15" w:name="_Toc150078191"/>
      <w:bookmarkStart w:id="16" w:name="_Toc175131235"/>
      <w:bookmarkStart w:id="17" w:name="_Toc175133320"/>
      <w:bookmarkStart w:id="18" w:name="_Toc175133955"/>
      <w:bookmarkStart w:id="19" w:name="_Toc175140514"/>
      <w:bookmarkStart w:id="20" w:name="_Toc175140637"/>
      <w:bookmarkStart w:id="21" w:name="_Toc175141428"/>
      <w:bookmarkStart w:id="22" w:name="_Toc182234585"/>
      <w:bookmarkStart w:id="23" w:name="_Toc207980334"/>
      <w:bookmarkStart w:id="24" w:name="_Toc218605538"/>
      <w:r w:rsidRPr="00C26BF2">
        <w:rPr>
          <w:rFonts w:ascii="Times New Roman" w:hAnsi="Times New Roman"/>
          <w:szCs w:val="28"/>
        </w:rPr>
        <w:lastRenderedPageBreak/>
        <w:t>Назначение документа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080098A0" w14:textId="77777777" w:rsidR="006305F5" w:rsidRPr="00C26BF2" w:rsidRDefault="006305F5" w:rsidP="006305F5">
      <w:pPr>
        <w:spacing w:line="252" w:lineRule="auto"/>
        <w:ind w:firstLine="567"/>
        <w:contextualSpacing/>
        <w:rPr>
          <w:rFonts w:ascii="Times New Roman" w:hAnsi="Times New Roman"/>
          <w:sz w:val="28"/>
          <w:szCs w:val="28"/>
        </w:rPr>
      </w:pPr>
    </w:p>
    <w:p w14:paraId="19EBD62B" w14:textId="77777777" w:rsidR="006305F5" w:rsidRDefault="006305F5" w:rsidP="006305F5">
      <w:pPr>
        <w:spacing w:line="252" w:lineRule="auto"/>
        <w:ind w:firstLine="567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Настоящий документ определяет:</w:t>
      </w:r>
    </w:p>
    <w:p w14:paraId="0783F143" w14:textId="77777777" w:rsidR="006305F5" w:rsidRDefault="006305F5" w:rsidP="006305F5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lang w:val="az-Cyrl-AZ"/>
        </w:rPr>
      </w:pPr>
      <w:r>
        <w:rPr>
          <w:rFonts w:ascii="Times New Roman" w:hAnsi="Times New Roman"/>
          <w:bCs/>
        </w:rPr>
        <w:t xml:space="preserve">основные </w:t>
      </w:r>
      <w:r>
        <w:rPr>
          <w:rFonts w:ascii="Times New Roman" w:hAnsi="Times New Roman"/>
          <w:bCs/>
          <w:lang w:val="az-Cyrl-AZ"/>
        </w:rPr>
        <w:t xml:space="preserve">понятия и термины, применяемые к процессу мониторинга </w:t>
      </w:r>
      <w:r>
        <w:rPr>
          <w:rFonts w:ascii="Times New Roman" w:hAnsi="Times New Roman" w:cs="Times New Roman"/>
          <w:color w:val="000000"/>
        </w:rPr>
        <w:t>процентных ставок по</w:t>
      </w:r>
      <w:r w:rsidRPr="00215A5B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срочным вкладам (депозитам</w:t>
      </w:r>
      <w:r w:rsidRPr="00215A5B"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color w:val="000000"/>
        </w:rPr>
        <w:t xml:space="preserve"> юридических лиц </w:t>
      </w:r>
      <w:r w:rsidRPr="00215A5B">
        <w:rPr>
          <w:rFonts w:ascii="Times New Roman" w:hAnsi="Times New Roman" w:cs="Times New Roman"/>
          <w:color w:val="000000"/>
        </w:rPr>
        <w:t>в банках РБ</w:t>
      </w:r>
      <w:r>
        <w:rPr>
          <w:rFonts w:ascii="Times New Roman" w:hAnsi="Times New Roman"/>
          <w:bCs/>
          <w:lang w:val="az-Cyrl-AZ"/>
        </w:rPr>
        <w:t>;</w:t>
      </w:r>
    </w:p>
    <w:p w14:paraId="6BCB4F4F" w14:textId="77777777" w:rsidR="006305F5" w:rsidRPr="002558FD" w:rsidRDefault="006305F5" w:rsidP="006305F5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lang w:val="az-Cyrl-AZ"/>
        </w:rPr>
        <w:t>структуру и объекты данных, задействованные в процессе мониторинга</w:t>
      </w:r>
      <w:r>
        <w:rPr>
          <w:rFonts w:ascii="Times New Roman" w:hAnsi="Times New Roman"/>
          <w:bCs/>
          <w:szCs w:val="32"/>
        </w:rPr>
        <w:t>;</w:t>
      </w:r>
    </w:p>
    <w:p w14:paraId="71AE7DD6" w14:textId="77777777" w:rsidR="006305F5" w:rsidRPr="00E92B47" w:rsidRDefault="006305F5" w:rsidP="006305F5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szCs w:val="32"/>
        </w:rPr>
        <w:t xml:space="preserve">последовательность и правила сбора, обработки и анализа данных с использованием </w:t>
      </w:r>
      <w:r>
        <w:rPr>
          <w:rFonts w:ascii="Times New Roman" w:hAnsi="Times New Roman"/>
          <w:bCs/>
          <w:szCs w:val="32"/>
          <w:lang w:val="en-US"/>
        </w:rPr>
        <w:t>RPA</w:t>
      </w:r>
      <w:r w:rsidRPr="00E92B47">
        <w:rPr>
          <w:rFonts w:ascii="Times New Roman" w:hAnsi="Times New Roman"/>
          <w:bCs/>
          <w:szCs w:val="32"/>
        </w:rPr>
        <w:t>-</w:t>
      </w:r>
      <w:r>
        <w:rPr>
          <w:rFonts w:ascii="Times New Roman" w:hAnsi="Times New Roman"/>
          <w:bCs/>
          <w:szCs w:val="32"/>
        </w:rPr>
        <w:t>роботов и корпоративного хранилища данных;</w:t>
      </w:r>
    </w:p>
    <w:p w14:paraId="4E1E6990" w14:textId="77777777" w:rsidR="006305F5" w:rsidRPr="002558FD" w:rsidRDefault="006305F5" w:rsidP="006305F5">
      <w:pPr>
        <w:pStyle w:val="afd"/>
        <w:numPr>
          <w:ilvl w:val="0"/>
          <w:numId w:val="8"/>
        </w:numPr>
        <w:suppressAutoHyphens/>
        <w:spacing w:line="252" w:lineRule="auto"/>
        <w:ind w:left="1281" w:hanging="357"/>
        <w:jc w:val="both"/>
        <w:rPr>
          <w:rFonts w:ascii="Times New Roman" w:hAnsi="Times New Roman"/>
          <w:bCs/>
          <w:sz w:val="24"/>
          <w:lang w:val="az-Cyrl-AZ"/>
        </w:rPr>
      </w:pPr>
      <w:r>
        <w:rPr>
          <w:rFonts w:ascii="Times New Roman" w:hAnsi="Times New Roman"/>
          <w:bCs/>
          <w:szCs w:val="32"/>
        </w:rPr>
        <w:t>описание форматов выходных данных и регламент формирования отчетов.</w:t>
      </w:r>
    </w:p>
    <w:p w14:paraId="7FC485A9" w14:textId="77777777" w:rsidR="006305F5" w:rsidRDefault="006305F5" w:rsidP="006305F5">
      <w:pPr>
        <w:pStyle w:val="1"/>
        <w:numPr>
          <w:ilvl w:val="0"/>
          <w:numId w:val="0"/>
        </w:numPr>
        <w:spacing w:line="252" w:lineRule="auto"/>
        <w:contextualSpacing/>
        <w:rPr>
          <w:rFonts w:ascii="Times New Roman" w:hAnsi="Times New Roman"/>
        </w:rPr>
      </w:pPr>
      <w:bookmarkStart w:id="25" w:name="_Toc175131237"/>
      <w:bookmarkStart w:id="26" w:name="_Toc175133322"/>
      <w:bookmarkStart w:id="27" w:name="_Toc175133957"/>
      <w:bookmarkStart w:id="28" w:name="_Toc175140516"/>
      <w:bookmarkStart w:id="29" w:name="_Toc175140639"/>
      <w:bookmarkStart w:id="30" w:name="_Toc175141430"/>
      <w:bookmarkStart w:id="31" w:name="_Toc182234587"/>
      <w:r w:rsidRPr="00C26BF2">
        <w:rPr>
          <w:rFonts w:ascii="Times New Roman" w:hAnsi="Times New Roman"/>
        </w:rPr>
        <w:tab/>
      </w:r>
      <w:bookmarkStart w:id="32" w:name="_Toc207980335"/>
      <w:bookmarkStart w:id="33" w:name="_Toc218605539"/>
      <w:r w:rsidRPr="00C26BF2">
        <w:rPr>
          <w:rFonts w:ascii="Times New Roman" w:hAnsi="Times New Roman"/>
        </w:rPr>
        <w:t>Глоссарий</w:t>
      </w:r>
      <w:bookmarkEnd w:id="32"/>
      <w:bookmarkEnd w:id="33"/>
    </w:p>
    <w:p w14:paraId="3148A81F" w14:textId="77777777" w:rsidR="006305F5" w:rsidRDefault="006305F5" w:rsidP="006305F5"/>
    <w:p w14:paraId="4B666D53" w14:textId="77777777" w:rsidR="006305F5" w:rsidRDefault="006305F5" w:rsidP="006305F5">
      <w:pPr>
        <w:suppressAutoHyphens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Парсинг</w:t>
      </w:r>
      <w:proofErr w:type="spellEnd"/>
      <w:r w:rsidRPr="00A529C0">
        <w:rPr>
          <w:rFonts w:ascii="Times New Roman" w:hAnsi="Times New Roman"/>
          <w:sz w:val="28"/>
          <w:szCs w:val="28"/>
        </w:rPr>
        <w:t xml:space="preserve">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автоматизированный сбор и систематизация информации из открытых источников с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использованием платформы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Sherpa</w:t>
      </w:r>
      <w:r w:rsidRPr="00341F8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RPA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.</w:t>
      </w:r>
    </w:p>
    <w:p w14:paraId="337CEE9B" w14:textId="46060500" w:rsidR="006305F5" w:rsidRDefault="00C74EF3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sz w:val="28"/>
          <w:szCs w:val="28"/>
          <w:lang w:eastAsia="ru-RU"/>
        </w:rPr>
      </w:pPr>
      <w:r w:rsidRPr="00C74EF3">
        <w:rPr>
          <w:rFonts w:ascii="Times New Roman" w:eastAsia="Arial Unicode MS" w:hAnsi="Times New Roman"/>
          <w:b/>
          <w:sz w:val="28"/>
          <w:szCs w:val="28"/>
          <w:lang w:eastAsia="ru-RU"/>
        </w:rPr>
        <w:t>Мониторинг кредитов для физических лиц на финансирование недвижимости (процентные ставки, срок пользования)</w:t>
      </w:r>
      <w:r w:rsidR="006305F5" w:rsidRPr="007E2F75">
        <w:rPr>
          <w:rFonts w:ascii="Times New Roman" w:eastAsia="Arial Unicode MS" w:hAnsi="Times New Roman"/>
          <w:sz w:val="28"/>
          <w:szCs w:val="28"/>
          <w:lang w:eastAsia="ru-RU"/>
        </w:rPr>
        <w:t xml:space="preserve"> –</w:t>
      </w:r>
      <w:r w:rsidR="006305F5" w:rsidRPr="007E2F75">
        <w:rPr>
          <w:rFonts w:ascii="Times New Roman" w:eastAsia="Arial Unicode MS" w:hAnsi="Times New Roman"/>
          <w:b/>
          <w:sz w:val="28"/>
          <w:szCs w:val="28"/>
          <w:lang w:eastAsia="ru-RU"/>
        </w:rPr>
        <w:t xml:space="preserve"> </w:t>
      </w:r>
      <w:r w:rsidR="006305F5" w:rsidRPr="007E2F75">
        <w:rPr>
          <w:rFonts w:ascii="Times New Roman" w:eastAsia="Arial Unicode MS" w:hAnsi="Times New Roman"/>
          <w:sz w:val="28"/>
          <w:szCs w:val="28"/>
          <w:lang w:eastAsia="ru-RU"/>
        </w:rPr>
        <w:t xml:space="preserve">процесс </w:t>
      </w:r>
      <w:r w:rsidR="006305F5" w:rsidRPr="000506B0">
        <w:rPr>
          <w:rFonts w:ascii="Times New Roman" w:eastAsia="Arial Unicode MS" w:hAnsi="Times New Roman"/>
          <w:sz w:val="28"/>
          <w:szCs w:val="28"/>
          <w:lang w:eastAsia="ru-RU"/>
        </w:rPr>
        <w:t>автоматического отслеживания и сбора информации</w:t>
      </w:r>
      <w:r w:rsidR="006305F5">
        <w:rPr>
          <w:rFonts w:ascii="Times New Roman" w:eastAsia="Arial Unicode MS" w:hAnsi="Times New Roman"/>
          <w:sz w:val="28"/>
          <w:szCs w:val="28"/>
          <w:lang w:eastAsia="ru-RU"/>
        </w:rPr>
        <w:t xml:space="preserve"> о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размерах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процентных ставок по кредитам, срок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ах кредитов, максимальной суммы, внедрения 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новых продуктов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и условий</w:t>
      </w:r>
      <w:r w:rsidR="00F43656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="00F43656">
        <w:rPr>
          <w:rFonts w:ascii="Times New Roman" w:eastAsia="Arial Unicode MS" w:hAnsi="Times New Roman"/>
          <w:sz w:val="28"/>
          <w:szCs w:val="28"/>
          <w:lang w:eastAsia="ru-RU"/>
        </w:rPr>
        <w:t>ипотечных кредитов,</w:t>
      </w:r>
      <w:r>
        <w:rPr>
          <w:rFonts w:ascii="Times New Roman" w:eastAsia="Arial Unicode MS" w:hAnsi="Times New Roman"/>
          <w:sz w:val="28"/>
          <w:szCs w:val="28"/>
          <w:lang w:eastAsia="ru-RU"/>
        </w:rPr>
        <w:t xml:space="preserve"> направленных на финансирование недвижимости</w:t>
      </w:r>
      <w:r w:rsidR="006305F5">
        <w:rPr>
          <w:rFonts w:ascii="Times New Roman" w:hAnsi="Times New Roman"/>
          <w:color w:val="000000"/>
          <w:sz w:val="28"/>
          <w:szCs w:val="28"/>
        </w:rPr>
        <w:t xml:space="preserve"> в банках Республики Беларусь</w:t>
      </w:r>
      <w:r w:rsidR="006305F5" w:rsidRPr="00D552D5">
        <w:rPr>
          <w:rFonts w:ascii="Times New Roman" w:eastAsia="Arial Unicode MS" w:hAnsi="Times New Roman"/>
          <w:sz w:val="28"/>
          <w:szCs w:val="28"/>
          <w:lang w:eastAsia="ru-RU"/>
        </w:rPr>
        <w:t xml:space="preserve"> </w:t>
      </w:r>
      <w:r w:rsidR="006305F5">
        <w:rPr>
          <w:rFonts w:ascii="Times New Roman" w:eastAsia="Arial Unicode MS" w:hAnsi="Times New Roman"/>
          <w:sz w:val="28"/>
          <w:szCs w:val="28"/>
          <w:lang w:eastAsia="ru-RU"/>
        </w:rPr>
        <w:t>из разных источников информации.</w:t>
      </w:r>
      <w:r w:rsidR="006305F5" w:rsidRPr="000506B0">
        <w:rPr>
          <w:rFonts w:ascii="Times New Roman" w:eastAsia="Arial Unicode MS" w:hAnsi="Times New Roman"/>
          <w:sz w:val="28"/>
          <w:szCs w:val="28"/>
          <w:lang w:eastAsia="ru-RU"/>
        </w:rPr>
        <w:t xml:space="preserve"> </w:t>
      </w:r>
    </w:p>
    <w:p w14:paraId="5ADA87E6" w14:textId="77777777" w:rsidR="006305F5" w:rsidRPr="002B431D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Источник информации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веб-страница или база данных, из которых собираются данные для анализа.</w:t>
      </w:r>
    </w:p>
    <w:p w14:paraId="0C9C695C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086538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Веб-страница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отдельный документ или ресурс в интернете, содерж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а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щий информацию, подлежащую мониторингу.</w:t>
      </w:r>
    </w:p>
    <w:p w14:paraId="6782A9FD" w14:textId="77777777" w:rsidR="006305F5" w:rsidRPr="00086538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1123EE">
        <w:rPr>
          <w:rFonts w:ascii="Times New Roman" w:eastAsia="Arial Unicode MS" w:hAnsi="Times New Roman"/>
          <w:b/>
          <w:sz w:val="28"/>
          <w:szCs w:val="28"/>
        </w:rPr>
        <w:t xml:space="preserve"> </w:t>
      </w:r>
      <w:r>
        <w:rPr>
          <w:rFonts w:ascii="Times New Roman" w:eastAsia="Arial Unicode MS" w:hAnsi="Times New Roman"/>
          <w:b/>
          <w:sz w:val="28"/>
          <w:szCs w:val="28"/>
          <w:lang w:val="en-US"/>
        </w:rPr>
        <w:t>RPA</w:t>
      </w:r>
      <w:r w:rsidRPr="00E92B47">
        <w:rPr>
          <w:rFonts w:ascii="Times New Roman" w:eastAsia="Arial Unicode MS" w:hAnsi="Times New Roman"/>
          <w:b/>
          <w:sz w:val="28"/>
          <w:szCs w:val="28"/>
        </w:rPr>
        <w:t>-</w:t>
      </w:r>
      <w:r>
        <w:rPr>
          <w:rFonts w:ascii="Times New Roman" w:eastAsia="Arial Unicode MS" w:hAnsi="Times New Roman"/>
          <w:b/>
          <w:sz w:val="28"/>
          <w:szCs w:val="28"/>
        </w:rPr>
        <w:t xml:space="preserve">робот </w:t>
      </w:r>
      <w:r w:rsidRPr="001123E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E92B47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програ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ммный робот, автоматизирующий выполнение повторяющихся задач, таких как сбор и обработка данных с веб-ресурсов.</w:t>
      </w:r>
    </w:p>
    <w:p w14:paraId="1AC03843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Корпоративное хранилище данных (КХД)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централизованная база данных, предназначенная для хранения, агрегации и анализа собранной информации.</w:t>
      </w:r>
    </w:p>
    <w:p w14:paraId="5B3B24A6" w14:textId="77777777" w:rsidR="006305F5" w:rsidRPr="00086538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val="en-US" w:eastAsia="ru-RU"/>
        </w:rPr>
        <w:t>Report</w:t>
      </w: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val="en-US" w:eastAsia="ru-RU"/>
        </w:rPr>
        <w:t>Server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серверное решение для хранения, управления и публикации статических отчётов.</w:t>
      </w:r>
    </w:p>
    <w:p w14:paraId="06F9EAFF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b/>
          <w:sz w:val="28"/>
          <w:szCs w:val="28"/>
        </w:rPr>
        <w:t xml:space="preserve">Агрегация данных </w:t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086538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процесс объединения и обобщения данных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для получения сводной информации.</w:t>
      </w:r>
    </w:p>
    <w:p w14:paraId="3CB8E153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Анализ данных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softHyphen/>
      </w:r>
      <w:r w:rsidRPr="00A529C0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  <w:r w:rsidRPr="002B431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применение методов и алгоритмов для выявления закономерностей, трендов и отклонений в собранной информации.</w:t>
      </w:r>
      <w:r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 xml:space="preserve"> </w:t>
      </w:r>
    </w:p>
    <w:p w14:paraId="1BA8F8D5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4D1966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lastRenderedPageBreak/>
        <w:t>Регламент формирования отчёта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установленное расписание и правила автоматического создания отчётов.</w:t>
      </w:r>
    </w:p>
    <w:p w14:paraId="3C5EC863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2B431D">
        <w:rPr>
          <w:rFonts w:ascii="Times New Roman" w:eastAsia="Arial Unicode MS" w:hAnsi="Times New Roman"/>
          <w:b/>
          <w:color w:val="000000"/>
          <w:sz w:val="28"/>
          <w:szCs w:val="28"/>
          <w:lang w:eastAsia="ru-RU"/>
        </w:rPr>
        <w:t>Выходная форма файла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итоговый документ, содержащий структурированную и обработанную информацию по результатам мониторинга.</w:t>
      </w:r>
    </w:p>
    <w:p w14:paraId="1B3A62F9" w14:textId="77777777" w:rsidR="006305F5" w:rsidRDefault="006305F5" w:rsidP="006305F5">
      <w:pPr>
        <w:pStyle w:val="1"/>
        <w:spacing w:line="252" w:lineRule="auto"/>
        <w:ind w:left="0" w:firstLine="709"/>
        <w:contextualSpacing/>
        <w:rPr>
          <w:rFonts w:ascii="Times New Roman" w:hAnsi="Times New Roman"/>
        </w:rPr>
      </w:pPr>
      <w:bookmarkStart w:id="34" w:name="_Toc207980336"/>
      <w:bookmarkStart w:id="35" w:name="_Toc218605540"/>
      <w:r w:rsidRPr="00C26BF2">
        <w:rPr>
          <w:rFonts w:ascii="Times New Roman" w:hAnsi="Times New Roman"/>
        </w:rPr>
        <w:t>Общие сведения</w:t>
      </w:r>
      <w:bookmarkEnd w:id="34"/>
      <w:bookmarkEnd w:id="35"/>
    </w:p>
    <w:p w14:paraId="29F3983D" w14:textId="77777777" w:rsidR="006305F5" w:rsidRPr="007E2F42" w:rsidRDefault="006305F5" w:rsidP="006305F5"/>
    <w:p w14:paraId="01243554" w14:textId="77777777" w:rsidR="006305F5" w:rsidRDefault="006305F5" w:rsidP="006305F5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bookmarkStart w:id="36" w:name="_Toc182234588"/>
      <w:bookmarkStart w:id="37" w:name="_Toc175131238"/>
      <w:bookmarkStart w:id="38" w:name="_Toc175133323"/>
      <w:bookmarkStart w:id="39" w:name="_Toc175133958"/>
      <w:bookmarkStart w:id="40" w:name="_Toc175140517"/>
      <w:bookmarkStart w:id="41" w:name="_Toc175140640"/>
      <w:bookmarkStart w:id="42" w:name="_Toc175141431"/>
      <w:bookmarkEnd w:id="25"/>
      <w:bookmarkEnd w:id="26"/>
      <w:bookmarkEnd w:id="27"/>
      <w:bookmarkEnd w:id="28"/>
      <w:bookmarkEnd w:id="29"/>
      <w:bookmarkEnd w:id="30"/>
      <w:bookmarkEnd w:id="31"/>
      <w:r w:rsidRPr="00B96540">
        <w:rPr>
          <w:rFonts w:ascii="Times New Roman" w:eastAsia="Arial Unicode MS" w:hAnsi="Times New Roman"/>
          <w:b/>
          <w:sz w:val="28"/>
          <w:szCs w:val="28"/>
        </w:rPr>
        <w:t>О</w:t>
      </w:r>
      <w:r>
        <w:rPr>
          <w:rFonts w:ascii="Times New Roman" w:eastAsia="Arial Unicode MS" w:hAnsi="Times New Roman"/>
          <w:b/>
          <w:sz w:val="28"/>
          <w:szCs w:val="28"/>
        </w:rPr>
        <w:t xml:space="preserve">сновная цель процесса мониторинга </w:t>
      </w:r>
      <w:r w:rsidRPr="004D196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создание автоматизированной системы мониторинга данных, получаемых из различных источников, с целью повышения эффективности бизнес-процессов и оперативного принятия решений.</w:t>
      </w:r>
    </w:p>
    <w:p w14:paraId="651E90D5" w14:textId="49DB9264" w:rsidR="006305F5" w:rsidRDefault="006305F5" w:rsidP="006305F5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Данное решение направлено на автоматизацию сбора и обработки </w:t>
      </w:r>
      <w:r w:rsidRPr="00E638B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инф</w:t>
      </w:r>
      <w:r w:rsidR="00A23C03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ормации</w:t>
      </w:r>
      <w:r>
        <w:rPr>
          <w:rFonts w:ascii="Times New Roman" w:eastAsia="Arial Unicode MS" w:hAnsi="Times New Roman"/>
          <w:bCs/>
          <w:color w:val="000000"/>
          <w:sz w:val="28"/>
          <w:szCs w:val="28"/>
          <w:lang w:val="az-Cyrl-AZ" w:eastAsia="ru-RU"/>
        </w:rPr>
        <w:t xml:space="preserve"> </w:t>
      </w:r>
      <w:r w:rsidR="00F43656">
        <w:rPr>
          <w:rFonts w:ascii="Times New Roman" w:eastAsia="Arial Unicode MS" w:hAnsi="Times New Roman"/>
          <w:bCs/>
          <w:color w:val="000000"/>
          <w:sz w:val="28"/>
          <w:szCs w:val="28"/>
          <w:lang w:val="az-Cyrl-AZ" w:eastAsia="ru-RU"/>
        </w:rPr>
        <w:t xml:space="preserve">о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размерах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процентных ставок по кредитам, срок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ах кредитов, максимальной суммы, внедрения 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новых продуктов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и условий</w:t>
      </w:r>
      <w:r w:rsidR="00F43656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="00F43656">
        <w:rPr>
          <w:rFonts w:ascii="Times New Roman" w:eastAsia="Arial Unicode MS" w:hAnsi="Times New Roman"/>
          <w:sz w:val="28"/>
          <w:szCs w:val="28"/>
          <w:lang w:eastAsia="ru-RU"/>
        </w:rPr>
        <w:t xml:space="preserve">ипотечных кредитов, </w:t>
      </w:r>
      <w:r w:rsidR="00A23C03">
        <w:rPr>
          <w:rFonts w:ascii="Times New Roman" w:eastAsia="Arial Unicode MS" w:hAnsi="Times New Roman"/>
          <w:sz w:val="28"/>
          <w:szCs w:val="28"/>
          <w:lang w:eastAsia="ru-RU"/>
        </w:rPr>
        <w:t>направленных на финансирование недвижимости</w:t>
      </w:r>
      <w:r w:rsidR="00A23C03">
        <w:rPr>
          <w:rFonts w:ascii="Times New Roman" w:hAnsi="Times New Roman"/>
          <w:color w:val="000000"/>
          <w:sz w:val="28"/>
          <w:szCs w:val="28"/>
        </w:rPr>
        <w:t xml:space="preserve"> в банках Республики Беларусь</w:t>
      </w:r>
      <w:r w:rsidR="00A23C03" w:rsidRPr="00D552D5">
        <w:rPr>
          <w:rFonts w:ascii="Times New Roman" w:eastAsia="Arial Unicode MS" w:hAnsi="Times New Roman"/>
          <w:sz w:val="28"/>
          <w:szCs w:val="28"/>
          <w:lang w:eastAsia="ru-RU"/>
        </w:rPr>
        <w:t xml:space="preserve"> </w:t>
      </w:r>
      <w:r w:rsidR="00A23C03">
        <w:rPr>
          <w:rFonts w:ascii="Times New Roman" w:eastAsia="Arial Unicode MS" w:hAnsi="Times New Roman"/>
          <w:sz w:val="28"/>
          <w:szCs w:val="28"/>
          <w:lang w:eastAsia="ru-RU"/>
        </w:rPr>
        <w:t>из разных источников информации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. В результате внедрения системы планируется сократить время на получение актуальных данных, минимизировать человеческий фактор.</w:t>
      </w:r>
    </w:p>
    <w:p w14:paraId="60A739DB" w14:textId="77777777" w:rsidR="006305F5" w:rsidRPr="000951C7" w:rsidRDefault="006305F5" w:rsidP="006305F5">
      <w:pPr>
        <w:suppressAutoHyphens/>
        <w:spacing w:line="252" w:lineRule="auto"/>
        <w:ind w:firstLine="709"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Определение основных терминов и понятий, используемых в техническом задании, обеспечивает единое понимание всех участников процесса. Архитектура решения включает компоненты </w:t>
      </w:r>
      <w:r>
        <w:rPr>
          <w:rFonts w:ascii="Times New Roman" w:eastAsia="Arial Unicode MS" w:hAnsi="Times New Roman"/>
          <w:color w:val="000000"/>
          <w:sz w:val="28"/>
          <w:szCs w:val="28"/>
          <w:lang w:val="en-US" w:eastAsia="ru-RU"/>
        </w:rPr>
        <w:t>RPA</w:t>
      </w:r>
      <w:r w:rsidRPr="000951C7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робота, корпоративного хранилища данных (КХД), а также инструменты визуализации и отчётности.  </w:t>
      </w:r>
    </w:p>
    <w:p w14:paraId="0A63833E" w14:textId="77777777" w:rsidR="006305F5" w:rsidRPr="00C26BF2" w:rsidRDefault="006305F5" w:rsidP="006305F5">
      <w:pPr>
        <w:spacing w:line="252" w:lineRule="auto"/>
        <w:ind w:firstLine="709"/>
        <w:contextualSpacing/>
        <w:rPr>
          <w:rFonts w:ascii="Times New Roman" w:hAnsi="Times New Roman"/>
          <w:bCs/>
          <w:kern w:val="32"/>
          <w:sz w:val="28"/>
          <w:szCs w:val="28"/>
        </w:rPr>
      </w:pPr>
    </w:p>
    <w:p w14:paraId="26AE9E98" w14:textId="77777777" w:rsidR="006305F5" w:rsidRDefault="006305F5" w:rsidP="006305F5">
      <w:pPr>
        <w:pStyle w:val="1"/>
        <w:ind w:left="567"/>
        <w:rPr>
          <w:rFonts w:ascii="Times New Roman" w:hAnsi="Times New Roman"/>
        </w:rPr>
      </w:pPr>
      <w:bookmarkStart w:id="43" w:name="_Toc212820631"/>
      <w:bookmarkStart w:id="44" w:name="_Toc218605541"/>
      <w:bookmarkStart w:id="45" w:name="_Toc207980337"/>
      <w:r>
        <w:rPr>
          <w:rFonts w:ascii="Times New Roman" w:hAnsi="Times New Roman"/>
          <w:bCs/>
          <w:szCs w:val="28"/>
          <w:lang w:eastAsia="ru-RU"/>
        </w:rPr>
        <w:t>Объекты мониторинга</w:t>
      </w:r>
      <w:bookmarkEnd w:id="43"/>
      <w:bookmarkEnd w:id="44"/>
    </w:p>
    <w:p w14:paraId="1406E21F" w14:textId="1783C18A" w:rsidR="006305F5" w:rsidRDefault="006305F5" w:rsidP="006305F5">
      <w:pPr>
        <w:suppressAutoHyphens/>
        <w:spacing w:before="100" w:beforeAutospacing="1" w:after="100" w:afterAutospacing="1" w:line="252" w:lineRule="auto"/>
        <w:ind w:firstLine="709"/>
        <w:contextualSpacing/>
        <w:rPr>
          <w:rFonts w:ascii="Times New Roman" w:hAnsi="Times New Roman"/>
          <w:sz w:val="28"/>
          <w:szCs w:val="28"/>
          <w:lang w:eastAsia="ru-RU"/>
        </w:rPr>
      </w:pPr>
      <w:r w:rsidRPr="00100B6D">
        <w:rPr>
          <w:rFonts w:ascii="Times New Roman" w:hAnsi="Times New Roman"/>
          <w:sz w:val="28"/>
          <w:szCs w:val="28"/>
          <w:lang w:eastAsia="ru-RU"/>
        </w:rPr>
        <w:t xml:space="preserve">При мониторинге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размеров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процентных ставок по кредитам, срок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ах кредитов, максимальной суммы, внедрения </w:t>
      </w:r>
      <w:r w:rsidR="00F43656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новых продуктов </w:t>
      </w:r>
      <w:r w:rsidR="00F43656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и условий</w:t>
      </w:r>
      <w:r w:rsidR="00F43656"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="00F43656">
        <w:rPr>
          <w:rFonts w:ascii="Times New Roman" w:eastAsia="Arial Unicode MS" w:hAnsi="Times New Roman"/>
          <w:sz w:val="28"/>
          <w:szCs w:val="28"/>
          <w:lang w:eastAsia="ru-RU"/>
        </w:rPr>
        <w:t>ипотечных кредитов</w:t>
      </w:r>
      <w:r w:rsidR="00A23C03">
        <w:rPr>
          <w:rFonts w:ascii="Times New Roman" w:eastAsia="Arial Unicode MS" w:hAnsi="Times New Roman"/>
          <w:sz w:val="28"/>
          <w:szCs w:val="28"/>
          <w:lang w:eastAsia="ru-RU"/>
        </w:rPr>
        <w:t>, направленных на финансирование недвижимости</w:t>
      </w:r>
      <w:r w:rsidR="00A23C03">
        <w:rPr>
          <w:rFonts w:ascii="Times New Roman" w:hAnsi="Times New Roman"/>
          <w:color w:val="000000"/>
          <w:sz w:val="28"/>
          <w:szCs w:val="28"/>
        </w:rPr>
        <w:t xml:space="preserve"> в банках Республики </w:t>
      </w:r>
      <w:proofErr w:type="gramStart"/>
      <w:r w:rsidR="00A23C03">
        <w:rPr>
          <w:rFonts w:ascii="Times New Roman" w:hAnsi="Times New Roman"/>
          <w:color w:val="000000"/>
          <w:sz w:val="28"/>
          <w:szCs w:val="28"/>
        </w:rPr>
        <w:t>Беларусь</w:t>
      </w:r>
      <w:proofErr w:type="gramEnd"/>
      <w:r w:rsidRPr="0062044D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>используется следующий</w:t>
      </w:r>
      <w:r w:rsidRPr="0062044D">
        <w:rPr>
          <w:rFonts w:ascii="Times New Roman" w:hAnsi="Times New Roman"/>
          <w:sz w:val="28"/>
          <w:szCs w:val="28"/>
          <w:lang w:eastAsia="ru-RU"/>
        </w:rPr>
        <w:t xml:space="preserve"> перечень </w:t>
      </w:r>
      <w:r w:rsidRPr="005C6905">
        <w:rPr>
          <w:rFonts w:ascii="Times New Roman" w:hAnsi="Times New Roman"/>
          <w:sz w:val="28"/>
          <w:szCs w:val="28"/>
          <w:lang w:eastAsia="ru-RU"/>
        </w:rPr>
        <w:t>сайтов с указанием ссылок.</w:t>
      </w:r>
    </w:p>
    <w:tbl>
      <w:tblPr>
        <w:tblStyle w:val="aff7"/>
        <w:tblW w:w="9360" w:type="dxa"/>
        <w:tblLayout w:type="fixed"/>
        <w:tblLook w:val="04A0" w:firstRow="1" w:lastRow="0" w:firstColumn="1" w:lastColumn="0" w:noHBand="0" w:noVBand="1"/>
      </w:tblPr>
      <w:tblGrid>
        <w:gridCol w:w="779"/>
        <w:gridCol w:w="3434"/>
        <w:gridCol w:w="5147"/>
      </w:tblGrid>
      <w:tr w:rsidR="001F25D2" w:rsidRPr="00174DA9" w14:paraId="7329E77D" w14:textId="77777777" w:rsidTr="00BC029C">
        <w:tc>
          <w:tcPr>
            <w:tcW w:w="602" w:type="dxa"/>
            <w:shd w:val="clear" w:color="auto" w:fill="E7E6E6" w:themeFill="background2"/>
            <w:vAlign w:val="center"/>
          </w:tcPr>
          <w:p w14:paraId="2F546C41" w14:textId="77777777" w:rsidR="001F25D2" w:rsidRPr="00BC029C" w:rsidRDefault="001F25D2" w:rsidP="00BC029C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BC029C">
              <w:rPr>
                <w:rFonts w:ascii="Times New Roman" w:hAnsi="Times New Roman"/>
                <w:b/>
                <w:szCs w:val="24"/>
              </w:rPr>
              <w:t>№</w:t>
            </w:r>
          </w:p>
        </w:tc>
        <w:tc>
          <w:tcPr>
            <w:tcW w:w="2654" w:type="dxa"/>
            <w:shd w:val="clear" w:color="auto" w:fill="E7E6E6" w:themeFill="background2"/>
            <w:vAlign w:val="center"/>
          </w:tcPr>
          <w:p w14:paraId="54C9BFF9" w14:textId="77777777" w:rsidR="001F25D2" w:rsidRPr="00BC029C" w:rsidRDefault="001F25D2" w:rsidP="00BC029C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BC029C">
              <w:rPr>
                <w:rFonts w:ascii="Times New Roman" w:hAnsi="Times New Roman"/>
                <w:b/>
                <w:szCs w:val="24"/>
              </w:rPr>
              <w:t>Наименование Системы/Приложения/Ресурса</w:t>
            </w:r>
          </w:p>
        </w:tc>
        <w:tc>
          <w:tcPr>
            <w:tcW w:w="3978" w:type="dxa"/>
            <w:shd w:val="clear" w:color="auto" w:fill="E7E6E6" w:themeFill="background2"/>
            <w:vAlign w:val="center"/>
          </w:tcPr>
          <w:p w14:paraId="5AD687F0" w14:textId="77777777" w:rsidR="001F25D2" w:rsidRPr="00BC029C" w:rsidRDefault="001F25D2" w:rsidP="00BC029C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r w:rsidRPr="00BC029C">
              <w:rPr>
                <w:rFonts w:ascii="Times New Roman" w:hAnsi="Times New Roman"/>
                <w:b/>
                <w:szCs w:val="24"/>
              </w:rPr>
              <w:t xml:space="preserve">Тип </w:t>
            </w:r>
            <w:r w:rsidRPr="00BC029C">
              <w:rPr>
                <w:rFonts w:ascii="Times New Roman" w:hAnsi="Times New Roman"/>
                <w:i/>
                <w:szCs w:val="24"/>
              </w:rPr>
              <w:t xml:space="preserve">(Десктоп-приложение, </w:t>
            </w:r>
            <w:proofErr w:type="spellStart"/>
            <w:r w:rsidRPr="00BC029C">
              <w:rPr>
                <w:rFonts w:ascii="Times New Roman" w:hAnsi="Times New Roman"/>
                <w:i/>
                <w:szCs w:val="24"/>
              </w:rPr>
              <w:t>Web</w:t>
            </w:r>
            <w:proofErr w:type="spellEnd"/>
            <w:r w:rsidRPr="00BC029C">
              <w:rPr>
                <w:rFonts w:ascii="Times New Roman" w:hAnsi="Times New Roman"/>
                <w:i/>
                <w:szCs w:val="24"/>
              </w:rPr>
              <w:t xml:space="preserve">-сайт, Файл </w:t>
            </w:r>
            <w:proofErr w:type="spellStart"/>
            <w:r w:rsidRPr="00BC029C">
              <w:rPr>
                <w:rFonts w:ascii="Times New Roman" w:hAnsi="Times New Roman"/>
                <w:i/>
                <w:szCs w:val="24"/>
              </w:rPr>
              <w:t>Excel</w:t>
            </w:r>
            <w:proofErr w:type="spellEnd"/>
            <w:r w:rsidRPr="00BC029C">
              <w:rPr>
                <w:rFonts w:ascii="Times New Roman" w:hAnsi="Times New Roman"/>
                <w:i/>
                <w:szCs w:val="24"/>
              </w:rPr>
              <w:t>, Почтовый клиент и др.)</w:t>
            </w:r>
          </w:p>
        </w:tc>
      </w:tr>
      <w:tr w:rsidR="001F25D2" w:rsidRPr="00AE24DB" w14:paraId="0DCEE2C3" w14:textId="77777777" w:rsidTr="00BC029C">
        <w:tc>
          <w:tcPr>
            <w:tcW w:w="602" w:type="dxa"/>
            <w:vAlign w:val="center"/>
          </w:tcPr>
          <w:p w14:paraId="29A2966E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1C2B7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16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https://belarusbank.by/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7CEA1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17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https://belarusbank.by/ru/fizicheskim_licam/kredit</w:t>
              </w:r>
            </w:hyperlink>
          </w:p>
        </w:tc>
      </w:tr>
      <w:tr w:rsidR="001F25D2" w:rsidRPr="00AE24DB" w14:paraId="12597441" w14:textId="77777777" w:rsidTr="00BC029C">
        <w:tc>
          <w:tcPr>
            <w:tcW w:w="602" w:type="dxa"/>
            <w:vAlign w:val="center"/>
          </w:tcPr>
          <w:p w14:paraId="54DE1873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75CC3CC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18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https://www.belapb.by/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06902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19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https://www.belapb.by/chastnomu-klientu/kredity/</w:t>
              </w:r>
            </w:hyperlink>
          </w:p>
        </w:tc>
      </w:tr>
      <w:tr w:rsidR="001F25D2" w:rsidRPr="00AE24DB" w14:paraId="7103C8D8" w14:textId="77777777" w:rsidTr="00BC029C">
        <w:tc>
          <w:tcPr>
            <w:tcW w:w="602" w:type="dxa"/>
            <w:vAlign w:val="center"/>
          </w:tcPr>
          <w:p w14:paraId="0CCDA547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4A4918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0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https://www.belinvestbank.by/individual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2EF50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1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https://www.belinvestbank.by/individual/credits</w:t>
              </w:r>
            </w:hyperlink>
          </w:p>
        </w:tc>
      </w:tr>
      <w:tr w:rsidR="001F25D2" w:rsidRPr="00AE24DB" w14:paraId="55CFD2B9" w14:textId="77777777" w:rsidTr="00BC029C">
        <w:tc>
          <w:tcPr>
            <w:tcW w:w="602" w:type="dxa"/>
            <w:vAlign w:val="center"/>
          </w:tcPr>
          <w:p w14:paraId="393CFF2E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4165329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2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https://bankdabrabyt.by/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148BA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3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https://bankdabrabyt.by/personal/credit/</w:t>
              </w:r>
            </w:hyperlink>
          </w:p>
        </w:tc>
      </w:tr>
      <w:tr w:rsidR="001F25D2" w:rsidRPr="00AE24DB" w14:paraId="7937B018" w14:textId="77777777" w:rsidTr="00BC029C">
        <w:tc>
          <w:tcPr>
            <w:tcW w:w="602" w:type="dxa"/>
            <w:vAlign w:val="center"/>
          </w:tcPr>
          <w:p w14:paraId="20D3E42B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BE4FABE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4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https://www.paritetbank.by/private/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442E9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5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https://www.paritetbank.by/private/credit/</w:t>
              </w:r>
            </w:hyperlink>
          </w:p>
        </w:tc>
      </w:tr>
      <w:tr w:rsidR="001F25D2" w:rsidRPr="00AE24DB" w14:paraId="15E60305" w14:textId="77777777" w:rsidTr="00BC029C">
        <w:tc>
          <w:tcPr>
            <w:tcW w:w="602" w:type="dxa"/>
            <w:vAlign w:val="center"/>
          </w:tcPr>
          <w:p w14:paraId="686B858C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FEF3D5F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6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https://www.sber-bank.by/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126CD6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7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https://www.sber-bank.by/credit</w:t>
              </w:r>
            </w:hyperlink>
          </w:p>
        </w:tc>
      </w:tr>
      <w:tr w:rsidR="001F25D2" w:rsidRPr="00AE24DB" w14:paraId="2DAD0646" w14:textId="77777777" w:rsidTr="00BC029C">
        <w:tc>
          <w:tcPr>
            <w:tcW w:w="602" w:type="dxa"/>
            <w:vAlign w:val="center"/>
          </w:tcPr>
          <w:p w14:paraId="340E8FEA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lastRenderedPageBreak/>
              <w:t>7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B3C738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8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https://belgazprombank.by/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E868F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29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https://belgazprombank.by/personal_banking/krediti/</w:t>
              </w:r>
            </w:hyperlink>
          </w:p>
        </w:tc>
      </w:tr>
      <w:tr w:rsidR="001F25D2" w:rsidRPr="00AE24DB" w14:paraId="41E653CB" w14:textId="77777777" w:rsidTr="00BC029C">
        <w:tc>
          <w:tcPr>
            <w:tcW w:w="602" w:type="dxa"/>
            <w:vAlign w:val="center"/>
          </w:tcPr>
          <w:p w14:paraId="61D67B9A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8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C50AA6B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0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https://www.belveb.by/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6C528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1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https://www.belveb.by/credits/</w:t>
              </w:r>
            </w:hyperlink>
          </w:p>
        </w:tc>
      </w:tr>
      <w:tr w:rsidR="001F25D2" w:rsidRPr="00AE24DB" w14:paraId="704343FC" w14:textId="77777777" w:rsidTr="00BC029C">
        <w:tc>
          <w:tcPr>
            <w:tcW w:w="602" w:type="dxa"/>
            <w:vAlign w:val="center"/>
          </w:tcPr>
          <w:p w14:paraId="3C29586E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9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324AF5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2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https://www.priorbank.by/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972480F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3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https://www.priorbank.by/offers/credits/</w:t>
              </w:r>
            </w:hyperlink>
          </w:p>
        </w:tc>
      </w:tr>
      <w:tr w:rsidR="001F25D2" w:rsidRPr="00AE24DB" w14:paraId="5FEC7F2D" w14:textId="77777777" w:rsidTr="00BC029C">
        <w:tc>
          <w:tcPr>
            <w:tcW w:w="602" w:type="dxa"/>
            <w:vAlign w:val="center"/>
          </w:tcPr>
          <w:p w14:paraId="5F9400E6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10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F35630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4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https://www.alfabank.by/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3E5916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5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https://www.alfabank.by/credits/</w:t>
              </w:r>
            </w:hyperlink>
          </w:p>
        </w:tc>
      </w:tr>
      <w:tr w:rsidR="001F25D2" w:rsidRPr="00AE24DB" w14:paraId="536114FE" w14:textId="77777777" w:rsidTr="00BC029C">
        <w:tc>
          <w:tcPr>
            <w:tcW w:w="602" w:type="dxa"/>
            <w:vAlign w:val="center"/>
          </w:tcPr>
          <w:p w14:paraId="0ED7C78E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11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0F3CC6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6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https://www.vtb.by/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B3585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7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https://www.vtb.by/kredity</w:t>
              </w:r>
            </w:hyperlink>
          </w:p>
        </w:tc>
      </w:tr>
      <w:tr w:rsidR="001F25D2" w:rsidRPr="00AE24DB" w14:paraId="50CD1CDC" w14:textId="77777777" w:rsidTr="00BC029C">
        <w:tc>
          <w:tcPr>
            <w:tcW w:w="602" w:type="dxa"/>
            <w:vAlign w:val="center"/>
          </w:tcPr>
          <w:p w14:paraId="4E6F40D8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12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177FE1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8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https://www.mtbank.by/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19350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39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https://www.mtbank.by/credits/</w:t>
              </w:r>
            </w:hyperlink>
          </w:p>
        </w:tc>
      </w:tr>
      <w:tr w:rsidR="001F25D2" w:rsidRPr="00AE24DB" w14:paraId="1918C790" w14:textId="77777777" w:rsidTr="00BC029C">
        <w:tc>
          <w:tcPr>
            <w:tcW w:w="602" w:type="dxa"/>
            <w:vAlign w:val="center"/>
          </w:tcPr>
          <w:p w14:paraId="67D8F19F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13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BA4877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0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https://tb.by/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ABFB0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1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https://tb.by/individuals/crediting/</w:t>
              </w:r>
            </w:hyperlink>
          </w:p>
        </w:tc>
      </w:tr>
      <w:tr w:rsidR="001F25D2" w:rsidRPr="00AE24DB" w14:paraId="78395E43" w14:textId="77777777" w:rsidTr="00BC029C">
        <w:tc>
          <w:tcPr>
            <w:tcW w:w="602" w:type="dxa"/>
            <w:vAlign w:val="center"/>
          </w:tcPr>
          <w:p w14:paraId="66ACA644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14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8737F6F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2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https://bnb.by/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C7B0C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3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https://bnиаппb.by/o-lichnom/kreditovanie-i-lizing/</w:t>
              </w:r>
            </w:hyperlink>
          </w:p>
        </w:tc>
      </w:tr>
      <w:tr w:rsidR="001F25D2" w:rsidRPr="00AE24DB" w14:paraId="709697DF" w14:textId="77777777" w:rsidTr="00BC029C">
        <w:tc>
          <w:tcPr>
            <w:tcW w:w="602" w:type="dxa"/>
            <w:vAlign w:val="center"/>
          </w:tcPr>
          <w:p w14:paraId="4BE2278D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15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E1425C3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4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https://www.tcbank.by/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98601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5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https://www.tcbank.by/personal/financing/</w:t>
              </w:r>
            </w:hyperlink>
          </w:p>
        </w:tc>
      </w:tr>
      <w:tr w:rsidR="001F25D2" w:rsidRPr="00AE24DB" w14:paraId="34B4BF31" w14:textId="77777777" w:rsidTr="00BC029C">
        <w:tc>
          <w:tcPr>
            <w:tcW w:w="602" w:type="dxa"/>
            <w:vAlign w:val="center"/>
          </w:tcPr>
          <w:p w14:paraId="5C4D391A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16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947449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6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https://www.bsb.by/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DE630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7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https://www.bsb.by/kreditovanie-fiz-licz</w:t>
              </w:r>
            </w:hyperlink>
          </w:p>
        </w:tc>
      </w:tr>
      <w:tr w:rsidR="001F25D2" w:rsidRPr="00AE24DB" w14:paraId="63070393" w14:textId="77777777" w:rsidTr="00BC029C">
        <w:tc>
          <w:tcPr>
            <w:tcW w:w="602" w:type="dxa"/>
            <w:vAlign w:val="center"/>
          </w:tcPr>
          <w:p w14:paraId="1517891B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17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F37D2B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8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https://www.rrb.by/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5A27B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49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https://www.rrb.by/fizicheskim-licam/krediti</w:t>
              </w:r>
            </w:hyperlink>
          </w:p>
        </w:tc>
      </w:tr>
      <w:tr w:rsidR="001F25D2" w:rsidRPr="00AE24DB" w14:paraId="4A4FF4B3" w14:textId="77777777" w:rsidTr="00BC029C">
        <w:tc>
          <w:tcPr>
            <w:tcW w:w="602" w:type="dxa"/>
            <w:vAlign w:val="center"/>
          </w:tcPr>
          <w:p w14:paraId="1F2115C4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18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4CC13D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0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https://rbank.by/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E347A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1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https://rbank.by/life/credits/</w:t>
              </w:r>
            </w:hyperlink>
          </w:p>
        </w:tc>
      </w:tr>
      <w:tr w:rsidR="001F25D2" w:rsidRPr="00AE24DB" w14:paraId="275FD032" w14:textId="77777777" w:rsidTr="00BC029C">
        <w:tc>
          <w:tcPr>
            <w:tcW w:w="602" w:type="dxa"/>
            <w:vAlign w:val="center"/>
          </w:tcPr>
          <w:p w14:paraId="786B62B2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19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B6478A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2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https://neobank.by/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36328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3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https://neobank.by/credits/</w:t>
              </w:r>
            </w:hyperlink>
          </w:p>
        </w:tc>
      </w:tr>
      <w:tr w:rsidR="001F25D2" w:rsidRPr="00AE24DB" w14:paraId="1E451551" w14:textId="77777777" w:rsidTr="00BC029C">
        <w:tc>
          <w:tcPr>
            <w:tcW w:w="602" w:type="dxa"/>
            <w:vAlign w:val="center"/>
          </w:tcPr>
          <w:p w14:paraId="21C2DFC3" w14:textId="77777777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C0F0E43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4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https://stbank.by/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2F2AF" w14:textId="77777777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color w:val="000000"/>
                <w:szCs w:val="24"/>
              </w:rPr>
            </w:pPr>
            <w:hyperlink r:id="rId55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https://stbank.by/private-client/credits/</w:t>
              </w:r>
            </w:hyperlink>
          </w:p>
        </w:tc>
      </w:tr>
      <w:tr w:rsidR="001F25D2" w:rsidRPr="00AE24DB" w14:paraId="1140A819" w14:textId="77777777" w:rsidTr="00BC029C">
        <w:tc>
          <w:tcPr>
            <w:tcW w:w="602" w:type="dxa"/>
            <w:vAlign w:val="center"/>
          </w:tcPr>
          <w:p w14:paraId="6775BED5" w14:textId="72256532" w:rsidR="001F25D2" w:rsidRPr="00BC029C" w:rsidRDefault="001F25D2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r w:rsidRPr="00BC029C">
              <w:rPr>
                <w:rFonts w:ascii="Times New Roman" w:hAnsi="Times New Roman"/>
                <w:szCs w:val="24"/>
              </w:rPr>
              <w:t>21</w:t>
            </w:r>
          </w:p>
        </w:tc>
        <w:tc>
          <w:tcPr>
            <w:tcW w:w="2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26ED50" w14:textId="5DDC7BB3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hyperlink r:id="rId56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https://zepterbank.by/</w:t>
              </w:r>
            </w:hyperlink>
          </w:p>
        </w:tc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ADA2D" w14:textId="719E2174" w:rsidR="001F25D2" w:rsidRPr="00BC029C" w:rsidRDefault="0049217A" w:rsidP="00BC029C">
            <w:pPr>
              <w:autoSpaceDE w:val="0"/>
              <w:autoSpaceDN w:val="0"/>
              <w:adjustRightInd w:val="0"/>
              <w:spacing w:after="120"/>
              <w:rPr>
                <w:rFonts w:ascii="Times New Roman" w:hAnsi="Times New Roman"/>
                <w:szCs w:val="24"/>
              </w:rPr>
            </w:pPr>
            <w:hyperlink r:id="rId57" w:history="1">
              <w:r w:rsidR="001F25D2" w:rsidRPr="00BC029C">
                <w:rPr>
                  <w:rStyle w:val="af4"/>
                  <w:rFonts w:ascii="Times New Roman" w:hAnsi="Times New Roman"/>
                  <w:szCs w:val="24"/>
                </w:rPr>
                <w:t>https://zepterbank.by/personal/credits/</w:t>
              </w:r>
            </w:hyperlink>
          </w:p>
        </w:tc>
      </w:tr>
    </w:tbl>
    <w:p w14:paraId="0A0B1393" w14:textId="59D0322B" w:rsidR="006305F5" w:rsidRDefault="006305F5" w:rsidP="006305F5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sz w:val="28"/>
          <w:szCs w:val="28"/>
          <w:lang w:eastAsia="ru-RU"/>
        </w:rPr>
      </w:pPr>
    </w:p>
    <w:p w14:paraId="65FAB116" w14:textId="1EC1F210" w:rsidR="006305F5" w:rsidRPr="00E62C6B" w:rsidRDefault="006305F5" w:rsidP="006305F5">
      <w:pPr>
        <w:suppressAutoHyphens/>
        <w:spacing w:before="100" w:beforeAutospacing="1" w:after="100" w:afterAutospacing="1" w:line="252" w:lineRule="auto"/>
        <w:ind w:firstLine="709"/>
        <w:contextualSpacing/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</w:pPr>
      <w:r w:rsidRPr="005C6905">
        <w:rPr>
          <w:rFonts w:ascii="Times New Roman" w:hAnsi="Times New Roman"/>
          <w:sz w:val="28"/>
          <w:szCs w:val="28"/>
        </w:rPr>
        <w:t xml:space="preserve">Ежедневно собирается информация </w:t>
      </w:r>
      <w:r w:rsidR="00714BA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о </w:t>
      </w:r>
      <w:r w:rsid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размерах</w:t>
      </w:r>
      <w:r w:rsidR="00620955" w:rsidRPr="00620955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процентных ставок по кредитам, срок кредитов, максимальная сумма, внедрение новых продуктов </w:t>
      </w:r>
      <w:r w:rsidR="00A23C03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и </w:t>
      </w:r>
      <w:r w:rsidR="00714BAE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условиях</w:t>
      </w:r>
      <w:r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</w:t>
      </w:r>
      <w:r w:rsidR="00A23C03">
        <w:rPr>
          <w:rFonts w:ascii="Times New Roman" w:eastAsia="Arial Unicode MS" w:hAnsi="Times New Roman"/>
          <w:sz w:val="28"/>
          <w:szCs w:val="28"/>
          <w:lang w:eastAsia="ru-RU"/>
        </w:rPr>
        <w:t>ипотечных кредитов для физических лиц, направленных на финансирование недвижимости</w:t>
      </w:r>
      <w:r w:rsidR="00714BAE">
        <w:rPr>
          <w:rFonts w:ascii="Times New Roman" w:eastAsia="Arial Unicode MS" w:hAnsi="Times New Roman"/>
          <w:sz w:val="28"/>
          <w:szCs w:val="28"/>
          <w:lang w:eastAsia="ru-RU"/>
        </w:rPr>
        <w:t>, с акцентом на ограниченное количество банков, которые в текущий момент предлагают такие кредиты. При этом предусмотрен мониторинг всех банков, даже тех, которые не предлагают ипотеку, с целью выявления изменений в их кредитной политики</w:t>
      </w:r>
      <w:r w:rsidR="00620955">
        <w:rPr>
          <w:rFonts w:ascii="Times New Roman" w:eastAsia="Arial Unicode MS" w:hAnsi="Times New Roman"/>
          <w:sz w:val="28"/>
          <w:szCs w:val="28"/>
          <w:lang w:eastAsia="ru-RU"/>
        </w:rPr>
        <w:t>, что позволит оперативно обновлять информацию</w:t>
      </w:r>
      <w:r>
        <w:rPr>
          <w:rFonts w:ascii="Times New Roman" w:hAnsi="Times New Roman"/>
          <w:sz w:val="28"/>
          <w:szCs w:val="28"/>
        </w:rPr>
        <w:t>.</w:t>
      </w:r>
      <w:r w:rsidRPr="005C6905">
        <w:rPr>
          <w:rFonts w:ascii="Times New Roman" w:hAnsi="Times New Roman"/>
          <w:sz w:val="28"/>
          <w:szCs w:val="28"/>
        </w:rPr>
        <w:t xml:space="preserve"> </w:t>
      </w:r>
    </w:p>
    <w:p w14:paraId="5D688C28" w14:textId="77777777" w:rsidR="006305F5" w:rsidRDefault="006305F5" w:rsidP="006305F5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sz w:val="28"/>
          <w:szCs w:val="28"/>
          <w:lang w:eastAsia="ru-RU"/>
        </w:rPr>
      </w:pPr>
    </w:p>
    <w:p w14:paraId="0ED5BB58" w14:textId="77777777" w:rsidR="006305F5" w:rsidRPr="00330292" w:rsidRDefault="006305F5" w:rsidP="006305F5">
      <w:pPr>
        <w:pStyle w:val="1"/>
        <w:spacing w:line="252" w:lineRule="auto"/>
        <w:ind w:left="0" w:firstLine="709"/>
        <w:contextualSpacing/>
        <w:rPr>
          <w:rFonts w:ascii="Times New Roman" w:hAnsi="Times New Roman"/>
          <w:bCs/>
          <w:kern w:val="32"/>
          <w:szCs w:val="28"/>
          <w:lang w:val="az-Cyrl-AZ"/>
        </w:rPr>
      </w:pPr>
      <w:bookmarkStart w:id="46" w:name="_Toc218605542"/>
      <w:r w:rsidRPr="00330292">
        <w:rPr>
          <w:rFonts w:ascii="Times New Roman" w:hAnsi="Times New Roman"/>
          <w:bCs/>
          <w:kern w:val="32"/>
          <w:szCs w:val="28"/>
          <w:lang w:val="az-Cyrl-AZ"/>
        </w:rPr>
        <w:t>Описание текущего процесса</w:t>
      </w:r>
      <w:bookmarkEnd w:id="46"/>
    </w:p>
    <w:p w14:paraId="3880C628" w14:textId="77777777" w:rsidR="006305F5" w:rsidRDefault="006305F5" w:rsidP="006305F5">
      <w:pPr>
        <w:rPr>
          <w:sz w:val="28"/>
          <w:szCs w:val="28"/>
          <w:lang w:val="az-Cyrl-AZ"/>
        </w:rPr>
      </w:pPr>
    </w:p>
    <w:p w14:paraId="664A1C50" w14:textId="34652CF9" w:rsidR="006305F5" w:rsidRDefault="006305F5" w:rsidP="000B13B9">
      <w:pPr>
        <w:ind w:firstLine="709"/>
        <w:rPr>
          <w:rFonts w:ascii="Times New Roman" w:hAnsi="Times New Roman"/>
          <w:sz w:val="28"/>
          <w:szCs w:val="28"/>
        </w:rPr>
      </w:pPr>
      <w:r w:rsidRPr="00CA3C11">
        <w:rPr>
          <w:rFonts w:ascii="Times New Roman" w:hAnsi="Times New Roman"/>
          <w:sz w:val="28"/>
          <w:szCs w:val="28"/>
        </w:rPr>
        <w:t>В настоящее время проце</w:t>
      </w:r>
      <w:r>
        <w:rPr>
          <w:rFonts w:ascii="Times New Roman" w:hAnsi="Times New Roman"/>
          <w:sz w:val="28"/>
          <w:szCs w:val="28"/>
        </w:rPr>
        <w:t>с</w:t>
      </w:r>
      <w:r w:rsidRPr="00CA3C11">
        <w:rPr>
          <w:rFonts w:ascii="Times New Roman" w:hAnsi="Times New Roman"/>
          <w:sz w:val="28"/>
          <w:szCs w:val="28"/>
        </w:rPr>
        <w:t>с мониторинга выполняется вручную сотрудником</w:t>
      </w:r>
      <w:r w:rsidR="000B13B9">
        <w:rPr>
          <w:rFonts w:ascii="Times New Roman" w:hAnsi="Times New Roman"/>
          <w:sz w:val="28"/>
          <w:szCs w:val="28"/>
        </w:rPr>
        <w:t xml:space="preserve"> ДКН.</w:t>
      </w:r>
    </w:p>
    <w:p w14:paraId="287B1849" w14:textId="46B892BF" w:rsidR="000B13B9" w:rsidRDefault="000B13B9" w:rsidP="000B13B9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Пошаговое описание процесса отражено в таблице.</w:t>
      </w:r>
    </w:p>
    <w:tbl>
      <w:tblPr>
        <w:tblStyle w:val="aff7"/>
        <w:tblW w:w="9351" w:type="dxa"/>
        <w:tblLook w:val="04A0" w:firstRow="1" w:lastRow="0" w:firstColumn="1" w:lastColumn="0" w:noHBand="0" w:noVBand="1"/>
      </w:tblPr>
      <w:tblGrid>
        <w:gridCol w:w="676"/>
        <w:gridCol w:w="2600"/>
        <w:gridCol w:w="2095"/>
        <w:gridCol w:w="3980"/>
      </w:tblGrid>
      <w:tr w:rsidR="000B13B9" w:rsidRPr="00174DA9" w14:paraId="74C594C9" w14:textId="77777777" w:rsidTr="000B13B9">
        <w:tc>
          <w:tcPr>
            <w:tcW w:w="676" w:type="dxa"/>
            <w:shd w:val="clear" w:color="auto" w:fill="E7E6E6" w:themeFill="background2"/>
            <w:vAlign w:val="center"/>
          </w:tcPr>
          <w:p w14:paraId="67A70DFD" w14:textId="77777777" w:rsidR="000B13B9" w:rsidRPr="00174DA9" w:rsidRDefault="000B13B9" w:rsidP="000B13B9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174DA9">
              <w:rPr>
                <w:rFonts w:ascii="Times New Roman" w:hAnsi="Times New Roman"/>
                <w:b/>
                <w:sz w:val="20"/>
              </w:rPr>
              <w:t>№ шага</w:t>
            </w:r>
          </w:p>
        </w:tc>
        <w:tc>
          <w:tcPr>
            <w:tcW w:w="2600" w:type="dxa"/>
            <w:shd w:val="clear" w:color="auto" w:fill="E7E6E6" w:themeFill="background2"/>
            <w:vAlign w:val="center"/>
          </w:tcPr>
          <w:p w14:paraId="0ED08C0A" w14:textId="77777777" w:rsidR="000B13B9" w:rsidRPr="00174DA9" w:rsidRDefault="000B13B9" w:rsidP="000B13B9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6A3DC4">
              <w:rPr>
                <w:rFonts w:ascii="Times New Roman" w:hAnsi="Times New Roman"/>
                <w:b/>
                <w:sz w:val="20"/>
              </w:rPr>
              <w:t>Описание действия сотрудника</w:t>
            </w:r>
          </w:p>
        </w:tc>
        <w:tc>
          <w:tcPr>
            <w:tcW w:w="2095" w:type="dxa"/>
            <w:shd w:val="clear" w:color="auto" w:fill="E7E6E6" w:themeFill="background2"/>
            <w:vAlign w:val="center"/>
          </w:tcPr>
          <w:p w14:paraId="71990909" w14:textId="77777777" w:rsidR="000B13B9" w:rsidRPr="00174DA9" w:rsidRDefault="000B13B9" w:rsidP="000B13B9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6A3DC4">
              <w:rPr>
                <w:rFonts w:ascii="Times New Roman" w:hAnsi="Times New Roman"/>
                <w:b/>
                <w:sz w:val="20"/>
              </w:rPr>
              <w:t xml:space="preserve">Используемая система/приложение на шаге </w:t>
            </w:r>
            <w:r w:rsidRPr="008F4B89">
              <w:rPr>
                <w:rFonts w:ascii="Times New Roman" w:hAnsi="Times New Roman"/>
                <w:i/>
                <w:sz w:val="16"/>
                <w:szCs w:val="16"/>
              </w:rPr>
              <w:t>(если есть)</w:t>
            </w:r>
          </w:p>
        </w:tc>
        <w:tc>
          <w:tcPr>
            <w:tcW w:w="3980" w:type="dxa"/>
            <w:shd w:val="clear" w:color="auto" w:fill="E7E6E6" w:themeFill="background2"/>
            <w:vAlign w:val="center"/>
          </w:tcPr>
          <w:p w14:paraId="16FCA152" w14:textId="77777777" w:rsidR="000B13B9" w:rsidRPr="00174DA9" w:rsidRDefault="000B13B9" w:rsidP="000B13B9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6A3DC4">
              <w:rPr>
                <w:rFonts w:ascii="Times New Roman" w:hAnsi="Times New Roman"/>
                <w:b/>
                <w:sz w:val="20"/>
              </w:rPr>
              <w:t xml:space="preserve">Комментарии/Важные детали </w:t>
            </w:r>
            <w:r w:rsidRPr="008F4B89">
              <w:rPr>
                <w:rFonts w:ascii="Times New Roman" w:hAnsi="Times New Roman"/>
                <w:i/>
                <w:sz w:val="16"/>
                <w:szCs w:val="16"/>
              </w:rPr>
              <w:t>(например, какие данные используются, что проверяется</w:t>
            </w:r>
            <w:r>
              <w:rPr>
                <w:rFonts w:ascii="Times New Roman" w:hAnsi="Times New Roman"/>
                <w:i/>
                <w:sz w:val="16"/>
                <w:szCs w:val="16"/>
              </w:rPr>
              <w:t>. скриншоты</w:t>
            </w:r>
            <w:r w:rsidRPr="008F4B89">
              <w:rPr>
                <w:rFonts w:ascii="Times New Roman" w:hAnsi="Times New Roman"/>
                <w:i/>
                <w:sz w:val="16"/>
                <w:szCs w:val="16"/>
              </w:rPr>
              <w:t>).</w:t>
            </w:r>
          </w:p>
        </w:tc>
      </w:tr>
      <w:tr w:rsidR="000B13B9" w:rsidRPr="00B32A3D" w14:paraId="1ED1B9A8" w14:textId="77777777" w:rsidTr="000B13B9">
        <w:tc>
          <w:tcPr>
            <w:tcW w:w="676" w:type="dxa"/>
            <w:vAlign w:val="center"/>
          </w:tcPr>
          <w:p w14:paraId="5AE9E698" w14:textId="77777777" w:rsidR="000B13B9" w:rsidRPr="000C1F07" w:rsidRDefault="000B13B9" w:rsidP="000B13B9">
            <w:pPr>
              <w:rPr>
                <w:rFonts w:ascii="Times New Roman" w:hAnsi="Times New Roman"/>
                <w:sz w:val="20"/>
                <w:lang w:val="en-US"/>
              </w:rPr>
            </w:pPr>
            <w:r w:rsidRPr="00174DA9">
              <w:rPr>
                <w:rFonts w:ascii="Times New Roman" w:hAnsi="Times New Roman"/>
                <w:sz w:val="20"/>
              </w:rPr>
              <w:lastRenderedPageBreak/>
              <w:t>1</w:t>
            </w:r>
            <w:r>
              <w:rPr>
                <w:rFonts w:ascii="Times New Roman" w:hAnsi="Times New Roman"/>
                <w:sz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14:paraId="5A402D8F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 [Открыть каталог \\</w:t>
            </w:r>
            <w:r w:rsidRPr="00B32A3D">
              <w:rPr>
                <w:rFonts w:ascii="Times New Roman" w:hAnsi="Times New Roman"/>
                <w:sz w:val="20"/>
                <w:lang w:val="en-US"/>
              </w:rPr>
              <w:t>BB</w:t>
            </w:r>
            <w:r w:rsidRPr="00B32A3D">
              <w:rPr>
                <w:rFonts w:ascii="Times New Roman" w:hAnsi="Times New Roman"/>
                <w:sz w:val="20"/>
              </w:rPr>
              <w:t>.</w:t>
            </w:r>
            <w:proofErr w:type="spellStart"/>
            <w:r w:rsidRPr="00B32A3D">
              <w:rPr>
                <w:rFonts w:ascii="Times New Roman" w:hAnsi="Times New Roman"/>
                <w:sz w:val="20"/>
                <w:lang w:val="en-US"/>
              </w:rPr>
              <w:t>asb</w:t>
            </w:r>
            <w:proofErr w:type="spellEnd"/>
            <w:r w:rsidRPr="00B32A3D">
              <w:rPr>
                <w:rFonts w:ascii="Times New Roman" w:hAnsi="Times New Roman"/>
                <w:sz w:val="20"/>
              </w:rPr>
              <w:t>\(</w:t>
            </w:r>
            <w:r w:rsidRPr="00B32A3D">
              <w:rPr>
                <w:rFonts w:ascii="Times New Roman" w:hAnsi="Times New Roman"/>
                <w:sz w:val="20"/>
                <w:lang w:val="en-US"/>
              </w:rPr>
              <w:t>G</w:t>
            </w:r>
            <w:r w:rsidRPr="00B32A3D">
              <w:rPr>
                <w:rFonts w:ascii="Times New Roman" w:hAnsi="Times New Roman"/>
                <w:sz w:val="20"/>
              </w:rPr>
              <w:t>:), найти папку «Документы»- «Хранение» - «Департамент кредитования населения» - «Мониторинг ставок банков по кредитам» - «2025» - «08 август 2025» - файл «08.08»]</w:t>
            </w:r>
          </w:p>
        </w:tc>
        <w:tc>
          <w:tcPr>
            <w:tcW w:w="2095" w:type="dxa"/>
            <w:vAlign w:val="center"/>
          </w:tcPr>
          <w:p w14:paraId="6B20A6B5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[рабочий компьютер сотрудника]</w:t>
            </w:r>
          </w:p>
        </w:tc>
        <w:tc>
          <w:tcPr>
            <w:tcW w:w="3980" w:type="dxa"/>
            <w:vAlign w:val="center"/>
          </w:tcPr>
          <w:p w14:paraId="5EA84CD6" w14:textId="77777777" w:rsidR="000B13B9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[Папка должна быть доступна для Робота]</w:t>
            </w:r>
          </w:p>
          <w:p w14:paraId="79989AE9" w14:textId="77777777" w:rsidR="000B13B9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6E7BCF6F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</w:tc>
      </w:tr>
      <w:tr w:rsidR="000B13B9" w:rsidRPr="00B32A3D" w14:paraId="258A0500" w14:textId="77777777" w:rsidTr="000B13B9">
        <w:tc>
          <w:tcPr>
            <w:tcW w:w="676" w:type="dxa"/>
            <w:vAlign w:val="center"/>
          </w:tcPr>
          <w:p w14:paraId="6ECC1DE5" w14:textId="77777777" w:rsidR="000B13B9" w:rsidRPr="000C1F07" w:rsidRDefault="000B13B9" w:rsidP="000B13B9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1.</w:t>
            </w:r>
            <w:r w:rsidRPr="00174DA9">
              <w:rPr>
                <w:rFonts w:ascii="Times New Roman" w:hAnsi="Times New Roman"/>
                <w:sz w:val="20"/>
              </w:rPr>
              <w:t>2</w:t>
            </w:r>
            <w:r>
              <w:rPr>
                <w:rFonts w:ascii="Times New Roman" w:hAnsi="Times New Roman"/>
                <w:sz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14:paraId="27A3DF6A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 [Копировать файл с ежедневным мониторингом за последний рабочий день, сохранить его в папке «08 август 2025» с текущей датой]</w:t>
            </w:r>
          </w:p>
          <w:p w14:paraId="54BEBDD9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34860D97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15C438F1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23C93C49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95" w:type="dxa"/>
            <w:vAlign w:val="center"/>
          </w:tcPr>
          <w:p w14:paraId="7A1A81FA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[рабочий компьютер сотрудника]</w:t>
            </w:r>
          </w:p>
        </w:tc>
        <w:tc>
          <w:tcPr>
            <w:tcW w:w="3980" w:type="dxa"/>
            <w:vAlign w:val="center"/>
          </w:tcPr>
          <w:p w14:paraId="65F93C45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[Папка должна быть доступна для Робота]</w:t>
            </w:r>
          </w:p>
        </w:tc>
      </w:tr>
      <w:tr w:rsidR="000B13B9" w:rsidRPr="00B32A3D" w14:paraId="455AD54D" w14:textId="77777777" w:rsidTr="000B13B9">
        <w:tc>
          <w:tcPr>
            <w:tcW w:w="676" w:type="dxa"/>
            <w:vAlign w:val="center"/>
          </w:tcPr>
          <w:p w14:paraId="3AEE93FD" w14:textId="77777777" w:rsidR="000B13B9" w:rsidRPr="000C1F07" w:rsidRDefault="000B13B9" w:rsidP="000B13B9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1.</w:t>
            </w:r>
            <w:r w:rsidRPr="00174DA9">
              <w:rPr>
                <w:rFonts w:ascii="Times New Roman" w:hAnsi="Times New Roman"/>
                <w:sz w:val="20"/>
              </w:rPr>
              <w:t>3</w:t>
            </w:r>
            <w:r>
              <w:rPr>
                <w:rFonts w:ascii="Times New Roman" w:hAnsi="Times New Roman"/>
                <w:sz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14:paraId="6DB01338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16DE4208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  <w:lang w:val="en-US"/>
              </w:rPr>
              <w:t>[</w:t>
            </w:r>
            <w:r w:rsidRPr="00B32A3D">
              <w:rPr>
                <w:rFonts w:ascii="Times New Roman" w:hAnsi="Times New Roman"/>
                <w:sz w:val="20"/>
              </w:rPr>
              <w:t>Открыть скопированный файл</w:t>
            </w:r>
            <w:r w:rsidRPr="00B32A3D">
              <w:rPr>
                <w:rFonts w:ascii="Times New Roman" w:hAnsi="Times New Roman"/>
                <w:sz w:val="20"/>
                <w:lang w:val="en-US"/>
              </w:rPr>
              <w:t>]</w:t>
            </w:r>
            <w:r w:rsidRPr="00B32A3D">
              <w:rPr>
                <w:rFonts w:ascii="Times New Roman" w:hAnsi="Times New Roman"/>
                <w:sz w:val="20"/>
              </w:rPr>
              <w:t xml:space="preserve"> </w:t>
            </w:r>
          </w:p>
          <w:p w14:paraId="6797FBF4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4CA9B1AE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  <w:p w14:paraId="25124B96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95" w:type="dxa"/>
            <w:vAlign w:val="center"/>
          </w:tcPr>
          <w:p w14:paraId="49EA7822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/>
                <w:sz w:val="20"/>
              </w:rPr>
              <w:t>Excel</w:t>
            </w:r>
            <w:proofErr w:type="spellEnd"/>
            <w:r w:rsidRPr="00B32A3D"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3980" w:type="dxa"/>
            <w:vAlign w:val="center"/>
          </w:tcPr>
          <w:p w14:paraId="430F847F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[В файле может быть до 500 строк]</w:t>
            </w:r>
          </w:p>
        </w:tc>
      </w:tr>
      <w:tr w:rsidR="000B13B9" w:rsidRPr="00B32A3D" w14:paraId="25EB56CC" w14:textId="77777777" w:rsidTr="000B13B9">
        <w:tc>
          <w:tcPr>
            <w:tcW w:w="676" w:type="dxa"/>
            <w:vAlign w:val="center"/>
          </w:tcPr>
          <w:p w14:paraId="48B5CAA8" w14:textId="77777777" w:rsidR="000B13B9" w:rsidRPr="00DD2615" w:rsidRDefault="000B13B9" w:rsidP="000B13B9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1.4.</w:t>
            </w:r>
          </w:p>
        </w:tc>
        <w:tc>
          <w:tcPr>
            <w:tcW w:w="2600" w:type="dxa"/>
            <w:vAlign w:val="center"/>
          </w:tcPr>
          <w:p w14:paraId="012C6727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[Поочередно зайти на страницу каждого кредита по всем банкам из перечня в таблице (возможно добавление новых разделов и видов кредитов)]  </w:t>
            </w:r>
          </w:p>
        </w:tc>
        <w:tc>
          <w:tcPr>
            <w:tcW w:w="2095" w:type="dxa"/>
            <w:vAlign w:val="center"/>
          </w:tcPr>
          <w:p w14:paraId="1F7DE7A9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/>
                <w:sz w:val="20"/>
              </w:rPr>
              <w:t>Excel</w:t>
            </w:r>
            <w:proofErr w:type="spellEnd"/>
            <w:r w:rsidRPr="00B32A3D"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3980" w:type="dxa"/>
            <w:vAlign w:val="center"/>
          </w:tcPr>
          <w:p w14:paraId="3C2D037B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[На страницах по каждому кредиту на сайтах банков проверяются размеры процентных ставок по кредитам, срок кредитов, максимальная сумма, внедрение новых продуктов, могут быть добавлены дополнительные параметры поиска]</w:t>
            </w:r>
          </w:p>
        </w:tc>
      </w:tr>
      <w:tr w:rsidR="000B13B9" w:rsidRPr="00B32A3D" w14:paraId="5644C538" w14:textId="77777777" w:rsidTr="000B13B9">
        <w:tc>
          <w:tcPr>
            <w:tcW w:w="676" w:type="dxa"/>
            <w:vAlign w:val="center"/>
          </w:tcPr>
          <w:p w14:paraId="506D8874" w14:textId="77777777" w:rsidR="000B13B9" w:rsidRPr="000C1F07" w:rsidRDefault="000B13B9" w:rsidP="000B13B9">
            <w:pPr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1.</w:t>
            </w:r>
            <w:r>
              <w:rPr>
                <w:rFonts w:ascii="Times New Roman" w:hAnsi="Times New Roman"/>
                <w:sz w:val="20"/>
              </w:rPr>
              <w:t>5</w:t>
            </w:r>
            <w:r>
              <w:rPr>
                <w:rFonts w:ascii="Times New Roman" w:hAnsi="Times New Roman"/>
                <w:sz w:val="20"/>
                <w:lang w:val="en-US"/>
              </w:rPr>
              <w:t>.</w:t>
            </w:r>
          </w:p>
        </w:tc>
        <w:tc>
          <w:tcPr>
            <w:tcW w:w="2600" w:type="dxa"/>
            <w:vAlign w:val="center"/>
          </w:tcPr>
          <w:p w14:paraId="1518BAC3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[Анализируются изменения заданных параметров (вид кредита , наименование кредита, размер процентной ставки, срок кредита и т.д.) путем сверки с предыдущим значением] </w:t>
            </w:r>
          </w:p>
        </w:tc>
        <w:tc>
          <w:tcPr>
            <w:tcW w:w="2095" w:type="dxa"/>
            <w:vAlign w:val="center"/>
          </w:tcPr>
          <w:p w14:paraId="70C17E8A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/>
                <w:sz w:val="20"/>
              </w:rPr>
              <w:t>Excel</w:t>
            </w:r>
            <w:proofErr w:type="spellEnd"/>
            <w:r w:rsidRPr="00B32A3D"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3980" w:type="dxa"/>
            <w:vAlign w:val="center"/>
          </w:tcPr>
          <w:p w14:paraId="4A205AB6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В случае изменения параметров выполняется изменение данных в итоговой таблице с выделением цветом ячеек с новыми данными. В случае добавления нового раздела (кроме имеющихся), информация сохраняется в новом столбце. В случае внедрения новых продуктов, сохранение информации производится в новой ячейке или в уже имеющихся в соответствии с видом кредита. Все изменения выделяются цветом]</w:t>
            </w:r>
          </w:p>
        </w:tc>
      </w:tr>
      <w:tr w:rsidR="000B13B9" w:rsidRPr="00B32A3D" w14:paraId="1ADFD2BB" w14:textId="77777777" w:rsidTr="000B13B9">
        <w:tc>
          <w:tcPr>
            <w:tcW w:w="676" w:type="dxa"/>
            <w:vAlign w:val="center"/>
          </w:tcPr>
          <w:p w14:paraId="274ECBAA" w14:textId="77777777" w:rsidR="000B13B9" w:rsidRPr="00C861AE" w:rsidRDefault="000B13B9" w:rsidP="000B13B9">
            <w:pPr>
              <w:rPr>
                <w:rFonts w:ascii="Times New Roman" w:hAnsi="Times New Roman"/>
                <w:sz w:val="20"/>
              </w:rPr>
            </w:pPr>
            <w:r w:rsidRPr="00C861AE">
              <w:rPr>
                <w:rFonts w:ascii="Times New Roman" w:hAnsi="Times New Roman"/>
                <w:sz w:val="20"/>
              </w:rPr>
              <w:t>1.</w:t>
            </w:r>
            <w:r>
              <w:rPr>
                <w:rFonts w:ascii="Times New Roman" w:hAnsi="Times New Roman"/>
                <w:sz w:val="20"/>
              </w:rPr>
              <w:t>6</w:t>
            </w:r>
            <w:r w:rsidRPr="00C861AE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600" w:type="dxa"/>
            <w:vAlign w:val="center"/>
          </w:tcPr>
          <w:p w14:paraId="14E7F5D4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>[Итоговый файл таблицы за текущую дату распечатывается и предоставляется руководителям]</w:t>
            </w:r>
          </w:p>
        </w:tc>
        <w:tc>
          <w:tcPr>
            <w:tcW w:w="2095" w:type="dxa"/>
            <w:vAlign w:val="center"/>
          </w:tcPr>
          <w:p w14:paraId="21CE7AEB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  <w:r w:rsidRPr="00B32A3D">
              <w:rPr>
                <w:rFonts w:ascii="Times New Roman" w:hAnsi="Times New Roman"/>
                <w:sz w:val="20"/>
              </w:rPr>
              <w:t xml:space="preserve">[MS </w:t>
            </w:r>
            <w:proofErr w:type="spellStart"/>
            <w:r w:rsidRPr="00B32A3D">
              <w:rPr>
                <w:rFonts w:ascii="Times New Roman" w:hAnsi="Times New Roman"/>
                <w:sz w:val="20"/>
              </w:rPr>
              <w:t>Excel</w:t>
            </w:r>
            <w:proofErr w:type="spellEnd"/>
            <w:r w:rsidRPr="00B32A3D">
              <w:rPr>
                <w:rFonts w:ascii="Times New Roman" w:hAnsi="Times New Roman"/>
                <w:sz w:val="20"/>
              </w:rPr>
              <w:t>]</w:t>
            </w:r>
          </w:p>
        </w:tc>
        <w:tc>
          <w:tcPr>
            <w:tcW w:w="3980" w:type="dxa"/>
            <w:vAlign w:val="center"/>
          </w:tcPr>
          <w:p w14:paraId="094E45FE" w14:textId="77777777" w:rsidR="000B13B9" w:rsidRPr="00B32A3D" w:rsidRDefault="000B13B9" w:rsidP="000B13B9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1E28C85" w14:textId="77777777" w:rsidR="000B13B9" w:rsidRDefault="000B13B9" w:rsidP="000B13B9">
      <w:pPr>
        <w:ind w:firstLine="709"/>
        <w:rPr>
          <w:rFonts w:ascii="Times New Roman" w:hAnsi="Times New Roman"/>
          <w:sz w:val="28"/>
          <w:szCs w:val="28"/>
        </w:rPr>
      </w:pPr>
    </w:p>
    <w:p w14:paraId="442D0693" w14:textId="77777777" w:rsidR="006305F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шаблон банка внести информацию согласно ключевым данным.</w:t>
      </w:r>
    </w:p>
    <w:tbl>
      <w:tblPr>
        <w:tblW w:w="8070" w:type="dxa"/>
        <w:tblInd w:w="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0"/>
      </w:tblGrid>
      <w:tr w:rsidR="006305F5" w:rsidRPr="00DB6A42" w14:paraId="6123A3E3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0E620342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Депозит </w:t>
            </w:r>
          </w:p>
        </w:tc>
      </w:tr>
      <w:tr w:rsidR="006305F5" w:rsidRPr="00DB6A42" w14:paraId="2267D75F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2F531C0C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</w:tr>
      <w:tr w:rsidR="006305F5" w:rsidRPr="00DB6A42" w14:paraId="0B8FC860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04BE174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</w:tr>
      <w:tr w:rsidR="006305F5" w:rsidRPr="00DB6A42" w14:paraId="6DE37BCB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2606CC97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</w:tr>
      <w:tr w:rsidR="006305F5" w:rsidRPr="00DB6A42" w14:paraId="67D6C9F5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4B110AC3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</w:tr>
      <w:tr w:rsidR="006305F5" w:rsidRPr="00DB6A42" w14:paraId="6ABC5870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360EA42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lastRenderedPageBreak/>
              <w:t>Процентная ставка</w:t>
            </w:r>
          </w:p>
        </w:tc>
      </w:tr>
      <w:tr w:rsidR="006305F5" w:rsidRPr="00DB6A42" w14:paraId="607EBF8C" w14:textId="77777777" w:rsidTr="00CA0F24">
        <w:trPr>
          <w:trHeight w:val="315"/>
        </w:trPr>
        <w:tc>
          <w:tcPr>
            <w:tcW w:w="8070" w:type="dxa"/>
            <w:shd w:val="clear" w:color="auto" w:fill="auto"/>
            <w:noWrap/>
            <w:vAlign w:val="bottom"/>
            <w:hideMark/>
          </w:tcPr>
          <w:p w14:paraId="5699AC95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</w:tr>
    </w:tbl>
    <w:p w14:paraId="79873B84" w14:textId="77777777" w:rsidR="006305F5" w:rsidRPr="000F7645" w:rsidRDefault="006305F5" w:rsidP="006305F5">
      <w:pPr>
        <w:rPr>
          <w:sz w:val="28"/>
          <w:szCs w:val="28"/>
        </w:rPr>
      </w:pPr>
    </w:p>
    <w:p w14:paraId="1AB287EB" w14:textId="6165DA5B" w:rsidR="006305F5" w:rsidRPr="00F43656" w:rsidRDefault="00F43656" w:rsidP="00B8410A">
      <w:pPr>
        <w:numPr>
          <w:ilvl w:val="0"/>
          <w:numId w:val="22"/>
        </w:numPr>
        <w:rPr>
          <w:rFonts w:ascii="Times New Roman" w:hAnsi="Times New Roman"/>
          <w:b/>
          <w:sz w:val="28"/>
          <w:szCs w:val="28"/>
        </w:rPr>
      </w:pPr>
      <w:r w:rsidRPr="00F43656">
        <w:rPr>
          <w:rFonts w:ascii="Times New Roman" w:hAnsi="Times New Roman"/>
          <w:b/>
          <w:sz w:val="28"/>
          <w:szCs w:val="28"/>
        </w:rPr>
        <w:t>ОАО «</w:t>
      </w:r>
      <w:proofErr w:type="spellStart"/>
      <w:r w:rsidRPr="00F43656">
        <w:rPr>
          <w:rFonts w:ascii="Times New Roman" w:hAnsi="Times New Roman"/>
          <w:b/>
          <w:sz w:val="28"/>
          <w:szCs w:val="28"/>
        </w:rPr>
        <w:t>Белагропромбанк</w:t>
      </w:r>
      <w:proofErr w:type="spellEnd"/>
      <w:r w:rsidRPr="00F43656">
        <w:rPr>
          <w:rFonts w:ascii="Times New Roman" w:hAnsi="Times New Roman"/>
          <w:b/>
          <w:sz w:val="28"/>
          <w:szCs w:val="28"/>
        </w:rPr>
        <w:t xml:space="preserve">» </w:t>
      </w:r>
      <w:hyperlink r:id="rId58" w:history="1">
        <w:r w:rsidRPr="00F43656">
          <w:rPr>
            <w:rStyle w:val="af4"/>
            <w:rFonts w:ascii="Times New Roman" w:hAnsi="Times New Roman"/>
            <w:b/>
            <w:color w:val="auto"/>
          </w:rPr>
          <w:t>https://www.belapb.by/</w:t>
        </w:r>
      </w:hyperlink>
    </w:p>
    <w:p w14:paraId="4E15044F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99CC94" wp14:editId="074A39A3">
            <wp:extent cx="5354320" cy="25620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1386" cy="25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1E8C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4591DCF5" wp14:editId="07D68C6F">
            <wp:extent cx="3863340" cy="1266825"/>
            <wp:effectExtent l="0" t="0" r="381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978" cy="128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9E26" w14:textId="77777777" w:rsidR="006305F5" w:rsidRDefault="006305F5" w:rsidP="006305F5">
      <w:pPr>
        <w:jc w:val="center"/>
        <w:rPr>
          <w:rFonts w:ascii="Times New Roman" w:hAnsi="Times New Roman"/>
          <w:b/>
          <w:szCs w:val="24"/>
        </w:rPr>
      </w:pPr>
      <w:r w:rsidRPr="00D82433">
        <w:rPr>
          <w:rFonts w:ascii="Times New Roman" w:hAnsi="Times New Roman"/>
          <w:b/>
          <w:szCs w:val="24"/>
        </w:rPr>
        <w:t>Страница «Белорусские рубли»</w:t>
      </w:r>
    </w:p>
    <w:p w14:paraId="070B07FA" w14:textId="77777777" w:rsidR="006305F5" w:rsidRPr="00916C19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Безотзывный</w:t>
      </w:r>
    </w:p>
    <w:p w14:paraId="4D3DB226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CD6213E" wp14:editId="4DC613BA">
            <wp:extent cx="5991225" cy="63436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3BB6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ins w:id="47" w:author="Езерская Анна Иосифовна" w:date="2026-01-06T10:38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42EF95FF" wp14:editId="7C5A1FCA">
              <wp:extent cx="6331585" cy="4617773"/>
              <wp:effectExtent l="0" t="0" r="0" b="0"/>
              <wp:docPr id="69" name="Рисунок 6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6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1585" cy="46177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3247A224" w14:textId="77777777" w:rsidR="006305F5" w:rsidRDefault="006305F5" w:rsidP="006305F5">
      <w:pPr>
        <w:jc w:val="left"/>
        <w:rPr>
          <w:rFonts w:ascii="Times New Roman" w:hAnsi="Times New Roman"/>
          <w:b/>
          <w:sz w:val="28"/>
          <w:szCs w:val="28"/>
        </w:rPr>
        <w:sectPr w:rsidR="006305F5" w:rsidSect="00F37C7A">
          <w:headerReference w:type="default" r:id="rId63"/>
          <w:footerReference w:type="default" r:id="rId64"/>
          <w:pgSz w:w="12240" w:h="15840"/>
          <w:pgMar w:top="851" w:right="851" w:bottom="851" w:left="1418" w:header="720" w:footer="720" w:gutter="0"/>
          <w:cols w:space="720"/>
          <w:docGrid w:linePitch="360"/>
        </w:sect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28828584" wp14:editId="3248D99E">
            <wp:extent cx="4235668" cy="1382595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422" cy="140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FD93" w14:textId="77777777" w:rsidR="006305F5" w:rsidRDefault="006305F5" w:rsidP="006305F5">
      <w:pPr>
        <w:jc w:val="left"/>
        <w:rPr>
          <w:rFonts w:ascii="Times New Roman" w:hAnsi="Times New Roman"/>
          <w:b/>
          <w:sz w:val="28"/>
          <w:szCs w:val="28"/>
        </w:rPr>
      </w:pPr>
    </w:p>
    <w:p w14:paraId="5CC3903F" w14:textId="77777777" w:rsidR="006305F5" w:rsidRPr="00916C19" w:rsidRDefault="006305F5" w:rsidP="006305F5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 w:rsidRPr="00916C19">
        <w:rPr>
          <w:rFonts w:ascii="Times New Roman" w:hAnsi="Times New Roman"/>
          <w:sz w:val="28"/>
          <w:szCs w:val="28"/>
        </w:rPr>
        <w:t>Отзывный</w:t>
      </w:r>
      <w:proofErr w:type="spellEnd"/>
    </w:p>
    <w:p w14:paraId="5581A24B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p w14:paraId="693C01A4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D152DF" wp14:editId="0C651200">
            <wp:extent cx="5753100" cy="4580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5353" cy="45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E15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tbl>
      <w:tblPr>
        <w:tblW w:w="730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2623"/>
      </w:tblGrid>
      <w:tr w:rsidR="006305F5" w:rsidRPr="00DB6A42" w14:paraId="1EDDE836" w14:textId="77777777" w:rsidTr="00CA0F24">
        <w:trPr>
          <w:trHeight w:val="315"/>
        </w:trPr>
        <w:tc>
          <w:tcPr>
            <w:tcW w:w="7307" w:type="dxa"/>
            <w:gridSpan w:val="2"/>
            <w:shd w:val="clear" w:color="auto" w:fill="auto"/>
            <w:noWrap/>
            <w:vAlign w:val="bottom"/>
            <w:hideMark/>
          </w:tcPr>
          <w:p w14:paraId="37157EFC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4EB55DD7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6305F5" w:rsidRPr="00DB6A42" w14:paraId="58C90637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422210B2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2FE75588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6305F5" w:rsidRPr="00DB6A42" w14:paraId="2274E538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3005495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Срочность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2EB9A17C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До востребования 0,01%</w:t>
            </w:r>
          </w:p>
        </w:tc>
      </w:tr>
      <w:tr w:rsidR="006305F5" w:rsidRPr="00DB6A42" w14:paraId="45504CFD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98A60A5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4CAA88D6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6305F5" w:rsidRPr="00722D6B" w14:paraId="2F9EB3AB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34A6582F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6C91C77B" w14:textId="77777777" w:rsidR="006305F5" w:rsidRPr="00722D6B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</w:tc>
      </w:tr>
      <w:tr w:rsidR="006305F5" w:rsidRPr="00DB6A42" w14:paraId="2D745223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65F75DE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4739C22E" w14:textId="77777777" w:rsidR="006305F5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0DDB345B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1-32</w:t>
            </w:r>
          </w:p>
        </w:tc>
      </w:tr>
      <w:tr w:rsidR="006305F5" w:rsidRPr="00DB6A42" w14:paraId="40FF1826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27FE2B4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5F28F2FF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В процентах %</w:t>
            </w:r>
          </w:p>
        </w:tc>
      </w:tr>
      <w:tr w:rsidR="006305F5" w:rsidRPr="00DB6A42" w14:paraId="13718048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154E38C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74E5155D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  <w:tr w:rsidR="006305F5" w:rsidRPr="00DB6A42" w14:paraId="6DB7DB52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453086D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Право пополнения/право снятия</w:t>
            </w:r>
          </w:p>
        </w:tc>
        <w:tc>
          <w:tcPr>
            <w:tcW w:w="2623" w:type="dxa"/>
            <w:shd w:val="clear" w:color="auto" w:fill="auto"/>
            <w:noWrap/>
            <w:vAlign w:val="bottom"/>
            <w:hideMark/>
          </w:tcPr>
          <w:p w14:paraId="0076EEE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Не предусмотрено пополнение</w:t>
            </w:r>
          </w:p>
        </w:tc>
      </w:tr>
    </w:tbl>
    <w:p w14:paraId="4165DCF7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  <w:ins w:id="48" w:author="Езерская Анна Иосифовна" w:date="2026-01-06T10:50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1C704D70" wp14:editId="1B578773">
              <wp:extent cx="6324600" cy="4791075"/>
              <wp:effectExtent l="0" t="0" r="0" b="9525"/>
              <wp:docPr id="70" name="Рисунок 7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>
                      <a:blip r:embed="rId6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24600" cy="479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BDABEA0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tbl>
      <w:tblPr>
        <w:tblW w:w="835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3670"/>
      </w:tblGrid>
      <w:tr w:rsidR="006305F5" w:rsidRPr="00DB6A42" w14:paraId="48BD7DD9" w14:textId="77777777" w:rsidTr="00CA0F24">
        <w:trPr>
          <w:trHeight w:val="315"/>
        </w:trPr>
        <w:tc>
          <w:tcPr>
            <w:tcW w:w="8354" w:type="dxa"/>
            <w:gridSpan w:val="2"/>
            <w:shd w:val="clear" w:color="auto" w:fill="auto"/>
            <w:noWrap/>
            <w:vAlign w:val="bottom"/>
            <w:hideMark/>
          </w:tcPr>
          <w:p w14:paraId="11D00A98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75333678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6305F5" w:rsidRPr="00DB6A42" w14:paraId="438894BC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891C92C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7BDF6091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6305F5" w:rsidRPr="00DB6A42" w14:paraId="741FC341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9BEC616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56C2395F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6305F5" w:rsidRPr="00722D6B" w14:paraId="60AC6E33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1929B57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705DFC7E" w14:textId="77777777" w:rsidR="006305F5" w:rsidRPr="00722D6B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</w:tc>
      </w:tr>
      <w:tr w:rsidR="006305F5" w:rsidRPr="00DB6A42" w14:paraId="29647322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520C8CA4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467C61EB" w14:textId="77777777" w:rsidR="006305F5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2CC55541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1-32</w:t>
            </w:r>
          </w:p>
        </w:tc>
      </w:tr>
      <w:tr w:rsidR="006305F5" w:rsidRPr="00DB6A42" w14:paraId="70AFF777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DA1B4FF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0FA965B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6305F5" w:rsidRPr="00DB6A42" w14:paraId="3A03C09C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9B59634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3670" w:type="dxa"/>
            <w:shd w:val="clear" w:color="auto" w:fill="auto"/>
            <w:noWrap/>
            <w:vAlign w:val="bottom"/>
            <w:hideMark/>
          </w:tcPr>
          <w:p w14:paraId="36501A0A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3D00E562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  <w:sectPr w:rsidR="006305F5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666CA9BB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p w14:paraId="71B84F8F" w14:textId="77777777" w:rsidR="006305F5" w:rsidRPr="00916C19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Страница «Иностранная Валюта»</w:t>
      </w:r>
    </w:p>
    <w:p w14:paraId="46D11EFB" w14:textId="77777777" w:rsidR="006305F5" w:rsidRPr="00916C19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Безотзывный</w:t>
      </w:r>
    </w:p>
    <w:p w14:paraId="5F9E4ABD" w14:textId="77777777" w:rsidR="006305F5" w:rsidRPr="00916C19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 w:rsidRPr="00916C19">
        <w:rPr>
          <w:rFonts w:ascii="Times New Roman" w:hAnsi="Times New Roman"/>
          <w:b/>
          <w:sz w:val="28"/>
          <w:szCs w:val="28"/>
        </w:rPr>
        <w:t>Китайские юани</w:t>
      </w:r>
    </w:p>
    <w:p w14:paraId="56A62068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F3FE61" wp14:editId="36727A2C">
            <wp:extent cx="6029325" cy="37147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1743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0C5C6E5" wp14:editId="1E6C2206">
            <wp:extent cx="6324600" cy="50863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4B3E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tbl>
      <w:tblPr>
        <w:tblW w:w="977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5087"/>
      </w:tblGrid>
      <w:tr w:rsidR="006305F5" w:rsidRPr="00DB6A42" w14:paraId="7A35D824" w14:textId="77777777" w:rsidTr="00CA0F24">
        <w:trPr>
          <w:trHeight w:val="315"/>
        </w:trPr>
        <w:tc>
          <w:tcPr>
            <w:tcW w:w="9771" w:type="dxa"/>
            <w:gridSpan w:val="2"/>
            <w:shd w:val="clear" w:color="auto" w:fill="auto"/>
            <w:noWrap/>
            <w:vAlign w:val="bottom"/>
            <w:hideMark/>
          </w:tcPr>
          <w:p w14:paraId="4A7E6490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6DE4B663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6305F5" w:rsidRPr="00DB6A42" w14:paraId="4039B671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7EB1D7BB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07AE2E7A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Безотзывный</w:t>
            </w:r>
          </w:p>
        </w:tc>
      </w:tr>
      <w:tr w:rsidR="006305F5" w:rsidRPr="00DB6A42" w14:paraId="11D48129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118E8C4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33A66745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6305F5" w:rsidRPr="00722D6B" w14:paraId="2F262CF6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06BBEA0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607CCF36" w14:textId="77777777" w:rsidR="006305F5" w:rsidRPr="00722D6B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CNY</w:t>
            </w:r>
          </w:p>
        </w:tc>
      </w:tr>
      <w:tr w:rsidR="006305F5" w:rsidRPr="00DB6A42" w14:paraId="6A38C9B3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697AF8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6435F043" w14:textId="77777777" w:rsidR="006305F5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Диапазон:</w:t>
            </w:r>
          </w:p>
          <w:p w14:paraId="044F1DD9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32-61, 62-185, 186-366, 366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-730</w:t>
            </w:r>
          </w:p>
        </w:tc>
      </w:tr>
      <w:tr w:rsidR="006305F5" w:rsidRPr="00DB6A42" w14:paraId="39CED0DB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1F9EB6E4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26DAFAA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5964BE"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6305F5" w:rsidRPr="00DB6A42" w14:paraId="638D2A42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4E2F2285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5087" w:type="dxa"/>
            <w:shd w:val="clear" w:color="auto" w:fill="auto"/>
            <w:noWrap/>
            <w:vAlign w:val="bottom"/>
            <w:hideMark/>
          </w:tcPr>
          <w:p w14:paraId="014C34AB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399B1147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  <w:sectPr w:rsidR="006305F5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0CF293EF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p w14:paraId="5121E1B5" w14:textId="77777777" w:rsidR="006305F5" w:rsidRDefault="006305F5" w:rsidP="006305F5">
      <w:pPr>
        <w:jc w:val="center"/>
        <w:rPr>
          <w:rFonts w:ascii="Times New Roman" w:hAnsi="Times New Roman"/>
          <w:b/>
          <w:szCs w:val="24"/>
        </w:rPr>
      </w:pPr>
      <w:r w:rsidRPr="00D82433">
        <w:rPr>
          <w:rFonts w:ascii="Times New Roman" w:hAnsi="Times New Roman"/>
          <w:b/>
          <w:szCs w:val="24"/>
        </w:rPr>
        <w:t>Российские рубли</w:t>
      </w:r>
    </w:p>
    <w:p w14:paraId="1BDCCB33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620A0F" wp14:editId="0D28BF0A">
            <wp:extent cx="6191250" cy="6362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3355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ins w:id="49" w:author="Езерская Анна Иосифовна" w:date="2026-01-06T11:34:00Z">
        <w:r>
          <w:rPr>
            <w:rFonts w:ascii="Times New Roman" w:hAnsi="Times New Roman"/>
            <w:b/>
            <w:noProof/>
            <w:sz w:val="28"/>
            <w:szCs w:val="28"/>
            <w:lang w:eastAsia="ru-RU"/>
          </w:rPr>
          <w:lastRenderedPageBreak/>
          <w:drawing>
            <wp:inline distT="0" distB="0" distL="0" distR="0" wp14:anchorId="6F359116" wp14:editId="750BEA81">
              <wp:extent cx="6331585" cy="6379191"/>
              <wp:effectExtent l="0" t="0" r="0" b="3175"/>
              <wp:docPr id="72" name="Рисунок 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7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1585" cy="63791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1F9E226" w14:textId="77777777" w:rsidR="006305F5" w:rsidRDefault="006305F5" w:rsidP="006305F5">
      <w:pPr>
        <w:jc w:val="center"/>
        <w:rPr>
          <w:rFonts w:ascii="Times New Roman" w:hAnsi="Times New Roman"/>
          <w:b/>
          <w:szCs w:val="24"/>
        </w:rPr>
        <w:sectPr w:rsidR="006305F5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7A65B454" w14:textId="77777777" w:rsidR="006305F5" w:rsidRDefault="006305F5" w:rsidP="006305F5">
      <w:pPr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lastRenderedPageBreak/>
        <w:t>Отзывный</w:t>
      </w:r>
      <w:proofErr w:type="spellEnd"/>
    </w:p>
    <w:p w14:paraId="2AC3EEBB" w14:textId="77777777" w:rsidR="006305F5" w:rsidRDefault="006305F5" w:rsidP="006305F5">
      <w:pPr>
        <w:jc w:val="center"/>
        <w:rPr>
          <w:rFonts w:ascii="Times New Roman" w:hAnsi="Times New Roman"/>
          <w:b/>
          <w:szCs w:val="24"/>
        </w:rPr>
      </w:pPr>
    </w:p>
    <w:p w14:paraId="39AA4B49" w14:textId="77777777" w:rsidR="006305F5" w:rsidRDefault="006305F5" w:rsidP="006305F5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305E42" wp14:editId="0B9CEC83">
            <wp:extent cx="6019800" cy="2152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F0B5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tbl>
      <w:tblPr>
        <w:tblW w:w="9629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4"/>
        <w:gridCol w:w="4945"/>
      </w:tblGrid>
      <w:tr w:rsidR="006305F5" w:rsidRPr="00DB6A42" w14:paraId="48B137B0" w14:textId="77777777" w:rsidTr="00CA0F24">
        <w:trPr>
          <w:trHeight w:val="315"/>
        </w:trPr>
        <w:tc>
          <w:tcPr>
            <w:tcW w:w="9629" w:type="dxa"/>
            <w:gridSpan w:val="2"/>
            <w:shd w:val="clear" w:color="auto" w:fill="auto"/>
            <w:noWrap/>
            <w:vAlign w:val="bottom"/>
            <w:hideMark/>
          </w:tcPr>
          <w:p w14:paraId="6C1D2AA4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Депозит</w:t>
            </w:r>
          </w:p>
          <w:p w14:paraId="35F9BC15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</w:p>
        </w:tc>
      </w:tr>
      <w:tr w:rsidR="006305F5" w:rsidRPr="00DB6A42" w14:paraId="31CEBF6A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51B22E68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Вид депозита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3BAB32F5" w14:textId="77777777" w:rsidR="006305F5" w:rsidRPr="00DB6A42" w:rsidRDefault="006305F5" w:rsidP="00CA0F24">
            <w:pPr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Отзывный</w:t>
            </w:r>
            <w:proofErr w:type="spellEnd"/>
          </w:p>
        </w:tc>
      </w:tr>
      <w:tr w:rsidR="006305F5" w:rsidRPr="00DB6A42" w14:paraId="3A66BE30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3921A40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Наименование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7705F3CC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 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-</w:t>
            </w:r>
          </w:p>
        </w:tc>
      </w:tr>
      <w:tr w:rsidR="006305F5" w:rsidRPr="0046787F" w14:paraId="7542FAA6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129B12A1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Валюта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62266023" w14:textId="77777777" w:rsidR="006305F5" w:rsidRPr="0046787F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RUB</w:t>
            </w:r>
          </w:p>
        </w:tc>
      </w:tr>
      <w:tr w:rsidR="006305F5" w:rsidRPr="00DB6A42" w14:paraId="0CE6BEBF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2596ADA3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Срок  размещения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20901F75" w14:textId="77777777" w:rsidR="006305F5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Диапозон</w:t>
            </w:r>
            <w:proofErr w:type="spellEnd"/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:</w:t>
            </w:r>
          </w:p>
          <w:p w14:paraId="54138BCB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3-91</w:t>
            </w:r>
          </w:p>
        </w:tc>
      </w:tr>
      <w:tr w:rsidR="006305F5" w:rsidRPr="00DB6A42" w14:paraId="6EA5D2B6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0B304A41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Процентная ставка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569D612D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42ACE">
              <w:rPr>
                <w:rFonts w:ascii="Times New Roman" w:hAnsi="Times New Roman"/>
                <w:color w:val="000000"/>
                <w:szCs w:val="24"/>
                <w:lang w:eastAsia="ru-RU"/>
              </w:rPr>
              <w:t>Указана в цифровом значении</w:t>
            </w:r>
          </w:p>
        </w:tc>
      </w:tr>
      <w:tr w:rsidR="006305F5" w:rsidRPr="00DB6A42" w14:paraId="17B46EB8" w14:textId="77777777" w:rsidTr="00CA0F24">
        <w:trPr>
          <w:trHeight w:val="315"/>
        </w:trPr>
        <w:tc>
          <w:tcPr>
            <w:tcW w:w="4684" w:type="dxa"/>
            <w:shd w:val="clear" w:color="auto" w:fill="auto"/>
            <w:noWrap/>
            <w:vAlign w:val="bottom"/>
            <w:hideMark/>
          </w:tcPr>
          <w:p w14:paraId="6A918860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DB6A42">
              <w:rPr>
                <w:rFonts w:ascii="Times New Roman" w:hAnsi="Times New Roman"/>
                <w:color w:val="000000"/>
                <w:szCs w:val="24"/>
                <w:lang w:eastAsia="ru-RU"/>
              </w:rPr>
              <w:t>Способ размещения</w:t>
            </w:r>
          </w:p>
        </w:tc>
        <w:tc>
          <w:tcPr>
            <w:tcW w:w="4945" w:type="dxa"/>
            <w:shd w:val="clear" w:color="auto" w:fill="auto"/>
            <w:noWrap/>
            <w:vAlign w:val="bottom"/>
            <w:hideMark/>
          </w:tcPr>
          <w:p w14:paraId="6C29B93E" w14:textId="77777777" w:rsidR="006305F5" w:rsidRPr="00DB6A42" w:rsidRDefault="006305F5" w:rsidP="00CA0F24">
            <w:pPr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Генеральное соглашение/ЭТП</w:t>
            </w:r>
          </w:p>
        </w:tc>
      </w:tr>
    </w:tbl>
    <w:p w14:paraId="0008519A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</w:p>
    <w:p w14:paraId="5A2F42BB" w14:textId="77777777" w:rsidR="006305F5" w:rsidRDefault="006305F5" w:rsidP="006305F5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E2A0B99" wp14:editId="4E0BB44A">
            <wp:extent cx="5991225" cy="21907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C34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  <w:r w:rsidRPr="006927F3">
        <w:rPr>
          <w:rFonts w:ascii="Times New Roman" w:hAnsi="Times New Roman"/>
          <w:sz w:val="28"/>
          <w:szCs w:val="28"/>
          <w:lang w:val="en-US"/>
        </w:rPr>
        <w:t>USD</w:t>
      </w:r>
      <w:r w:rsidRPr="006927F3">
        <w:rPr>
          <w:rFonts w:ascii="Times New Roman" w:hAnsi="Times New Roman"/>
          <w:sz w:val="28"/>
          <w:szCs w:val="28"/>
        </w:rPr>
        <w:t xml:space="preserve">, </w:t>
      </w:r>
      <w:r w:rsidRPr="006927F3">
        <w:rPr>
          <w:rFonts w:ascii="Times New Roman" w:hAnsi="Times New Roman"/>
          <w:sz w:val="28"/>
          <w:szCs w:val="28"/>
          <w:lang w:val="en-US"/>
        </w:rPr>
        <w:t>EUR</w:t>
      </w:r>
      <w:r w:rsidRPr="006927F3">
        <w:rPr>
          <w:rFonts w:ascii="Times New Roman" w:hAnsi="Times New Roman"/>
          <w:sz w:val="28"/>
          <w:szCs w:val="28"/>
        </w:rPr>
        <w:t xml:space="preserve"> отсутствуют.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DB5806C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  <w:r w:rsidRPr="006927F3">
        <w:rPr>
          <w:rFonts w:ascii="Times New Roman" w:hAnsi="Times New Roman"/>
          <w:sz w:val="28"/>
          <w:szCs w:val="28"/>
        </w:rPr>
        <w:t>При появлении информации отличной от указанной записать отдельно в чем отличие.</w:t>
      </w:r>
    </w:p>
    <w:p w14:paraId="370CA0E7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</w:p>
    <w:p w14:paraId="7A858685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CA3C11">
        <w:rPr>
          <w:rFonts w:ascii="Times New Roman" w:hAnsi="Times New Roman"/>
          <w:sz w:val="28"/>
          <w:szCs w:val="28"/>
        </w:rPr>
        <w:t>роце</w:t>
      </w:r>
      <w:r>
        <w:rPr>
          <w:rFonts w:ascii="Times New Roman" w:hAnsi="Times New Roman"/>
          <w:sz w:val="28"/>
          <w:szCs w:val="28"/>
        </w:rPr>
        <w:t>с</w:t>
      </w:r>
      <w:r w:rsidRPr="00CA3C11">
        <w:rPr>
          <w:rFonts w:ascii="Times New Roman" w:hAnsi="Times New Roman"/>
          <w:sz w:val="28"/>
          <w:szCs w:val="28"/>
        </w:rPr>
        <w:t>с мониторинга</w:t>
      </w:r>
      <w:r w:rsidRPr="003B13C6">
        <w:rPr>
          <w:rFonts w:ascii="Times New Roman" w:hAnsi="Times New Roman"/>
          <w:sz w:val="28"/>
          <w:szCs w:val="28"/>
        </w:rPr>
        <w:t xml:space="preserve"> каждо</w:t>
      </w:r>
      <w:r>
        <w:rPr>
          <w:rFonts w:ascii="Times New Roman" w:hAnsi="Times New Roman"/>
          <w:sz w:val="28"/>
          <w:szCs w:val="28"/>
        </w:rPr>
        <w:t xml:space="preserve">го </w:t>
      </w:r>
      <w:r w:rsidRPr="003B13C6">
        <w:rPr>
          <w:rFonts w:ascii="Times New Roman" w:hAnsi="Times New Roman"/>
          <w:sz w:val="28"/>
          <w:szCs w:val="28"/>
        </w:rPr>
        <w:t>сайт</w:t>
      </w:r>
      <w:r>
        <w:rPr>
          <w:rFonts w:ascii="Times New Roman" w:hAnsi="Times New Roman"/>
          <w:sz w:val="28"/>
          <w:szCs w:val="28"/>
        </w:rPr>
        <w:t>а</w:t>
      </w:r>
      <w:r w:rsidRPr="003B13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приведен</w:t>
      </w:r>
      <w:r w:rsidRPr="003B13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П</w:t>
      </w:r>
      <w:r w:rsidRPr="003B13C6">
        <w:rPr>
          <w:rFonts w:ascii="Times New Roman" w:hAnsi="Times New Roman"/>
          <w:sz w:val="28"/>
          <w:szCs w:val="28"/>
        </w:rPr>
        <w:t>риложени</w:t>
      </w:r>
      <w:r>
        <w:rPr>
          <w:rFonts w:ascii="Times New Roman" w:hAnsi="Times New Roman"/>
          <w:sz w:val="28"/>
          <w:szCs w:val="28"/>
        </w:rPr>
        <w:t xml:space="preserve">ях 1-6. </w:t>
      </w:r>
    </w:p>
    <w:p w14:paraId="6F869CE4" w14:textId="77777777" w:rsidR="006305F5" w:rsidRPr="00B3397C" w:rsidRDefault="006305F5" w:rsidP="006305F5">
      <w:pPr>
        <w:pStyle w:val="1"/>
        <w:spacing w:line="252" w:lineRule="auto"/>
        <w:ind w:left="0" w:firstLine="709"/>
        <w:contextualSpacing/>
        <w:rPr>
          <w:rFonts w:ascii="Times New Roman" w:hAnsi="Times New Roman"/>
          <w:szCs w:val="28"/>
          <w:lang w:val="en-US"/>
        </w:rPr>
      </w:pPr>
      <w:bookmarkStart w:id="50" w:name="_Toc207980339"/>
      <w:bookmarkStart w:id="51" w:name="_Toc218605543"/>
      <w:bookmarkEnd w:id="36"/>
      <w:bookmarkEnd w:id="37"/>
      <w:bookmarkEnd w:id="38"/>
      <w:bookmarkEnd w:id="39"/>
      <w:bookmarkEnd w:id="40"/>
      <w:bookmarkEnd w:id="41"/>
      <w:bookmarkEnd w:id="42"/>
      <w:bookmarkEnd w:id="45"/>
      <w:r w:rsidRPr="00B3397C">
        <w:rPr>
          <w:rFonts w:ascii="Times New Roman" w:hAnsi="Times New Roman"/>
          <w:szCs w:val="28"/>
        </w:rPr>
        <w:lastRenderedPageBreak/>
        <w:t xml:space="preserve">Реализация в </w:t>
      </w:r>
      <w:r w:rsidRPr="00B3397C">
        <w:rPr>
          <w:rFonts w:ascii="Times New Roman" w:hAnsi="Times New Roman"/>
          <w:szCs w:val="28"/>
          <w:lang w:val="en-US"/>
        </w:rPr>
        <w:t>RPA</w:t>
      </w:r>
      <w:bookmarkEnd w:id="50"/>
      <w:bookmarkEnd w:id="51"/>
    </w:p>
    <w:p w14:paraId="1A3DCB58" w14:textId="77777777" w:rsidR="006305F5" w:rsidRPr="00423CBC" w:rsidRDefault="006305F5" w:rsidP="006305F5">
      <w:pPr>
        <w:rPr>
          <w:lang w:val="en-US"/>
        </w:rPr>
      </w:pPr>
    </w:p>
    <w:p w14:paraId="4FAEB3D4" w14:textId="77777777" w:rsidR="006305F5" w:rsidRPr="00E62C6B" w:rsidRDefault="006305F5" w:rsidP="006305F5">
      <w:pPr>
        <w:ind w:firstLine="709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5C6905">
        <w:rPr>
          <w:rFonts w:ascii="Times New Roman" w:hAnsi="Times New Roman"/>
          <w:sz w:val="28"/>
          <w:szCs w:val="28"/>
        </w:rPr>
        <w:t>Парсинг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180BAD">
        <w:rPr>
          <w:rFonts w:ascii="Times New Roman" w:hAnsi="Times New Roman"/>
          <w:color w:val="000000"/>
          <w:sz w:val="28"/>
          <w:szCs w:val="28"/>
        </w:rPr>
        <w:t xml:space="preserve">процентных ставок по срочным </w:t>
      </w:r>
      <w:r>
        <w:rPr>
          <w:rFonts w:ascii="Times New Roman" w:hAnsi="Times New Roman"/>
          <w:color w:val="000000"/>
          <w:sz w:val="28"/>
          <w:szCs w:val="28"/>
        </w:rPr>
        <w:t xml:space="preserve">банковским вкладам (депозитам) </w:t>
      </w:r>
      <w:r w:rsidRPr="00180BAD">
        <w:rPr>
          <w:rFonts w:ascii="Times New Roman" w:hAnsi="Times New Roman"/>
          <w:color w:val="000000"/>
          <w:sz w:val="28"/>
          <w:szCs w:val="28"/>
        </w:rPr>
        <w:t>юридических лиц в банках РБ</w:t>
      </w:r>
      <w:r w:rsidRPr="005C690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производится </w:t>
      </w:r>
      <w:r w:rsidRPr="005C6905">
        <w:rPr>
          <w:rFonts w:ascii="Times New Roman" w:hAnsi="Times New Roman"/>
          <w:sz w:val="28"/>
          <w:szCs w:val="28"/>
        </w:rPr>
        <w:t xml:space="preserve">по ссылкам, указанным в разделе 2, выполняется на платформе </w:t>
      </w:r>
      <w:r w:rsidRPr="005C6905">
        <w:rPr>
          <w:rFonts w:ascii="Times New Roman" w:hAnsi="Times New Roman"/>
          <w:sz w:val="28"/>
          <w:szCs w:val="28"/>
          <w:lang w:val="en-US"/>
        </w:rPr>
        <w:t>Sherpa</w:t>
      </w:r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5C6905">
        <w:rPr>
          <w:rFonts w:ascii="Times New Roman" w:hAnsi="Times New Roman"/>
          <w:sz w:val="28"/>
          <w:szCs w:val="28"/>
          <w:lang w:val="en-US"/>
        </w:rPr>
        <w:t>RPA</w:t>
      </w:r>
      <w:r w:rsidRPr="005C6905">
        <w:rPr>
          <w:rFonts w:ascii="Times New Roman" w:hAnsi="Times New Roman"/>
          <w:sz w:val="28"/>
          <w:szCs w:val="28"/>
        </w:rPr>
        <w:t xml:space="preserve">. Инструменты и способ сбора информации определяется разработчиками программных роботов. С учетом уникальности каждого сайта для каждого сайта применяется индивидуальных подход при реализации робота на платформе </w:t>
      </w:r>
      <w:r w:rsidRPr="005C6905">
        <w:rPr>
          <w:rFonts w:ascii="Times New Roman" w:hAnsi="Times New Roman"/>
          <w:sz w:val="28"/>
          <w:szCs w:val="28"/>
          <w:lang w:val="en-US"/>
        </w:rPr>
        <w:t>Sherpa</w:t>
      </w:r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5C6905">
        <w:rPr>
          <w:rFonts w:ascii="Times New Roman" w:hAnsi="Times New Roman"/>
          <w:sz w:val="28"/>
          <w:szCs w:val="28"/>
          <w:lang w:val="en-US"/>
        </w:rPr>
        <w:t>RPA</w:t>
      </w:r>
      <w:r w:rsidRPr="005C6905">
        <w:rPr>
          <w:rFonts w:ascii="Times New Roman" w:hAnsi="Times New Roman"/>
          <w:sz w:val="28"/>
          <w:szCs w:val="28"/>
        </w:rPr>
        <w:t xml:space="preserve"> для сбора информации.</w:t>
      </w:r>
    </w:p>
    <w:p w14:paraId="7C35A314" w14:textId="77777777" w:rsidR="006305F5" w:rsidRPr="005C690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 w:rsidRPr="005C6905">
        <w:rPr>
          <w:rFonts w:ascii="Times New Roman" w:hAnsi="Times New Roman"/>
          <w:sz w:val="28"/>
          <w:szCs w:val="28"/>
        </w:rPr>
        <w:t xml:space="preserve">В процессе </w:t>
      </w:r>
      <w:proofErr w:type="spellStart"/>
      <w:r w:rsidRPr="005C6905"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выполняется:</w:t>
      </w:r>
    </w:p>
    <w:p w14:paraId="30BE3904" w14:textId="77777777" w:rsidR="006305F5" w:rsidRDefault="006305F5" w:rsidP="006305F5">
      <w:pPr>
        <w:ind w:firstLine="708"/>
        <w:rPr>
          <w:rFonts w:ascii="Times New Roman" w:hAnsi="Times New Roman"/>
          <w:sz w:val="28"/>
          <w:szCs w:val="28"/>
        </w:rPr>
      </w:pPr>
      <w:r w:rsidRPr="003867E2">
        <w:rPr>
          <w:rFonts w:ascii="Times New Roman" w:hAnsi="Times New Roman"/>
          <w:sz w:val="28"/>
          <w:szCs w:val="28"/>
        </w:rPr>
        <w:t>- отбор информации о размещенных вкладах (депозитах) по предоставленным веб-ссылкам;</w:t>
      </w:r>
    </w:p>
    <w:p w14:paraId="0C9E26F2" w14:textId="77777777" w:rsidR="006305F5" w:rsidRDefault="006305F5" w:rsidP="006305F5">
      <w:pPr>
        <w:ind w:firstLine="708"/>
        <w:rPr>
          <w:rFonts w:ascii="Times New Roman" w:hAnsi="Times New Roman"/>
          <w:sz w:val="28"/>
          <w:szCs w:val="28"/>
        </w:rPr>
      </w:pPr>
      <w:r w:rsidRPr="003867E2">
        <w:rPr>
          <w:rFonts w:ascii="Times New Roman" w:hAnsi="Times New Roman"/>
          <w:sz w:val="28"/>
          <w:szCs w:val="28"/>
        </w:rPr>
        <w:t xml:space="preserve">- сбор информации по внутренним ссылкам: наименование, </w:t>
      </w:r>
      <w:r>
        <w:rPr>
          <w:rFonts w:ascii="Times New Roman" w:hAnsi="Times New Roman"/>
          <w:sz w:val="28"/>
          <w:szCs w:val="28"/>
        </w:rPr>
        <w:t xml:space="preserve">валюта, </w:t>
      </w:r>
      <w:r w:rsidRPr="002B0C46">
        <w:rPr>
          <w:rFonts w:ascii="Times New Roman" w:hAnsi="Times New Roman"/>
          <w:sz w:val="28"/>
          <w:szCs w:val="28"/>
        </w:rPr>
        <w:t>срок действия,</w:t>
      </w:r>
      <w:r w:rsidRPr="00735D32">
        <w:rPr>
          <w:rFonts w:ascii="Times New Roman" w:hAnsi="Times New Roman"/>
          <w:sz w:val="28"/>
          <w:szCs w:val="28"/>
        </w:rPr>
        <w:t xml:space="preserve"> процентная ставка</w:t>
      </w:r>
      <w:r w:rsidRPr="002B0C46">
        <w:rPr>
          <w:rFonts w:ascii="Times New Roman" w:hAnsi="Times New Roman"/>
          <w:sz w:val="28"/>
          <w:szCs w:val="28"/>
        </w:rPr>
        <w:t xml:space="preserve"> </w:t>
      </w:r>
      <w:r w:rsidRPr="00735D32">
        <w:rPr>
          <w:rFonts w:ascii="Times New Roman" w:hAnsi="Times New Roman"/>
          <w:sz w:val="28"/>
          <w:szCs w:val="28"/>
        </w:rPr>
        <w:t>и иная дополнительная информация;</w:t>
      </w:r>
    </w:p>
    <w:p w14:paraId="2A48D93F" w14:textId="77777777" w:rsidR="006305F5" w:rsidRDefault="006305F5" w:rsidP="006305F5">
      <w:pPr>
        <w:ind w:left="708"/>
        <w:rPr>
          <w:rFonts w:ascii="Times New Roman" w:hAnsi="Times New Roman"/>
          <w:sz w:val="28"/>
          <w:szCs w:val="28"/>
        </w:rPr>
      </w:pPr>
      <w:r w:rsidRPr="000F5D5B">
        <w:rPr>
          <w:rFonts w:ascii="Times New Roman" w:hAnsi="Times New Roman"/>
          <w:sz w:val="28"/>
          <w:szCs w:val="28"/>
        </w:rPr>
        <w:t>- сохранение отобранной информации в базу данных.</w:t>
      </w:r>
    </w:p>
    <w:p w14:paraId="47C31CBA" w14:textId="77777777" w:rsidR="006305F5" w:rsidRPr="005C690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</w:p>
    <w:p w14:paraId="2331F96B" w14:textId="77777777" w:rsidR="006305F5" w:rsidRDefault="006305F5" w:rsidP="006305F5">
      <w:pPr>
        <w:ind w:firstLine="709"/>
        <w:rPr>
          <w:rFonts w:ascii="Times New Roman" w:hAnsi="Times New Roman"/>
          <w:strike/>
          <w:sz w:val="28"/>
          <w:szCs w:val="28"/>
        </w:rPr>
      </w:pPr>
      <w:proofErr w:type="spellStart"/>
      <w:r w:rsidRPr="005C6905">
        <w:rPr>
          <w:rFonts w:ascii="Times New Roman" w:hAnsi="Times New Roman"/>
          <w:sz w:val="28"/>
          <w:szCs w:val="28"/>
        </w:rPr>
        <w:t>Парсинг</w:t>
      </w:r>
      <w:proofErr w:type="spellEnd"/>
      <w:r w:rsidRPr="005C6905">
        <w:rPr>
          <w:rFonts w:ascii="Times New Roman" w:hAnsi="Times New Roman"/>
          <w:sz w:val="28"/>
          <w:szCs w:val="28"/>
        </w:rPr>
        <w:t xml:space="preserve"> </w:t>
      </w:r>
      <w:r w:rsidRPr="00C85DE9">
        <w:rPr>
          <w:rFonts w:ascii="Times New Roman" w:hAnsi="Times New Roman"/>
          <w:sz w:val="28"/>
          <w:szCs w:val="28"/>
        </w:rPr>
        <w:t xml:space="preserve">выполняется ежедневно </w:t>
      </w:r>
      <w:r w:rsidRPr="005C6905">
        <w:rPr>
          <w:rFonts w:ascii="Times New Roman" w:hAnsi="Times New Roman"/>
          <w:sz w:val="28"/>
          <w:szCs w:val="28"/>
        </w:rPr>
        <w:t xml:space="preserve">ориентировочно в период </w:t>
      </w:r>
      <w:r w:rsidRPr="006A5097">
        <w:rPr>
          <w:rFonts w:ascii="Times New Roman" w:hAnsi="Times New Roman"/>
          <w:sz w:val="28"/>
          <w:szCs w:val="28"/>
        </w:rPr>
        <w:t xml:space="preserve">с 15.00 до 16.30 с </w:t>
      </w:r>
      <w:r w:rsidRPr="005C6905">
        <w:rPr>
          <w:rFonts w:ascii="Times New Roman" w:hAnsi="Times New Roman"/>
          <w:sz w:val="28"/>
          <w:szCs w:val="28"/>
        </w:rPr>
        <w:t>накоплением всей найденной информации. Более точное время будет определено по результату реализации и на этапе ввода в промышленную эксплуатацию.</w:t>
      </w:r>
    </w:p>
    <w:p w14:paraId="4F3A3C49" w14:textId="77777777" w:rsidR="006305F5" w:rsidRDefault="006305F5" w:rsidP="006305F5">
      <w:pPr>
        <w:ind w:firstLine="709"/>
        <w:rPr>
          <w:rFonts w:ascii="Times New Roman" w:eastAsiaTheme="minorHAnsi" w:hAnsi="Times New Roman"/>
          <w:color w:val="000000"/>
          <w:sz w:val="28"/>
          <w:szCs w:val="28"/>
        </w:rPr>
      </w:pP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Отобранная информация будет сохраняться в таблицу </w:t>
      </w:r>
      <w:proofErr w:type="spellStart"/>
      <w:r w:rsidRPr="005245E0">
        <w:rPr>
          <w:rFonts w:ascii="Times New Roman" w:hAnsi="Times New Roman"/>
          <w:b/>
          <w:color w:val="000000"/>
          <w:sz w:val="28"/>
          <w:szCs w:val="28"/>
          <w:lang w:eastAsia="ru-RU"/>
        </w:rPr>
        <w:t>deposits_companies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базы 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данных </w:t>
      </w:r>
      <w:proofErr w:type="spellStart"/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ospo</w:t>
      </w:r>
      <w:proofErr w:type="spellEnd"/>
      <w:r w:rsidRPr="006A5097">
        <w:rPr>
          <w:rFonts w:ascii="Times New Roman" w:hAnsi="Times New Roman"/>
          <w:b/>
          <w:sz w:val="28"/>
          <w:szCs w:val="28"/>
          <w:lang w:eastAsia="ru-RU"/>
        </w:rPr>
        <w:t>_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parsing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(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PostgreSQL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)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, сервер </w:t>
      </w:r>
      <w:r w:rsidRPr="006A5097">
        <w:rPr>
          <w:rFonts w:ascii="Times New Roman" w:eastAsiaTheme="minorHAnsi" w:hAnsi="Times New Roman"/>
          <w:b/>
          <w:sz w:val="28"/>
          <w:szCs w:val="28"/>
        </w:rPr>
        <w:t>10.200.121.31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. При </w:t>
      </w:r>
      <w:r>
        <w:rPr>
          <w:rFonts w:ascii="Times New Roman" w:eastAsiaTheme="minorHAnsi" w:hAnsi="Times New Roman"/>
          <w:color w:val="000000"/>
          <w:sz w:val="28"/>
          <w:szCs w:val="28"/>
        </w:rPr>
        <w:t>этом каждый вид вклада будет загружен отдельной записью (строкой таблицы).</w:t>
      </w:r>
    </w:p>
    <w:p w14:paraId="0827A220" w14:textId="77777777" w:rsidR="006305F5" w:rsidRDefault="006305F5" w:rsidP="006305F5">
      <w:pPr>
        <w:ind w:firstLine="709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738364C9" w14:textId="77777777" w:rsidR="006305F5" w:rsidRPr="008B1132" w:rsidRDefault="006305F5" w:rsidP="006305F5">
      <w:pPr>
        <w:ind w:firstLine="709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8B1132">
        <w:rPr>
          <w:rFonts w:ascii="Times New Roman" w:hAnsi="Times New Roman"/>
          <w:color w:val="000000"/>
          <w:sz w:val="28"/>
          <w:szCs w:val="28"/>
          <w:lang w:eastAsia="ru-RU"/>
        </w:rPr>
        <w:t>Структура таблицы:</w:t>
      </w:r>
    </w:p>
    <w:p w14:paraId="12BE77F2" w14:textId="77777777" w:rsidR="006305F5" w:rsidRPr="00C26BF2" w:rsidRDefault="006305F5" w:rsidP="006305F5">
      <w:pPr>
        <w:spacing w:line="252" w:lineRule="auto"/>
        <w:ind w:firstLine="709"/>
        <w:rPr>
          <w:rFonts w:ascii="Times New Roman" w:hAnsi="Times New Roman"/>
        </w:rPr>
      </w:pPr>
    </w:p>
    <w:tbl>
      <w:tblPr>
        <w:tblStyle w:val="aff7"/>
        <w:tblW w:w="992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067"/>
        <w:gridCol w:w="1383"/>
        <w:gridCol w:w="1822"/>
        <w:gridCol w:w="2099"/>
        <w:gridCol w:w="2552"/>
      </w:tblGrid>
      <w:tr w:rsidR="00B8410A" w:rsidRPr="00CD4D10" w14:paraId="7AF88E7F" w14:textId="77777777" w:rsidTr="00B8410A">
        <w:tc>
          <w:tcPr>
            <w:tcW w:w="2067" w:type="dxa"/>
          </w:tcPr>
          <w:p w14:paraId="198E5341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Название столбца</w:t>
            </w:r>
          </w:p>
        </w:tc>
        <w:tc>
          <w:tcPr>
            <w:tcW w:w="1383" w:type="dxa"/>
          </w:tcPr>
          <w:p w14:paraId="041CA308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1822" w:type="dxa"/>
          </w:tcPr>
          <w:p w14:paraId="59A72925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Размерность</w:t>
            </w:r>
          </w:p>
        </w:tc>
        <w:tc>
          <w:tcPr>
            <w:tcW w:w="2099" w:type="dxa"/>
          </w:tcPr>
          <w:p w14:paraId="7CE255F7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552" w:type="dxa"/>
          </w:tcPr>
          <w:p w14:paraId="1208E9A8" w14:textId="77777777" w:rsidR="00B8410A" w:rsidRPr="00CD4D10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highlight w:val="yellow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Значения</w:t>
            </w:r>
          </w:p>
        </w:tc>
      </w:tr>
      <w:tr w:rsidR="00B8410A" w:rsidRPr="005501A2" w14:paraId="4E177337" w14:textId="77777777" w:rsidTr="00B8410A">
        <w:tc>
          <w:tcPr>
            <w:tcW w:w="2067" w:type="dxa"/>
          </w:tcPr>
          <w:p w14:paraId="2C7F8E61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383" w:type="dxa"/>
          </w:tcPr>
          <w:p w14:paraId="3485FCF9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1822" w:type="dxa"/>
          </w:tcPr>
          <w:p w14:paraId="1346BF37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4</w:t>
            </w: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 </w:t>
            </w: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байт</w:t>
            </w:r>
          </w:p>
        </w:tc>
        <w:tc>
          <w:tcPr>
            <w:tcW w:w="2099" w:type="dxa"/>
          </w:tcPr>
          <w:p w14:paraId="1C2263E5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Порядковый номер</w:t>
            </w:r>
          </w:p>
        </w:tc>
        <w:tc>
          <w:tcPr>
            <w:tcW w:w="2552" w:type="dxa"/>
          </w:tcPr>
          <w:p w14:paraId="6E5F0388" w14:textId="77777777" w:rsidR="00B8410A" w:rsidRPr="005501A2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B8410A" w:rsidRPr="005501A2" w14:paraId="769AB181" w14:textId="77777777" w:rsidTr="00B8410A">
        <w:tc>
          <w:tcPr>
            <w:tcW w:w="2067" w:type="dxa"/>
          </w:tcPr>
          <w:p w14:paraId="74ABD3BA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Bank</w:t>
            </w:r>
            <w:proofErr w:type="spellEnd"/>
          </w:p>
        </w:tc>
        <w:tc>
          <w:tcPr>
            <w:tcW w:w="1383" w:type="dxa"/>
          </w:tcPr>
          <w:p w14:paraId="7EE68319" w14:textId="77777777" w:rsidR="00B8410A" w:rsidRPr="003E2024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6C405216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7A9A0781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Банк</w:t>
            </w:r>
          </w:p>
        </w:tc>
        <w:tc>
          <w:tcPr>
            <w:tcW w:w="2552" w:type="dxa"/>
          </w:tcPr>
          <w:p w14:paraId="021EE743" w14:textId="77777777" w:rsidR="00B8410A" w:rsidRPr="005501A2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  <w:tr w:rsidR="00B8410A" w:rsidRPr="005501A2" w14:paraId="6999642B" w14:textId="77777777" w:rsidTr="00B8410A">
        <w:tc>
          <w:tcPr>
            <w:tcW w:w="2067" w:type="dxa"/>
          </w:tcPr>
          <w:p w14:paraId="27989C9A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DateCheck</w:t>
            </w:r>
            <w:proofErr w:type="spellEnd"/>
          </w:p>
        </w:tc>
        <w:tc>
          <w:tcPr>
            <w:tcW w:w="1383" w:type="dxa"/>
          </w:tcPr>
          <w:p w14:paraId="24BC785E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timestamp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without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time</w:t>
            </w:r>
            <w:proofErr w:type="spellEnd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7EE9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zone</w:t>
            </w:r>
            <w:proofErr w:type="spellEnd"/>
          </w:p>
        </w:tc>
        <w:tc>
          <w:tcPr>
            <w:tcW w:w="1822" w:type="dxa"/>
          </w:tcPr>
          <w:p w14:paraId="6D627F5E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val="en-US" w:eastAsia="ru-RU"/>
              </w:rPr>
              <w:t xml:space="preserve">8 </w:t>
            </w: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байт</w:t>
            </w:r>
          </w:p>
        </w:tc>
        <w:tc>
          <w:tcPr>
            <w:tcW w:w="2099" w:type="dxa"/>
          </w:tcPr>
          <w:p w14:paraId="76BD3574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Дата и время сканирования</w:t>
            </w:r>
          </w:p>
        </w:tc>
        <w:tc>
          <w:tcPr>
            <w:tcW w:w="2552" w:type="dxa"/>
          </w:tcPr>
          <w:p w14:paraId="53B88A2B" w14:textId="77777777" w:rsidR="00B8410A" w:rsidRPr="005501A2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  <w:tr w:rsidR="00B8410A" w:rsidRPr="00DF7CEE" w14:paraId="0FFC3984" w14:textId="77777777" w:rsidTr="00B8410A">
        <w:tc>
          <w:tcPr>
            <w:tcW w:w="2067" w:type="dxa"/>
          </w:tcPr>
          <w:p w14:paraId="3CA4A993" w14:textId="77777777" w:rsidR="00B8410A" w:rsidRPr="00DF7CEE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9C4D2C">
              <w:rPr>
                <w:rFonts w:ascii="Times New Roman" w:hAnsi="Times New Roman"/>
                <w:color w:val="000000"/>
                <w:szCs w:val="24"/>
              </w:rPr>
              <w:t>Portion</w:t>
            </w:r>
            <w:proofErr w:type="spellEnd"/>
          </w:p>
        </w:tc>
        <w:tc>
          <w:tcPr>
            <w:tcW w:w="1383" w:type="dxa"/>
          </w:tcPr>
          <w:p w14:paraId="140A5215" w14:textId="77777777" w:rsidR="00B8410A" w:rsidRPr="00DF7CEE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DF7CEE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6AFBB5C2" w14:textId="77777777" w:rsidR="00B8410A" w:rsidRPr="00DF7CEE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DF7CEE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5578D447" w14:textId="77777777" w:rsidR="00B8410A" w:rsidRPr="00DF7CEE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Порции</w:t>
            </w:r>
          </w:p>
        </w:tc>
        <w:tc>
          <w:tcPr>
            <w:tcW w:w="2552" w:type="dxa"/>
          </w:tcPr>
          <w:p w14:paraId="17748AED" w14:textId="77777777" w:rsidR="00B8410A" w:rsidRPr="002F2B64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DF7CEE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первый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парсинг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  <w:p w14:paraId="6D02657C" w14:textId="77777777" w:rsidR="00B8410A" w:rsidRPr="00DF7CEE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DF7CEE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(второй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парсинг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</w:tr>
      <w:tr w:rsidR="00B8410A" w:rsidRPr="000372BF" w14:paraId="40688D25" w14:textId="77777777" w:rsidTr="00B8410A">
        <w:tc>
          <w:tcPr>
            <w:tcW w:w="2067" w:type="dxa"/>
          </w:tcPr>
          <w:p w14:paraId="5A372CFB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DepName</w:t>
            </w:r>
            <w:proofErr w:type="spellEnd"/>
          </w:p>
        </w:tc>
        <w:tc>
          <w:tcPr>
            <w:tcW w:w="1383" w:type="dxa"/>
          </w:tcPr>
          <w:p w14:paraId="11C58396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6155C245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320AB46C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2552" w:type="dxa"/>
          </w:tcPr>
          <w:p w14:paraId="5FB86787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0372BF" w14:paraId="6E4270A1" w14:textId="77777777" w:rsidTr="00B8410A">
        <w:tc>
          <w:tcPr>
            <w:tcW w:w="2067" w:type="dxa"/>
          </w:tcPr>
          <w:p w14:paraId="05FB9BE3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DepType</w:t>
            </w:r>
            <w:proofErr w:type="spellEnd"/>
          </w:p>
        </w:tc>
        <w:tc>
          <w:tcPr>
            <w:tcW w:w="1383" w:type="dxa"/>
          </w:tcPr>
          <w:p w14:paraId="209805F8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329BEE8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738D8C84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2552" w:type="dxa"/>
          </w:tcPr>
          <w:p w14:paraId="185493AD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Отзывной</w:t>
            </w:r>
          </w:p>
          <w:p w14:paraId="7FB217A7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- 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Безотзывной</w:t>
            </w:r>
          </w:p>
        </w:tc>
      </w:tr>
      <w:tr w:rsidR="00B8410A" w:rsidRPr="000372BF" w14:paraId="372E7652" w14:textId="77777777" w:rsidTr="00B8410A">
        <w:tc>
          <w:tcPr>
            <w:tcW w:w="2067" w:type="dxa"/>
          </w:tcPr>
          <w:p w14:paraId="05E7C036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DepTypeRegistr</w:t>
            </w:r>
            <w:proofErr w:type="spellEnd"/>
          </w:p>
        </w:tc>
        <w:tc>
          <w:tcPr>
            <w:tcW w:w="1383" w:type="dxa"/>
          </w:tcPr>
          <w:p w14:paraId="26C58480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278F4C6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75531456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lang w:val="en-US"/>
              </w:rPr>
            </w:pPr>
            <w:r w:rsidRPr="000372BF">
              <w:rPr>
                <w:rFonts w:ascii="Times New Roman" w:hAnsi="Times New Roman"/>
                <w:sz w:val="28"/>
                <w:szCs w:val="28"/>
              </w:rPr>
              <w:t>Тип оформления</w:t>
            </w:r>
          </w:p>
        </w:tc>
        <w:tc>
          <w:tcPr>
            <w:tcW w:w="2552" w:type="dxa"/>
          </w:tcPr>
          <w:p w14:paraId="0F40213B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В подразделении</w:t>
            </w:r>
          </w:p>
          <w:p w14:paraId="2A4793E6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>В интернете</w:t>
            </w:r>
          </w:p>
          <w:p w14:paraId="1701B2A1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В подразделении/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</w:t>
            </w:r>
            <w:r w:rsidRPr="000372B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интернете </w:t>
            </w:r>
          </w:p>
        </w:tc>
      </w:tr>
      <w:tr w:rsidR="00B8410A" w:rsidRPr="002C3C24" w14:paraId="5D78F384" w14:textId="77777777" w:rsidTr="00B8410A">
        <w:tc>
          <w:tcPr>
            <w:tcW w:w="2067" w:type="dxa"/>
          </w:tcPr>
          <w:p w14:paraId="0C7E0B99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DepCurr</w:t>
            </w:r>
            <w:proofErr w:type="spellEnd"/>
          </w:p>
        </w:tc>
        <w:tc>
          <w:tcPr>
            <w:tcW w:w="1383" w:type="dxa"/>
          </w:tcPr>
          <w:p w14:paraId="5A8F9DF5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52ABB4BE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2041B6B7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0372BF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Валюта</w:t>
            </w:r>
          </w:p>
        </w:tc>
        <w:tc>
          <w:tcPr>
            <w:tcW w:w="2552" w:type="dxa"/>
          </w:tcPr>
          <w:p w14:paraId="140B4E38" w14:textId="77777777" w:rsidR="00B8410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BYN</w:t>
            </w:r>
          </w:p>
          <w:p w14:paraId="10C4759E" w14:textId="77777777" w:rsidR="00B8410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CNY</w:t>
            </w:r>
          </w:p>
          <w:p w14:paraId="5BE0D582" w14:textId="77777777" w:rsidR="00B8410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EUR</w:t>
            </w:r>
          </w:p>
          <w:p w14:paraId="5B6BD562" w14:textId="77777777" w:rsidR="00B8410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0B08A0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RUB</w:t>
            </w:r>
          </w:p>
          <w:p w14:paraId="52E605CA" w14:textId="77777777" w:rsidR="00B8410A" w:rsidRPr="002C3C24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en-US" w:eastAsia="ru-RU"/>
              </w:rPr>
            </w:pPr>
            <w:r w:rsidRPr="00151034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USD</w:t>
            </w:r>
          </w:p>
        </w:tc>
      </w:tr>
      <w:tr w:rsidR="00B8410A" w:rsidRPr="0035611A" w14:paraId="70FED49B" w14:textId="77777777" w:rsidTr="00B8410A">
        <w:tc>
          <w:tcPr>
            <w:tcW w:w="2067" w:type="dxa"/>
          </w:tcPr>
          <w:p w14:paraId="042306B1" w14:textId="77777777" w:rsidR="00B8410A" w:rsidRPr="0035611A" w:rsidRDefault="00B8410A" w:rsidP="00B8410A">
            <w:pPr>
              <w:tabs>
                <w:tab w:val="right" w:pos="2069"/>
              </w:tabs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DepTerm</w:t>
            </w:r>
            <w:proofErr w:type="spellEnd"/>
          </w:p>
        </w:tc>
        <w:tc>
          <w:tcPr>
            <w:tcW w:w="1383" w:type="dxa"/>
          </w:tcPr>
          <w:p w14:paraId="4EC471D1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614F3DA2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37FC6078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Срок</w:t>
            </w:r>
          </w:p>
        </w:tc>
        <w:tc>
          <w:tcPr>
            <w:tcW w:w="2552" w:type="dxa"/>
          </w:tcPr>
          <w:p w14:paraId="680DB5A8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35611A" w14:paraId="71211C9D" w14:textId="77777777" w:rsidTr="00B8410A">
        <w:tc>
          <w:tcPr>
            <w:tcW w:w="2067" w:type="dxa"/>
          </w:tcPr>
          <w:p w14:paraId="7B2F31B2" w14:textId="77777777" w:rsidR="00B8410A" w:rsidRPr="0035611A" w:rsidRDefault="00B8410A" w:rsidP="00B8410A">
            <w:pPr>
              <w:tabs>
                <w:tab w:val="right" w:pos="2069"/>
              </w:tabs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DepTerm</w:t>
            </w:r>
            <w:proofErr w:type="spellEnd"/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383" w:type="dxa"/>
          </w:tcPr>
          <w:p w14:paraId="5C926F60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8C79D7F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1CF2195C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Тип срока</w:t>
            </w:r>
          </w:p>
        </w:tc>
        <w:tc>
          <w:tcPr>
            <w:tcW w:w="2552" w:type="dxa"/>
          </w:tcPr>
          <w:p w14:paraId="0EC39A98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д (день)</w:t>
            </w:r>
          </w:p>
          <w:p w14:paraId="010E673B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м (месяц)</w:t>
            </w:r>
          </w:p>
          <w:p w14:paraId="209AE3C7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rPr>
                <w:rFonts w:ascii="Times New Roman" w:eastAsiaTheme="minorHAnsi" w:hAnsi="Times New Roman"/>
                <w:color w:val="000000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>- г (год)</w:t>
            </w:r>
            <w:r w:rsidRPr="0035611A">
              <w:rPr>
                <w:rFonts w:ascii="Times New Roman" w:eastAsiaTheme="minorHAnsi" w:hAnsi="Times New Roman"/>
                <w:color w:val="000000"/>
              </w:rPr>
              <w:t xml:space="preserve"> </w:t>
            </w:r>
          </w:p>
        </w:tc>
      </w:tr>
      <w:tr w:rsidR="00B8410A" w:rsidRPr="0035611A" w14:paraId="1C7D0A32" w14:textId="77777777" w:rsidTr="00B8410A">
        <w:tc>
          <w:tcPr>
            <w:tcW w:w="2067" w:type="dxa"/>
          </w:tcPr>
          <w:p w14:paraId="1E5397C7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proofErr w:type="spellEnd"/>
          </w:p>
        </w:tc>
        <w:tc>
          <w:tcPr>
            <w:tcW w:w="1383" w:type="dxa"/>
          </w:tcPr>
          <w:p w14:paraId="07F27C59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C9907A5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15C73051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Ставка</w:t>
            </w:r>
          </w:p>
        </w:tc>
        <w:tc>
          <w:tcPr>
            <w:tcW w:w="2552" w:type="dxa"/>
          </w:tcPr>
          <w:p w14:paraId="15955225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35611A" w14:paraId="1DBF99D3" w14:textId="77777777" w:rsidTr="00B8410A">
        <w:tc>
          <w:tcPr>
            <w:tcW w:w="2067" w:type="dxa"/>
          </w:tcPr>
          <w:p w14:paraId="03FCCED9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Inf</w:t>
            </w:r>
            <w:proofErr w:type="spellEnd"/>
          </w:p>
        </w:tc>
        <w:tc>
          <w:tcPr>
            <w:tcW w:w="1383" w:type="dxa"/>
          </w:tcPr>
          <w:p w14:paraId="14981488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295853A4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3C8D70D4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Информация по ставке</w:t>
            </w:r>
          </w:p>
        </w:tc>
        <w:tc>
          <w:tcPr>
            <w:tcW w:w="2552" w:type="dxa"/>
          </w:tcPr>
          <w:p w14:paraId="192E3BFA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35611A" w14:paraId="522401BF" w14:textId="77777777" w:rsidTr="00B8410A">
        <w:tc>
          <w:tcPr>
            <w:tcW w:w="2067" w:type="dxa"/>
          </w:tcPr>
          <w:p w14:paraId="5A7CE960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DepSum</w:t>
            </w:r>
            <w:proofErr w:type="spellEnd"/>
          </w:p>
        </w:tc>
        <w:tc>
          <w:tcPr>
            <w:tcW w:w="1383" w:type="dxa"/>
          </w:tcPr>
          <w:p w14:paraId="0511EAC9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1B68CB82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1E53ED54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Сумма вклада</w:t>
            </w:r>
          </w:p>
        </w:tc>
        <w:tc>
          <w:tcPr>
            <w:tcW w:w="2552" w:type="dxa"/>
          </w:tcPr>
          <w:p w14:paraId="14C484B6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35611A" w14:paraId="356FEF67" w14:textId="77777777" w:rsidTr="00B8410A">
        <w:tc>
          <w:tcPr>
            <w:tcW w:w="2067" w:type="dxa"/>
          </w:tcPr>
          <w:p w14:paraId="4A63EF1A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DepMin</w:t>
            </w:r>
            <w:proofErr w:type="spellEnd"/>
          </w:p>
        </w:tc>
        <w:tc>
          <w:tcPr>
            <w:tcW w:w="1383" w:type="dxa"/>
          </w:tcPr>
          <w:p w14:paraId="76D895CE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6DF7E61C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5A43BE20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Минимальная сумма</w:t>
            </w:r>
          </w:p>
        </w:tc>
        <w:tc>
          <w:tcPr>
            <w:tcW w:w="2552" w:type="dxa"/>
          </w:tcPr>
          <w:p w14:paraId="73E1B880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</w:p>
        </w:tc>
      </w:tr>
      <w:tr w:rsidR="00B8410A" w:rsidRPr="0035611A" w14:paraId="1E8312B7" w14:textId="77777777" w:rsidTr="00B8410A">
        <w:tc>
          <w:tcPr>
            <w:tcW w:w="2067" w:type="dxa"/>
          </w:tcPr>
          <w:p w14:paraId="22400149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IntRateType</w:t>
            </w:r>
            <w:proofErr w:type="spellEnd"/>
          </w:p>
        </w:tc>
        <w:tc>
          <w:tcPr>
            <w:tcW w:w="1383" w:type="dxa"/>
          </w:tcPr>
          <w:p w14:paraId="0C7E1036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5B408E0E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56968FE4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sz w:val="28"/>
                <w:szCs w:val="28"/>
              </w:rPr>
              <w:t>Тип ставки</w:t>
            </w:r>
          </w:p>
        </w:tc>
        <w:tc>
          <w:tcPr>
            <w:tcW w:w="2552" w:type="dxa"/>
          </w:tcPr>
          <w:p w14:paraId="691B11BD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-Фиксированная</w:t>
            </w:r>
          </w:p>
          <w:p w14:paraId="4E847FC9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-Переменная</w:t>
            </w:r>
          </w:p>
          <w:p w14:paraId="4C273316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-Дифференцирован</w:t>
            </w:r>
          </w:p>
          <w:p w14:paraId="16DFB081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ная</w:t>
            </w:r>
            <w:proofErr w:type="spellEnd"/>
          </w:p>
        </w:tc>
      </w:tr>
      <w:tr w:rsidR="00B8410A" w:rsidRPr="0035611A" w14:paraId="155F2A7A" w14:textId="77777777" w:rsidTr="00B8410A">
        <w:tc>
          <w:tcPr>
            <w:tcW w:w="2067" w:type="dxa"/>
          </w:tcPr>
          <w:p w14:paraId="2571C5C2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AddFees</w:t>
            </w:r>
            <w:proofErr w:type="spellEnd"/>
          </w:p>
        </w:tc>
        <w:tc>
          <w:tcPr>
            <w:tcW w:w="1383" w:type="dxa"/>
          </w:tcPr>
          <w:p w14:paraId="18BC5DB3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D6354AD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36B4309D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bCs/>
                <w:sz w:val="28"/>
                <w:szCs w:val="28"/>
              </w:rPr>
              <w:t>Условия пополнения</w:t>
            </w:r>
          </w:p>
        </w:tc>
        <w:tc>
          <w:tcPr>
            <w:tcW w:w="2552" w:type="dxa"/>
          </w:tcPr>
          <w:p w14:paraId="39B9C09E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 Да</w:t>
            </w:r>
          </w:p>
          <w:p w14:paraId="261F2F1D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 Нет</w:t>
            </w:r>
          </w:p>
        </w:tc>
      </w:tr>
      <w:tr w:rsidR="00B8410A" w:rsidRPr="0035611A" w14:paraId="49953536" w14:textId="77777777" w:rsidTr="00B8410A">
        <w:tc>
          <w:tcPr>
            <w:tcW w:w="2067" w:type="dxa"/>
          </w:tcPr>
          <w:p w14:paraId="7EED53F9" w14:textId="77777777" w:rsidR="00B8410A" w:rsidRPr="0035611A" w:rsidRDefault="00B8410A" w:rsidP="00B8410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C</w:t>
            </w: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apital</w:t>
            </w: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izType</w:t>
            </w:r>
            <w:proofErr w:type="spellEnd"/>
          </w:p>
          <w:p w14:paraId="71BB6680" w14:textId="77777777" w:rsidR="00B8410A" w:rsidRPr="0035611A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D581DD5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787D4C6B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35611A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79E98F1E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bCs/>
                <w:sz w:val="28"/>
                <w:szCs w:val="28"/>
              </w:rPr>
            </w:pPr>
            <w:r w:rsidRPr="0035611A">
              <w:rPr>
                <w:rFonts w:ascii="Times New Roman" w:hAnsi="Times New Roman"/>
                <w:bCs/>
                <w:sz w:val="28"/>
                <w:szCs w:val="28"/>
              </w:rPr>
              <w:t>Условия капитализации</w:t>
            </w:r>
          </w:p>
        </w:tc>
        <w:tc>
          <w:tcPr>
            <w:tcW w:w="2552" w:type="dxa"/>
          </w:tcPr>
          <w:p w14:paraId="1024619F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 КМ</w:t>
            </w:r>
          </w:p>
          <w:p w14:paraId="5EC1BDA4" w14:textId="77777777" w:rsidR="00B8410A" w:rsidRPr="0035611A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35611A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-</w:t>
            </w:r>
            <w:r w:rsidRPr="0035611A">
              <w:rPr>
                <w:rFonts w:ascii="Times New Roman" w:hAnsi="Times New Roman"/>
                <w:color w:val="000000"/>
                <w:szCs w:val="24"/>
                <w:lang w:eastAsia="ru-RU"/>
              </w:rPr>
              <w:t xml:space="preserve"> КГ</w:t>
            </w:r>
          </w:p>
        </w:tc>
      </w:tr>
      <w:tr w:rsidR="00B8410A" w:rsidRPr="00041A81" w14:paraId="0180A82E" w14:textId="77777777" w:rsidTr="00B8410A">
        <w:tc>
          <w:tcPr>
            <w:tcW w:w="2067" w:type="dxa"/>
          </w:tcPr>
          <w:p w14:paraId="7C274363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IntRatePay</w:t>
            </w:r>
            <w:proofErr w:type="spellEnd"/>
          </w:p>
        </w:tc>
        <w:tc>
          <w:tcPr>
            <w:tcW w:w="1383" w:type="dxa"/>
          </w:tcPr>
          <w:p w14:paraId="095126F4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9500708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5E2A6DB6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Выплата процентов</w:t>
            </w:r>
          </w:p>
        </w:tc>
        <w:tc>
          <w:tcPr>
            <w:tcW w:w="2552" w:type="dxa"/>
          </w:tcPr>
          <w:p w14:paraId="1CBFB49D" w14:textId="77777777" w:rsidR="00B8410A" w:rsidRPr="00041A81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lightGray"/>
              </w:rPr>
            </w:pPr>
          </w:p>
        </w:tc>
      </w:tr>
      <w:tr w:rsidR="00B8410A" w:rsidRPr="00041A81" w14:paraId="0E4CB5FD" w14:textId="77777777" w:rsidTr="00B8410A">
        <w:tc>
          <w:tcPr>
            <w:tcW w:w="2067" w:type="dxa"/>
          </w:tcPr>
          <w:p w14:paraId="3FC0A894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PartWithd</w:t>
            </w:r>
            <w:proofErr w:type="spellEnd"/>
          </w:p>
        </w:tc>
        <w:tc>
          <w:tcPr>
            <w:tcW w:w="1383" w:type="dxa"/>
          </w:tcPr>
          <w:p w14:paraId="5D1014A0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4CF421C7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4CC0BF76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Частичное снятие</w:t>
            </w:r>
          </w:p>
        </w:tc>
        <w:tc>
          <w:tcPr>
            <w:tcW w:w="2552" w:type="dxa"/>
          </w:tcPr>
          <w:p w14:paraId="197DE87D" w14:textId="77777777" w:rsidR="00B8410A" w:rsidRPr="00041A81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lightGray"/>
              </w:rPr>
            </w:pPr>
          </w:p>
        </w:tc>
      </w:tr>
      <w:tr w:rsidR="00B8410A" w:rsidRPr="005501A2" w14:paraId="08DF52B7" w14:textId="77777777" w:rsidTr="00B8410A">
        <w:tc>
          <w:tcPr>
            <w:tcW w:w="2067" w:type="dxa"/>
          </w:tcPr>
          <w:p w14:paraId="2FEE75B1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Conditions</w:t>
            </w:r>
            <w:proofErr w:type="spellEnd"/>
          </w:p>
        </w:tc>
        <w:tc>
          <w:tcPr>
            <w:tcW w:w="1383" w:type="dxa"/>
          </w:tcPr>
          <w:p w14:paraId="6A25C56A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4613639A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70E0DA97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Дополнительная информация</w:t>
            </w:r>
          </w:p>
        </w:tc>
        <w:tc>
          <w:tcPr>
            <w:tcW w:w="2552" w:type="dxa"/>
          </w:tcPr>
          <w:p w14:paraId="7D2ED647" w14:textId="77777777" w:rsidR="00B8410A" w:rsidRPr="005501A2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  <w:tr w:rsidR="00B8410A" w:rsidRPr="005501A2" w14:paraId="4F79F7D7" w14:textId="77777777" w:rsidTr="00B8410A">
        <w:tc>
          <w:tcPr>
            <w:tcW w:w="2067" w:type="dxa"/>
          </w:tcPr>
          <w:p w14:paraId="7A74DFC3" w14:textId="77777777" w:rsidR="00B8410A" w:rsidRPr="00B77EE9" w:rsidRDefault="00B8410A" w:rsidP="00B8410A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Link</w:t>
            </w:r>
            <w:proofErr w:type="spellEnd"/>
          </w:p>
        </w:tc>
        <w:tc>
          <w:tcPr>
            <w:tcW w:w="1383" w:type="dxa"/>
          </w:tcPr>
          <w:p w14:paraId="70B93F43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B77EE9"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1822" w:type="dxa"/>
          </w:tcPr>
          <w:p w14:paraId="0DBCDE43" w14:textId="77777777" w:rsidR="00B8410A" w:rsidRPr="00B77EE9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B77EE9">
              <w:rPr>
                <w:rFonts w:ascii="Times New Roman" w:hAnsi="Times New Roman"/>
                <w:sz w:val="28"/>
                <w:szCs w:val="28"/>
                <w:lang w:eastAsia="ru-RU"/>
              </w:rPr>
              <w:t>до 1 гигабайта</w:t>
            </w:r>
          </w:p>
        </w:tc>
        <w:tc>
          <w:tcPr>
            <w:tcW w:w="2099" w:type="dxa"/>
          </w:tcPr>
          <w:p w14:paraId="21A759A1" w14:textId="77777777" w:rsidR="00B8410A" w:rsidRPr="000372BF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</w:pPr>
            <w:r w:rsidRPr="000372BF">
              <w:rPr>
                <w:rFonts w:ascii="Times New Roman" w:eastAsiaTheme="minorHAnsi" w:hAnsi="Times New Roman"/>
                <w:color w:val="000000"/>
                <w:sz w:val="28"/>
                <w:szCs w:val="28"/>
              </w:rPr>
              <w:t>Ссылка</w:t>
            </w:r>
          </w:p>
        </w:tc>
        <w:tc>
          <w:tcPr>
            <w:tcW w:w="2552" w:type="dxa"/>
          </w:tcPr>
          <w:p w14:paraId="2C262C30" w14:textId="77777777" w:rsidR="00B8410A" w:rsidRPr="005501A2" w:rsidRDefault="00B8410A" w:rsidP="00B8410A">
            <w:pPr>
              <w:suppressAutoHyphens/>
              <w:spacing w:before="100" w:beforeAutospacing="1" w:after="100" w:afterAutospacing="1" w:line="252" w:lineRule="auto"/>
              <w:contextualSpacing/>
              <w:jc w:val="left"/>
              <w:rPr>
                <w:rFonts w:ascii="Times New Roman" w:eastAsiaTheme="minorHAnsi" w:hAnsi="Times New Roman"/>
                <w:color w:val="000000"/>
                <w:sz w:val="28"/>
                <w:szCs w:val="28"/>
                <w:highlight w:val="yellow"/>
              </w:rPr>
            </w:pPr>
          </w:p>
        </w:tc>
      </w:tr>
    </w:tbl>
    <w:p w14:paraId="75B1D03A" w14:textId="77777777" w:rsidR="006305F5" w:rsidRDefault="006305F5" w:rsidP="006305F5">
      <w:pPr>
        <w:suppressAutoHyphens/>
        <w:spacing w:line="360" w:lineRule="exact"/>
        <w:ind w:firstLine="709"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418E3EE0" w14:textId="77777777" w:rsidR="006305F5" w:rsidRPr="00A8360A" w:rsidRDefault="006305F5" w:rsidP="006305F5">
      <w:pPr>
        <w:ind w:firstLine="708"/>
        <w:rPr>
          <w:rFonts w:ascii="Times New Roman" w:hAnsi="Times New Roman"/>
          <w:color w:val="000000"/>
          <w:sz w:val="28"/>
          <w:szCs w:val="28"/>
        </w:rPr>
      </w:pPr>
      <w:r w:rsidRPr="004D1A49">
        <w:rPr>
          <w:rFonts w:ascii="Times New Roman" w:hAnsi="Times New Roman"/>
          <w:color w:val="000000"/>
          <w:sz w:val="28"/>
          <w:szCs w:val="28"/>
        </w:rPr>
        <w:t xml:space="preserve">Значение поля </w:t>
      </w:r>
      <w:proofErr w:type="spellStart"/>
      <w:r w:rsidRPr="004D1A49">
        <w:rPr>
          <w:rFonts w:ascii="Times New Roman" w:hAnsi="Times New Roman"/>
          <w:color w:val="000000"/>
          <w:sz w:val="28"/>
          <w:szCs w:val="28"/>
        </w:rPr>
        <w:t>Bank</w:t>
      </w:r>
      <w:proofErr w:type="spellEnd"/>
      <w:r w:rsidRPr="004D1A49">
        <w:rPr>
          <w:rFonts w:ascii="Times New Roman" w:hAnsi="Times New Roman"/>
          <w:color w:val="000000"/>
          <w:sz w:val="28"/>
          <w:szCs w:val="28"/>
        </w:rPr>
        <w:t xml:space="preserve"> определено в таблице раздела 2</w:t>
      </w:r>
      <w:r>
        <w:rPr>
          <w:rFonts w:ascii="Times New Roman" w:hAnsi="Times New Roman"/>
          <w:color w:val="000000"/>
          <w:sz w:val="28"/>
          <w:szCs w:val="28"/>
        </w:rPr>
        <w:t xml:space="preserve"> в поле Компания</w:t>
      </w:r>
      <w:r w:rsidRPr="004D1A49">
        <w:rPr>
          <w:rFonts w:ascii="Times New Roman" w:hAnsi="Times New Roman"/>
          <w:color w:val="000000"/>
          <w:sz w:val="28"/>
          <w:szCs w:val="28"/>
        </w:rPr>
        <w:t>.</w:t>
      </w:r>
    </w:p>
    <w:p w14:paraId="090EF052" w14:textId="77777777" w:rsidR="006305F5" w:rsidRDefault="006305F5" w:rsidP="006305F5">
      <w:pPr>
        <w:rPr>
          <w:rFonts w:ascii="Times New Roman" w:hAnsi="Times New Roman"/>
          <w:color w:val="000000"/>
          <w:sz w:val="28"/>
          <w:szCs w:val="28"/>
        </w:rPr>
      </w:pPr>
      <w:r w:rsidRPr="000372BF">
        <w:rPr>
          <w:rFonts w:ascii="Times New Roman" w:eastAsiaTheme="minorHAnsi" w:hAnsi="Times New Roman"/>
          <w:color w:val="000000"/>
          <w:sz w:val="28"/>
          <w:szCs w:val="28"/>
        </w:rPr>
        <w:tab/>
      </w:r>
    </w:p>
    <w:p w14:paraId="1D261E35" w14:textId="77777777" w:rsidR="006305F5" w:rsidRDefault="006305F5" w:rsidP="006305F5">
      <w:pPr>
        <w:suppressAutoHyphens/>
        <w:spacing w:line="360" w:lineRule="exact"/>
        <w:ind w:firstLine="709"/>
        <w:rPr>
          <w:rFonts w:ascii="Times New Roman" w:hAnsi="Times New Roman"/>
          <w:sz w:val="28"/>
          <w:szCs w:val="28"/>
        </w:rPr>
        <w:sectPr w:rsidR="006305F5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5A61955E" w14:textId="77777777" w:rsidR="006305F5" w:rsidRPr="00B3397C" w:rsidRDefault="006305F5" w:rsidP="006305F5">
      <w:pPr>
        <w:pStyle w:val="1"/>
        <w:spacing w:line="252" w:lineRule="auto"/>
        <w:rPr>
          <w:rFonts w:ascii="Times New Roman" w:hAnsi="Times New Roman"/>
        </w:rPr>
      </w:pPr>
      <w:bookmarkStart w:id="52" w:name="_Toc218605544"/>
      <w:bookmarkStart w:id="53" w:name="_Toc207980340"/>
      <w:r w:rsidRPr="00B3397C">
        <w:rPr>
          <w:rFonts w:ascii="Times New Roman" w:hAnsi="Times New Roman"/>
        </w:rPr>
        <w:lastRenderedPageBreak/>
        <w:t>Реализация в КХД</w:t>
      </w:r>
      <w:bookmarkEnd w:id="52"/>
      <w:r w:rsidRPr="00B3397C">
        <w:rPr>
          <w:rFonts w:ascii="Times New Roman" w:hAnsi="Times New Roman"/>
        </w:rPr>
        <w:t xml:space="preserve"> </w:t>
      </w:r>
      <w:bookmarkEnd w:id="53"/>
    </w:p>
    <w:p w14:paraId="6CAC273D" w14:textId="77777777" w:rsidR="006305F5" w:rsidRPr="00DA1E91" w:rsidRDefault="006305F5" w:rsidP="006305F5">
      <w:pPr>
        <w:ind w:left="710"/>
      </w:pPr>
    </w:p>
    <w:p w14:paraId="236A452D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Ежедневно выполняется забор данных из </w:t>
      </w: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>таблиц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ы</w:t>
      </w: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245E0">
        <w:rPr>
          <w:rFonts w:ascii="Times New Roman" w:hAnsi="Times New Roman"/>
          <w:b/>
          <w:color w:val="000000"/>
          <w:sz w:val="28"/>
          <w:szCs w:val="28"/>
          <w:lang w:eastAsia="ru-RU"/>
        </w:rPr>
        <w:t>deposits_companies</w:t>
      </w:r>
      <w:proofErr w:type="spellEnd"/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 xml:space="preserve"> </w:t>
      </w:r>
      <w:r w:rsidRPr="005C6905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базы 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данных </w:t>
      </w:r>
      <w:proofErr w:type="spellStart"/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ospo</w:t>
      </w:r>
      <w:proofErr w:type="spellEnd"/>
      <w:r w:rsidRPr="006A5097">
        <w:rPr>
          <w:rFonts w:ascii="Times New Roman" w:hAnsi="Times New Roman"/>
          <w:b/>
          <w:sz w:val="28"/>
          <w:szCs w:val="28"/>
          <w:lang w:eastAsia="ru-RU"/>
        </w:rPr>
        <w:t>_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parsing</w:t>
      </w:r>
      <w:r w:rsidRPr="006A5097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(</w:t>
      </w:r>
      <w:r w:rsidRPr="006A5097">
        <w:rPr>
          <w:rFonts w:ascii="Times New Roman" w:hAnsi="Times New Roman"/>
          <w:b/>
          <w:sz w:val="28"/>
          <w:szCs w:val="28"/>
          <w:lang w:val="en-US" w:eastAsia="ru-RU"/>
        </w:rPr>
        <w:t>PostgreSQL</w:t>
      </w:r>
      <w:r w:rsidRPr="006A5097">
        <w:rPr>
          <w:rFonts w:ascii="Times New Roman" w:hAnsi="Times New Roman"/>
          <w:b/>
          <w:sz w:val="28"/>
          <w:szCs w:val="28"/>
          <w:lang w:eastAsia="ru-RU"/>
        </w:rPr>
        <w:t>)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, сервер </w:t>
      </w:r>
      <w:r w:rsidRPr="006A5097">
        <w:rPr>
          <w:rFonts w:ascii="Times New Roman" w:eastAsiaTheme="minorHAnsi" w:hAnsi="Times New Roman"/>
          <w:b/>
          <w:sz w:val="28"/>
          <w:szCs w:val="28"/>
        </w:rPr>
        <w:t>10.200.121.31</w:t>
      </w:r>
      <w:r w:rsidRPr="006A5097">
        <w:rPr>
          <w:rFonts w:ascii="Times New Roman" w:eastAsiaTheme="minorHAnsi" w:hAnsi="Times New Roman"/>
          <w:sz w:val="28"/>
          <w:szCs w:val="28"/>
        </w:rPr>
        <w:t>.</w:t>
      </w:r>
      <w:r>
        <w:rPr>
          <w:rFonts w:ascii="Times New Roman" w:eastAsiaTheme="minorHAnsi" w:hAnsi="Times New Roman"/>
          <w:sz w:val="28"/>
          <w:szCs w:val="28"/>
        </w:rPr>
        <w:t>,</w:t>
      </w:r>
      <w:r w:rsidRPr="006A5097">
        <w:rPr>
          <w:rFonts w:ascii="Times New Roman" w:eastAsiaTheme="minorHAnsi" w:hAnsi="Times New Roman"/>
          <w:sz w:val="28"/>
          <w:szCs w:val="28"/>
        </w:rPr>
        <w:t xml:space="preserve"> 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за текущий день и помещается в б</w:t>
      </w:r>
      <w:r w:rsidRPr="00695008"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зу данных КХД</w:t>
      </w:r>
      <w:r w:rsidRPr="00695008">
        <w:rPr>
          <w:rFonts w:ascii="Times New Roman" w:hAnsi="Times New Roman"/>
          <w:color w:val="000000"/>
          <w:sz w:val="28"/>
          <w:szCs w:val="28"/>
          <w:lang w:eastAsia="ru-RU"/>
        </w:rPr>
        <w:t xml:space="preserve">, </w:t>
      </w:r>
      <w:r w:rsidRPr="003D1797">
        <w:rPr>
          <w:rFonts w:ascii="Times New Roman" w:hAnsi="Times New Roman"/>
          <w:sz w:val="28"/>
          <w:szCs w:val="28"/>
        </w:rPr>
        <w:t xml:space="preserve">ориентировочно в </w:t>
      </w:r>
      <w:r w:rsidRPr="00EA1B85">
        <w:rPr>
          <w:rFonts w:ascii="Times New Roman" w:hAnsi="Times New Roman"/>
          <w:sz w:val="28"/>
          <w:szCs w:val="28"/>
        </w:rPr>
        <w:t xml:space="preserve">16:30 </w:t>
      </w:r>
      <w:r>
        <w:rPr>
          <w:rFonts w:ascii="Times New Roman" w:hAnsi="Times New Roman"/>
          <w:sz w:val="28"/>
          <w:szCs w:val="28"/>
        </w:rPr>
        <w:t>часов.</w:t>
      </w:r>
      <w:r w:rsidRPr="00A12E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Более точное время обработки будет определено на этапах реализации и </w:t>
      </w:r>
      <w:r w:rsidRPr="00C5282D">
        <w:rPr>
          <w:rFonts w:ascii="Times New Roman" w:hAnsi="Times New Roman"/>
          <w:sz w:val="28"/>
          <w:szCs w:val="28"/>
        </w:rPr>
        <w:t>ввода в промышленную</w:t>
      </w:r>
      <w:r>
        <w:rPr>
          <w:rFonts w:ascii="Times New Roman" w:hAnsi="Times New Roman"/>
          <w:sz w:val="28"/>
          <w:szCs w:val="28"/>
        </w:rPr>
        <w:t xml:space="preserve"> эксплуатацию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3EEC861F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Следующий этап состоит из 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>реализаци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и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статического отчета в КХД в модуле </w:t>
      </w:r>
      <w:r w:rsidRPr="003B13C6">
        <w:rPr>
          <w:rFonts w:ascii="Times New Roman" w:hAnsi="Times New Roman"/>
          <w:color w:val="000000"/>
          <w:sz w:val="28"/>
          <w:szCs w:val="28"/>
          <w:lang w:val="en-US" w:eastAsia="ru-RU"/>
        </w:rPr>
        <w:t>Report</w:t>
      </w:r>
      <w:r w:rsidRPr="003B13C6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Pr="003B13C6">
        <w:rPr>
          <w:rFonts w:ascii="Times New Roman" w:hAnsi="Times New Roman"/>
          <w:color w:val="000000"/>
          <w:sz w:val="28"/>
          <w:szCs w:val="28"/>
          <w:lang w:val="en-US" w:eastAsia="ru-RU"/>
        </w:rPr>
        <w:t>Server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 возможностью выгрузки в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Microsoft</w:t>
      </w:r>
      <w:r w:rsidRPr="001A3DD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Excel</w:t>
      </w:r>
      <w:r w:rsidRPr="001A3DDA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12E224A3" w14:textId="77777777" w:rsidR="006305F5" w:rsidRDefault="006305F5" w:rsidP="006305F5">
      <w:pPr>
        <w:ind w:left="710"/>
      </w:pPr>
    </w:p>
    <w:p w14:paraId="08A43EBC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Селекционные параметры отчета содержат дату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>, при этом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</w:rPr>
        <w:t>по умолчанию указывается текущая дата с возможностью выбора иных дат.</w:t>
      </w:r>
    </w:p>
    <w:p w14:paraId="20076AA5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7930632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Отчет должен состоять из следующих листов:</w:t>
      </w:r>
    </w:p>
    <w:p w14:paraId="3E61863A" w14:textId="77777777" w:rsidR="006305F5" w:rsidRPr="00B82D5C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- лист1 для 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 w:rsidRPr="00B82D5C">
        <w:rPr>
          <w:rFonts w:ascii="Times New Roman" w:hAnsi="Times New Roman"/>
          <w:color w:val="000000"/>
          <w:sz w:val="28"/>
          <w:szCs w:val="28"/>
          <w:lang w:val="en-US" w:eastAsia="ru-RU"/>
        </w:rPr>
        <w:t>BYN</w:t>
      </w:r>
      <w:r w:rsidRPr="00B82D5C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3E6745A6" w14:textId="77777777" w:rsidR="006305F5" w:rsidRPr="00B82D5C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лист2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RUB</w:t>
      </w:r>
      <w:r w:rsidRPr="00B82D5C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1AE7BE55" w14:textId="77777777" w:rsidR="006305F5" w:rsidRPr="00B82D5C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лист3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CNY</w:t>
      </w:r>
      <w:r w:rsidRPr="00B82D5C">
        <w:rPr>
          <w:rFonts w:ascii="Times New Roman" w:hAnsi="Times New Roman"/>
          <w:color w:val="000000"/>
          <w:sz w:val="28"/>
          <w:szCs w:val="28"/>
        </w:rPr>
        <w:t>;</w:t>
      </w:r>
    </w:p>
    <w:p w14:paraId="477D923A" w14:textId="77777777" w:rsidR="006305F5" w:rsidRPr="00B82D5C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лист4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USD</w:t>
      </w:r>
      <w:r w:rsidRPr="00B82D5C">
        <w:rPr>
          <w:rFonts w:ascii="Times New Roman" w:hAnsi="Times New Roman"/>
          <w:color w:val="000000"/>
          <w:sz w:val="28"/>
          <w:szCs w:val="28"/>
        </w:rPr>
        <w:t>;</w:t>
      </w:r>
    </w:p>
    <w:p w14:paraId="375FA29F" w14:textId="77777777" w:rsidR="006305F5" w:rsidRPr="00B75E7B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82D5C">
        <w:rPr>
          <w:rFonts w:ascii="Times New Roman" w:hAnsi="Times New Roman"/>
          <w:color w:val="000000"/>
          <w:sz w:val="28"/>
          <w:szCs w:val="28"/>
        </w:rPr>
        <w:t xml:space="preserve">- лист5 для </w:t>
      </w:r>
      <w:r w:rsidRPr="00B82D5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валюты </w:t>
      </w:r>
      <w:proofErr w:type="spellStart"/>
      <w:r w:rsidRPr="00B82D5C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 w:rsidRPr="00B82D5C">
        <w:rPr>
          <w:rFonts w:ascii="Times New Roman" w:hAnsi="Times New Roman"/>
          <w:color w:val="000000"/>
          <w:sz w:val="28"/>
          <w:szCs w:val="28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EUR</w:t>
      </w:r>
      <w:r w:rsidRPr="00B82D5C">
        <w:rPr>
          <w:rFonts w:ascii="Times New Roman" w:hAnsi="Times New Roman"/>
          <w:color w:val="000000"/>
          <w:sz w:val="28"/>
          <w:szCs w:val="28"/>
        </w:rPr>
        <w:t>.</w:t>
      </w:r>
    </w:p>
    <w:p w14:paraId="6AEE88A6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5BFD2ECE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E00D7">
        <w:rPr>
          <w:rFonts w:ascii="Times New Roman" w:hAnsi="Times New Roman"/>
          <w:color w:val="000000"/>
          <w:sz w:val="28"/>
          <w:szCs w:val="28"/>
          <w:lang w:eastAsia="ru-RU"/>
        </w:rPr>
        <w:t>Каждый лист должен содержать: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1AF98142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1) заголовок вида «</w:t>
      </w:r>
      <w:r w:rsidRPr="00B75E7B">
        <w:rPr>
          <w:rFonts w:ascii="Times New Roman" w:hAnsi="Times New Roman"/>
          <w:sz w:val="28"/>
        </w:rPr>
        <w:t xml:space="preserve">Информация о размере % ставок по вкладам (депозитам) в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CURRENCY</w:t>
      </w:r>
      <w:r w:rsidRPr="00B75E7B">
        <w:rPr>
          <w:rFonts w:ascii="Times New Roman" w:hAnsi="Times New Roman"/>
          <w:sz w:val="28"/>
        </w:rPr>
        <w:t xml:space="preserve"> на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 w:rsidRPr="007B5D35"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 xml:space="preserve">на </w:t>
      </w:r>
      <w:r w:rsidRPr="007B5D3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HH</w:t>
      </w:r>
      <w:proofErr w:type="gramEnd"/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  <w:lang w:val="en-US"/>
        </w:rPr>
        <w:t>MM</w:t>
      </w:r>
      <w:r>
        <w:rPr>
          <w:rFonts w:ascii="Times New Roman" w:hAnsi="Times New Roman"/>
          <w:sz w:val="28"/>
        </w:rPr>
        <w:t>», где:</w:t>
      </w:r>
    </w:p>
    <w:p w14:paraId="70E09472" w14:textId="77777777" w:rsidR="006305F5" w:rsidRDefault="006305F5" w:rsidP="006305F5">
      <w:pPr>
        <w:suppressAutoHyphens/>
        <w:spacing w:line="252" w:lineRule="auto"/>
        <w:ind w:left="708" w:firstLine="1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color w:val="000000"/>
          <w:sz w:val="28"/>
          <w:szCs w:val="28"/>
          <w:lang w:val="en-US" w:eastAsia="ru-RU"/>
        </w:rPr>
        <w:t>CURRENCY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заполняется значением поля</w:t>
      </w:r>
      <w:r w:rsidRPr="00006B1D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77EE9">
        <w:rPr>
          <w:rFonts w:ascii="Times New Roman" w:hAnsi="Times New Roman"/>
          <w:color w:val="000000"/>
          <w:sz w:val="28"/>
          <w:szCs w:val="28"/>
        </w:rPr>
        <w:t>DepCurr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для соответствующего листа;</w:t>
      </w:r>
    </w:p>
    <w:p w14:paraId="72ABC096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 xml:space="preserve"> дата отчета с селекционного экрана;</w:t>
      </w:r>
    </w:p>
    <w:p w14:paraId="42083F57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sz w:val="28"/>
          <w:lang w:val="en-US"/>
        </w:rPr>
        <w:t>HH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  <w:lang w:val="en-US"/>
        </w:rPr>
        <w:t>MM</w:t>
      </w:r>
      <w:r>
        <w:rPr>
          <w:rFonts w:ascii="Times New Roman" w:hAnsi="Times New Roman"/>
          <w:sz w:val="28"/>
        </w:rPr>
        <w:t xml:space="preserve"> время формирования отчета;</w:t>
      </w:r>
    </w:p>
    <w:p w14:paraId="5172C864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2) столбцы «Банк», «Оформление в:», «До востребования», «Отзывной», «Безотзывной». При этом столбец «Отзывной» содержит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подстолбцы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«от 1 до 31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.», «32 дня и более», столбец «Безотзывной» содержит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подстолбцы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«от 32 до 92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(вкл.)», «от 93 до 185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(вкл.)», «от 186 до 366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(вкл.)», </w:t>
      </w:r>
      <w:proofErr w:type="gramStart"/>
      <w:r>
        <w:rPr>
          <w:rFonts w:ascii="Times New Roman" w:hAnsi="Times New Roman"/>
          <w:color w:val="000000"/>
          <w:sz w:val="28"/>
          <w:szCs w:val="28"/>
          <w:lang w:eastAsia="ru-RU"/>
        </w:rPr>
        <w:t>« от</w:t>
      </w:r>
      <w:proofErr w:type="gram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367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и более дней». Каждый из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подстолбцов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содержит свои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подстолбцы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«Продукт», «% ставка». </w:t>
      </w:r>
    </w:p>
    <w:p w14:paraId="3B7E91B9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этом столбцы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«Банк» и «Оформление в:»</w:t>
      </w:r>
      <w:r>
        <w:rPr>
          <w:rFonts w:ascii="Times New Roman" w:hAnsi="Times New Roman"/>
          <w:sz w:val="28"/>
          <w:szCs w:val="28"/>
          <w:lang w:eastAsia="ru-RU"/>
        </w:rPr>
        <w:t xml:space="preserve"> нужно отображать в </w:t>
      </w:r>
      <w:r w:rsidRPr="00422B92">
        <w:rPr>
          <w:rFonts w:ascii="Times New Roman" w:hAnsi="Times New Roman"/>
          <w:color w:val="C5E0B3" w:themeColor="accent6" w:themeTint="66"/>
          <w:sz w:val="28"/>
          <w:szCs w:val="28"/>
          <w:lang w:eastAsia="ru-RU"/>
        </w:rPr>
        <w:t>зеленой</w:t>
      </w:r>
      <w:r>
        <w:rPr>
          <w:rFonts w:ascii="Times New Roman" w:hAnsi="Times New Roman"/>
          <w:sz w:val="28"/>
          <w:szCs w:val="28"/>
          <w:lang w:eastAsia="ru-RU"/>
        </w:rPr>
        <w:t xml:space="preserve"> заливке.</w:t>
      </w:r>
    </w:p>
    <w:p w14:paraId="01A9478B" w14:textId="77777777" w:rsidR="006305F5" w:rsidRDefault="006305F5" w:rsidP="006305F5">
      <w:pPr>
        <w:ind w:firstLine="708"/>
        <w:rPr>
          <w:rFonts w:ascii="Times New Roman" w:eastAsiaTheme="minorHAnsi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3) 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>строк</w:t>
      </w:r>
      <w:r>
        <w:rPr>
          <w:rFonts w:ascii="Times New Roman" w:eastAsiaTheme="minorHAnsi" w:hAnsi="Times New Roman"/>
          <w:color w:val="000000"/>
          <w:sz w:val="28"/>
          <w:szCs w:val="28"/>
        </w:rPr>
        <w:t>и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каждого </w:t>
      </w:r>
      <w:r>
        <w:rPr>
          <w:rFonts w:ascii="Times New Roman" w:eastAsiaTheme="minorHAnsi" w:hAnsi="Times New Roman"/>
          <w:color w:val="000000"/>
          <w:sz w:val="28"/>
          <w:szCs w:val="28"/>
        </w:rPr>
        <w:t>банка</w:t>
      </w:r>
      <w:r w:rsidRPr="00CF63CC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в очередности, определенной для </w:t>
      </w:r>
      <w:r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поля </w:t>
      </w:r>
      <w:r w:rsidRPr="00184632">
        <w:rPr>
          <w:rFonts w:ascii="Times New Roman" w:eastAsiaTheme="minorHAnsi" w:hAnsi="Times New Roman"/>
          <w:color w:val="000000"/>
          <w:sz w:val="28"/>
          <w:szCs w:val="28"/>
          <w:lang w:val="en-US"/>
        </w:rPr>
        <w:t>Bank</w:t>
      </w:r>
      <w:r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000000"/>
          <w:sz w:val="28"/>
          <w:szCs w:val="28"/>
        </w:rPr>
        <w:t>в</w:t>
      </w:r>
      <w:r w:rsidRPr="00184632">
        <w:rPr>
          <w:rFonts w:ascii="Times New Roman" w:eastAsiaTheme="minorHAnsi" w:hAnsi="Times New Roman"/>
          <w:color w:val="000000"/>
          <w:sz w:val="28"/>
          <w:szCs w:val="28"/>
        </w:rPr>
        <w:t xml:space="preserve"> таблице радела 2.</w:t>
      </w:r>
      <w:r>
        <w:rPr>
          <w:rFonts w:ascii="Times New Roman" w:eastAsiaTheme="minorHAnsi" w:hAnsi="Times New Roman"/>
          <w:color w:val="000000"/>
          <w:sz w:val="28"/>
          <w:szCs w:val="28"/>
        </w:rPr>
        <w:t xml:space="preserve"> Для каждого банка необходимо выполнить объединение строк в столбце «Банк»;</w:t>
      </w:r>
    </w:p>
    <w:p w14:paraId="562A5119" w14:textId="77777777" w:rsidR="006305F5" w:rsidRDefault="006305F5" w:rsidP="006305F5">
      <w:pPr>
        <w:ind w:firstLine="708"/>
        <w:rPr>
          <w:rFonts w:ascii="Times New Roman" w:eastAsiaTheme="minorHAnsi" w:hAnsi="Times New Roman"/>
          <w:color w:val="000000"/>
          <w:sz w:val="28"/>
          <w:szCs w:val="28"/>
        </w:rPr>
      </w:pPr>
      <w:r w:rsidRPr="00831037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 xml:space="preserve">4)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под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>строк</w:t>
      </w:r>
      <w:r>
        <w:rPr>
          <w:rFonts w:ascii="Times New Roman" w:eastAsiaTheme="minorHAnsi" w:hAnsi="Times New Roman"/>
          <w:color w:val="000000"/>
          <w:sz w:val="28"/>
          <w:szCs w:val="28"/>
        </w:rPr>
        <w:t>и</w:t>
      </w:r>
      <w:r w:rsidRPr="00B77EE9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каждого </w:t>
      </w:r>
      <w:r>
        <w:rPr>
          <w:rFonts w:ascii="Times New Roman" w:eastAsiaTheme="minorHAnsi" w:hAnsi="Times New Roman"/>
          <w:color w:val="000000"/>
          <w:sz w:val="28"/>
          <w:szCs w:val="28"/>
        </w:rPr>
        <w:t>банка</w:t>
      </w:r>
      <w:r w:rsidRPr="00CF63CC">
        <w:rPr>
          <w:rFonts w:ascii="Times New Roman" w:eastAsiaTheme="minorHAnsi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color w:val="000000"/>
          <w:sz w:val="28"/>
          <w:szCs w:val="28"/>
        </w:rPr>
        <w:t>по типу оформления «в учреждении банка» и «ДБО». Для каждого типа оформления необходимо выполнить объединение строк в столбце «Оформление в:».</w:t>
      </w:r>
    </w:p>
    <w:p w14:paraId="30760F5D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C383B93" w14:textId="77777777" w:rsidR="006305F5" w:rsidRPr="007108F4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DE2BEA">
        <w:rPr>
          <w:rFonts w:ascii="Times New Roman" w:hAnsi="Times New Roman"/>
          <w:color w:val="000000"/>
          <w:sz w:val="28"/>
          <w:szCs w:val="28"/>
          <w:lang w:eastAsia="ru-RU"/>
        </w:rPr>
        <w:t>Условия выбора данных в отчет:</w:t>
      </w:r>
      <w:r w:rsidRPr="007108F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</w:p>
    <w:p w14:paraId="5452599B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108F4">
        <w:rPr>
          <w:rFonts w:ascii="Times New Roman" w:hAnsi="Times New Roman"/>
          <w:color w:val="000000"/>
          <w:sz w:val="28"/>
          <w:szCs w:val="28"/>
          <w:lang w:eastAsia="ru-RU"/>
        </w:rPr>
        <w:t xml:space="preserve">- анализ </w:t>
      </w:r>
      <w:r w:rsidRPr="007108F4">
        <w:rPr>
          <w:rFonts w:ascii="Times New Roman" w:hAnsi="Times New Roman"/>
          <w:sz w:val="28"/>
          <w:szCs w:val="28"/>
        </w:rPr>
        <w:t>каждой загруженной записи</w:t>
      </w:r>
      <w:r w:rsidRPr="00F11E8E">
        <w:rPr>
          <w:rFonts w:ascii="Times New Roman" w:hAnsi="Times New Roman"/>
          <w:sz w:val="28"/>
          <w:szCs w:val="28"/>
        </w:rPr>
        <w:t xml:space="preserve"> на значение пол</w:t>
      </w:r>
      <w:r>
        <w:rPr>
          <w:rFonts w:ascii="Times New Roman" w:hAnsi="Times New Roman"/>
          <w:sz w:val="28"/>
          <w:szCs w:val="28"/>
        </w:rPr>
        <w:t>я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77EE9">
        <w:rPr>
          <w:rFonts w:ascii="Times New Roman" w:hAnsi="Times New Roman"/>
          <w:color w:val="000000"/>
          <w:sz w:val="28"/>
          <w:szCs w:val="28"/>
        </w:rPr>
        <w:t>DateChec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en-US"/>
        </w:rPr>
        <w:t>k</w:t>
      </w:r>
      <w:r>
        <w:rPr>
          <w:rFonts w:ascii="Times New Roman" w:hAnsi="Times New Roman"/>
          <w:color w:val="000000"/>
          <w:sz w:val="28"/>
          <w:szCs w:val="28"/>
        </w:rPr>
        <w:t xml:space="preserve"> (д</w:t>
      </w:r>
      <w:r w:rsidRPr="000372BF">
        <w:rPr>
          <w:rFonts w:ascii="Times New Roman" w:eastAsiaTheme="minorHAnsi" w:hAnsi="Times New Roman"/>
          <w:color w:val="000000"/>
          <w:sz w:val="28"/>
          <w:szCs w:val="28"/>
        </w:rPr>
        <w:t>ата и время сканирования</w:t>
      </w:r>
      <w:r>
        <w:rPr>
          <w:rFonts w:ascii="Times New Roman" w:hAnsi="Times New Roman"/>
          <w:color w:val="000000"/>
          <w:sz w:val="28"/>
          <w:szCs w:val="28"/>
        </w:rPr>
        <w:t>)</w:t>
      </w:r>
      <w:r w:rsidRPr="00F11E8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Отбирать данные в соответствии с </w:t>
      </w:r>
      <w:r>
        <w:rPr>
          <w:rFonts w:ascii="Times New Roman" w:hAnsi="Times New Roman"/>
          <w:sz w:val="28"/>
          <w:lang w:val="en-US"/>
        </w:rPr>
        <w:t>DD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MM</w:t>
      </w:r>
      <w:r w:rsidRPr="00974FFA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YYYY</w:t>
      </w:r>
      <w:r>
        <w:rPr>
          <w:rFonts w:ascii="Times New Roman" w:hAnsi="Times New Roman"/>
          <w:sz w:val="28"/>
        </w:rPr>
        <w:t xml:space="preserve"> селекционного экрана.</w:t>
      </w:r>
    </w:p>
    <w:p w14:paraId="76447C07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3C5707E3" w14:textId="77777777" w:rsidR="006305F5" w:rsidRPr="00ED0D29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sz w:val="28"/>
          <w:szCs w:val="28"/>
        </w:rPr>
      </w:pPr>
      <w:r w:rsidRPr="00ED0D29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Условия отображения данных в отчете: </w:t>
      </w:r>
    </w:p>
    <w:p w14:paraId="71D6664E" w14:textId="77777777" w:rsidR="006305F5" w:rsidRDefault="006305F5" w:rsidP="006305F5">
      <w:pPr>
        <w:ind w:firstLine="708"/>
        <w:rPr>
          <w:rFonts w:ascii="Times New Roman" w:hAnsi="Times New Roman"/>
          <w:sz w:val="28"/>
          <w:szCs w:val="28"/>
        </w:rPr>
      </w:pPr>
      <w:r w:rsidRPr="00ED0D29">
        <w:rPr>
          <w:rFonts w:ascii="Times New Roman" w:hAnsi="Times New Roman"/>
          <w:sz w:val="28"/>
          <w:szCs w:val="28"/>
        </w:rPr>
        <w:t>- анализ каждой загруженной записи на значение</w:t>
      </w:r>
      <w:r w:rsidRPr="00F11E8E">
        <w:rPr>
          <w:rFonts w:ascii="Times New Roman" w:hAnsi="Times New Roman"/>
          <w:sz w:val="28"/>
          <w:szCs w:val="28"/>
        </w:rPr>
        <w:t xml:space="preserve"> пол</w:t>
      </w:r>
      <w:r>
        <w:rPr>
          <w:rFonts w:ascii="Times New Roman" w:hAnsi="Times New Roman"/>
          <w:sz w:val="28"/>
          <w:szCs w:val="28"/>
        </w:rPr>
        <w:t>я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Bank</w:t>
      </w:r>
      <w:r>
        <w:rPr>
          <w:rFonts w:ascii="Times New Roman" w:hAnsi="Times New Roman"/>
          <w:sz w:val="28"/>
          <w:szCs w:val="28"/>
        </w:rPr>
        <w:t xml:space="preserve"> (банк)</w:t>
      </w:r>
      <w:r w:rsidRPr="00F11E8E">
        <w:rPr>
          <w:rFonts w:ascii="Times New Roman" w:hAnsi="Times New Roman"/>
          <w:sz w:val="28"/>
          <w:szCs w:val="28"/>
        </w:rPr>
        <w:t>.  Данные отображать в соответствующе</w:t>
      </w:r>
      <w:r>
        <w:rPr>
          <w:rFonts w:ascii="Times New Roman" w:hAnsi="Times New Roman"/>
          <w:sz w:val="28"/>
          <w:szCs w:val="28"/>
        </w:rPr>
        <w:t>й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строке</w:t>
      </w:r>
      <w:r w:rsidRPr="00F11E8E">
        <w:rPr>
          <w:rFonts w:ascii="Times New Roman" w:hAnsi="Times New Roman"/>
          <w:sz w:val="28"/>
          <w:szCs w:val="28"/>
        </w:rPr>
        <w:t xml:space="preserve"> отчета</w:t>
      </w:r>
      <w:r>
        <w:rPr>
          <w:rFonts w:ascii="Times New Roman" w:hAnsi="Times New Roman"/>
          <w:sz w:val="28"/>
          <w:szCs w:val="28"/>
        </w:rPr>
        <w:t>;</w:t>
      </w:r>
    </w:p>
    <w:p w14:paraId="491FAC2E" w14:textId="77777777" w:rsidR="006305F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поля </w:t>
      </w:r>
      <w:proofErr w:type="spellStart"/>
      <w:r w:rsidRPr="00A53921">
        <w:rPr>
          <w:rFonts w:ascii="Times New Roman" w:hAnsi="Times New Roman"/>
          <w:sz w:val="28"/>
          <w:szCs w:val="28"/>
        </w:rPr>
        <w:t>DepCurr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(валюта).  Данные отображать </w:t>
      </w:r>
      <w:r w:rsidRPr="000A10C9">
        <w:rPr>
          <w:rFonts w:ascii="Times New Roman" w:hAnsi="Times New Roman"/>
          <w:sz w:val="28"/>
          <w:szCs w:val="28"/>
        </w:rPr>
        <w:t>на соответствующем листе отчета</w:t>
      </w:r>
      <w:r>
        <w:rPr>
          <w:rFonts w:ascii="Times New Roman" w:hAnsi="Times New Roman"/>
          <w:sz w:val="28"/>
          <w:szCs w:val="28"/>
        </w:rPr>
        <w:t>;</w:t>
      </w:r>
    </w:p>
    <w:p w14:paraId="5F1D45A3" w14:textId="77777777" w:rsidR="006305F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поля </w:t>
      </w:r>
      <w:proofErr w:type="spellStart"/>
      <w:r w:rsidRPr="00A53921">
        <w:rPr>
          <w:rFonts w:ascii="Times New Roman" w:hAnsi="Times New Roman"/>
          <w:sz w:val="28"/>
          <w:szCs w:val="28"/>
        </w:rPr>
        <w:t>DepTypeRegistr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(тип оформления). Данные</w:t>
      </w:r>
      <w:r w:rsidRPr="00F11E8E">
        <w:rPr>
          <w:rFonts w:ascii="Times New Roman" w:hAnsi="Times New Roman"/>
          <w:sz w:val="28"/>
          <w:szCs w:val="28"/>
        </w:rPr>
        <w:t xml:space="preserve"> отображать в соответствующе</w:t>
      </w:r>
      <w:r>
        <w:rPr>
          <w:rFonts w:ascii="Times New Roman" w:hAnsi="Times New Roman"/>
          <w:sz w:val="28"/>
          <w:szCs w:val="28"/>
        </w:rPr>
        <w:t>й</w:t>
      </w:r>
      <w:r w:rsidRPr="00F11E8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строке</w:t>
      </w:r>
      <w:r w:rsidRPr="00B75E7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отчета</w:t>
      </w:r>
      <w:r w:rsidRPr="00B75E7B">
        <w:rPr>
          <w:rFonts w:ascii="Times New Roman" w:hAnsi="Times New Roman"/>
          <w:sz w:val="28"/>
          <w:szCs w:val="28"/>
        </w:rPr>
        <w:t>;</w:t>
      </w:r>
      <w:r w:rsidRPr="00F11E8E">
        <w:rPr>
          <w:rFonts w:ascii="Times New Roman" w:hAnsi="Times New Roman"/>
          <w:sz w:val="28"/>
          <w:szCs w:val="28"/>
        </w:rPr>
        <w:t xml:space="preserve"> </w:t>
      </w:r>
    </w:p>
    <w:p w14:paraId="010571C2" w14:textId="77777777" w:rsidR="006305F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полей </w:t>
      </w:r>
      <w:proofErr w:type="spellStart"/>
      <w:r w:rsidRPr="00A53921">
        <w:rPr>
          <w:rFonts w:ascii="Times New Roman" w:hAnsi="Times New Roman"/>
          <w:color w:val="000000"/>
          <w:sz w:val="28"/>
          <w:szCs w:val="28"/>
        </w:rPr>
        <w:t>DepType</w:t>
      </w:r>
      <w:proofErr w:type="spellEnd"/>
      <w:r w:rsidRPr="00A5392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53921">
        <w:rPr>
          <w:rFonts w:ascii="Times New Roman" w:hAnsi="Times New Roman"/>
          <w:sz w:val="28"/>
          <w:szCs w:val="28"/>
        </w:rPr>
        <w:t>(тип</w:t>
      </w:r>
      <w:r w:rsidRPr="00A53921">
        <w:rPr>
          <w:rFonts w:ascii="Times New Roman" w:hAnsi="Times New Roman"/>
          <w:color w:val="000000"/>
          <w:sz w:val="28"/>
          <w:szCs w:val="28"/>
        </w:rPr>
        <w:t>)</w:t>
      </w:r>
      <w:r w:rsidRPr="00A53921">
        <w:rPr>
          <w:rFonts w:ascii="Times New Roman" w:hAnsi="Times New Roman"/>
          <w:sz w:val="28"/>
          <w:szCs w:val="28"/>
        </w:rPr>
        <w:t xml:space="preserve">. Данные отображать в соответствующем столбце отчета; </w:t>
      </w:r>
    </w:p>
    <w:p w14:paraId="48E9D666" w14:textId="77777777" w:rsidR="006305F5" w:rsidRDefault="006305F5" w:rsidP="006305F5">
      <w:pPr>
        <w:ind w:firstLine="709"/>
        <w:rPr>
          <w:rFonts w:ascii="Times New Roman" w:hAnsi="Times New Roman"/>
          <w:sz w:val="28"/>
          <w:szCs w:val="28"/>
        </w:rPr>
      </w:pPr>
      <w:r w:rsidRPr="00A53921">
        <w:rPr>
          <w:rFonts w:ascii="Times New Roman" w:hAnsi="Times New Roman"/>
          <w:sz w:val="28"/>
          <w:szCs w:val="28"/>
        </w:rPr>
        <w:t xml:space="preserve">- анализ каждой загруженной записи на значение полей </w:t>
      </w:r>
      <w:proofErr w:type="spellStart"/>
      <w:r w:rsidRPr="00A53921">
        <w:rPr>
          <w:rFonts w:ascii="Times New Roman" w:hAnsi="Times New Roman"/>
          <w:sz w:val="28"/>
          <w:szCs w:val="28"/>
        </w:rPr>
        <w:t>DepTerm</w:t>
      </w:r>
      <w:proofErr w:type="spellEnd"/>
      <w:r w:rsidRPr="00A53921">
        <w:rPr>
          <w:rFonts w:ascii="Times New Roman" w:hAnsi="Times New Roman"/>
          <w:sz w:val="28"/>
          <w:szCs w:val="28"/>
        </w:rPr>
        <w:t xml:space="preserve"> (срок действия вклада) и </w:t>
      </w:r>
      <w:proofErr w:type="spellStart"/>
      <w:r w:rsidRPr="00A53921">
        <w:rPr>
          <w:rFonts w:ascii="Times New Roman" w:hAnsi="Times New Roman"/>
          <w:color w:val="000000"/>
          <w:sz w:val="28"/>
          <w:szCs w:val="28"/>
        </w:rPr>
        <w:t>DepTerm</w:t>
      </w:r>
      <w:proofErr w:type="spellEnd"/>
      <w:r w:rsidRPr="00A53921">
        <w:rPr>
          <w:rFonts w:ascii="Times New Roman" w:hAnsi="Times New Roman"/>
          <w:color w:val="000000"/>
          <w:sz w:val="28"/>
          <w:szCs w:val="28"/>
          <w:lang w:val="en-US"/>
        </w:rPr>
        <w:t>Type</w:t>
      </w:r>
      <w:r w:rsidRPr="00A53921">
        <w:rPr>
          <w:rFonts w:ascii="Times New Roman" w:hAnsi="Times New Roman"/>
          <w:color w:val="000000"/>
          <w:sz w:val="28"/>
          <w:szCs w:val="28"/>
        </w:rPr>
        <w:t xml:space="preserve"> (тип срока)</w:t>
      </w:r>
      <w:r w:rsidRPr="00A53921">
        <w:rPr>
          <w:rFonts w:ascii="Times New Roman" w:hAnsi="Times New Roman"/>
          <w:sz w:val="28"/>
          <w:szCs w:val="28"/>
        </w:rPr>
        <w:t>. Данные отображать в соответствующем столбце отчета</w:t>
      </w:r>
      <w:r>
        <w:rPr>
          <w:rFonts w:ascii="Times New Roman" w:hAnsi="Times New Roman"/>
          <w:sz w:val="28"/>
          <w:szCs w:val="28"/>
        </w:rPr>
        <w:t>. Дополнительный алгоритм описан ниже.</w:t>
      </w:r>
      <w:r w:rsidRPr="00F11E8E">
        <w:rPr>
          <w:rFonts w:ascii="Times New Roman" w:hAnsi="Times New Roman"/>
          <w:sz w:val="28"/>
          <w:szCs w:val="28"/>
        </w:rPr>
        <w:t xml:space="preserve"> </w:t>
      </w:r>
    </w:p>
    <w:p w14:paraId="4DD2E65D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2EDC64E3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заполнении отчета должно выполняться следующее соответствие:</w:t>
      </w:r>
    </w:p>
    <w:p w14:paraId="58172FE8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tbl>
      <w:tblPr>
        <w:tblStyle w:val="aff7"/>
        <w:tblW w:w="9498" w:type="dxa"/>
        <w:tblInd w:w="137" w:type="dxa"/>
        <w:tblLook w:val="04A0" w:firstRow="1" w:lastRow="0" w:firstColumn="1" w:lastColumn="0" w:noHBand="0" w:noVBand="1"/>
      </w:tblPr>
      <w:tblGrid>
        <w:gridCol w:w="4820"/>
        <w:gridCol w:w="4678"/>
      </w:tblGrid>
      <w:tr w:rsidR="006305F5" w14:paraId="62AE20A2" w14:textId="77777777" w:rsidTr="00CA0F24">
        <w:trPr>
          <w:trHeight w:val="736"/>
        </w:trPr>
        <w:tc>
          <w:tcPr>
            <w:tcW w:w="4820" w:type="dxa"/>
            <w:vAlign w:val="center"/>
          </w:tcPr>
          <w:p w14:paraId="0C95B026" w14:textId="77777777" w:rsidR="006305F5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 xml:space="preserve">Поле таблицы </w:t>
            </w:r>
            <w:proofErr w:type="spellStart"/>
            <w:r w:rsidRPr="005245E0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deposits_companies</w:t>
            </w:r>
            <w:proofErr w:type="spellEnd"/>
          </w:p>
        </w:tc>
        <w:tc>
          <w:tcPr>
            <w:tcW w:w="4678" w:type="dxa"/>
            <w:vAlign w:val="center"/>
          </w:tcPr>
          <w:p w14:paraId="6593659D" w14:textId="77777777" w:rsidR="006305F5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Поле отчета   </w:t>
            </w:r>
          </w:p>
        </w:tc>
      </w:tr>
      <w:tr w:rsidR="006305F5" w14:paraId="06E44CED" w14:textId="77777777" w:rsidTr="00CA0F24">
        <w:trPr>
          <w:trHeight w:val="563"/>
        </w:trPr>
        <w:tc>
          <w:tcPr>
            <w:tcW w:w="4820" w:type="dxa"/>
            <w:vAlign w:val="center"/>
          </w:tcPr>
          <w:p w14:paraId="4D26D692" w14:textId="77777777" w:rsidR="006305F5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t>Bank</w:t>
            </w:r>
          </w:p>
        </w:tc>
        <w:tc>
          <w:tcPr>
            <w:tcW w:w="4678" w:type="dxa"/>
            <w:vAlign w:val="center"/>
          </w:tcPr>
          <w:p w14:paraId="66027235" w14:textId="77777777" w:rsidR="006305F5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 w:rsidRPr="00CB5655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Банк</w:t>
            </w:r>
          </w:p>
        </w:tc>
      </w:tr>
      <w:tr w:rsidR="006305F5" w:rsidRPr="005E761E" w14:paraId="3DB0A5A0" w14:textId="77777777" w:rsidTr="00CA0F24">
        <w:trPr>
          <w:trHeight w:val="620"/>
        </w:trPr>
        <w:tc>
          <w:tcPr>
            <w:tcW w:w="4820" w:type="dxa"/>
            <w:shd w:val="clear" w:color="auto" w:fill="auto"/>
            <w:vAlign w:val="center"/>
          </w:tcPr>
          <w:p w14:paraId="7F67C243" w14:textId="77777777" w:rsidR="006305F5" w:rsidRPr="00905FF6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lightGray"/>
                <w:lang w:val="en-US"/>
              </w:rPr>
            </w:pPr>
            <w:proofErr w:type="spellStart"/>
            <w:r w:rsidRPr="00B77EE9">
              <w:rPr>
                <w:rFonts w:ascii="Times New Roman" w:hAnsi="Times New Roman"/>
                <w:color w:val="000000"/>
                <w:sz w:val="28"/>
                <w:szCs w:val="28"/>
              </w:rPr>
              <w:t>DepName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+ </w:t>
            </w:r>
            <w:proofErr w:type="spellStart"/>
            <w:r w:rsidRPr="003561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r w:rsidRPr="0035611A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Inf</w:t>
            </w:r>
            <w:proofErr w:type="spellEnd"/>
          </w:p>
        </w:tc>
        <w:tc>
          <w:tcPr>
            <w:tcW w:w="4678" w:type="dxa"/>
            <w:shd w:val="clear" w:color="auto" w:fill="auto"/>
            <w:vAlign w:val="center"/>
          </w:tcPr>
          <w:p w14:paraId="4A947DF3" w14:textId="77777777" w:rsidR="006305F5" w:rsidRPr="00905FF6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lightGray"/>
              </w:rPr>
            </w:pPr>
            <w:r w:rsidRPr="00060417">
              <w:rPr>
                <w:rFonts w:ascii="Times New Roman" w:hAnsi="Times New Roman"/>
                <w:color w:val="000000"/>
                <w:sz w:val="28"/>
                <w:szCs w:val="28"/>
              </w:rPr>
              <w:t>Продукт</w:t>
            </w:r>
          </w:p>
        </w:tc>
      </w:tr>
      <w:tr w:rsidR="006305F5" w14:paraId="7F249549" w14:textId="77777777" w:rsidTr="00CA0F24">
        <w:trPr>
          <w:trHeight w:val="570"/>
        </w:trPr>
        <w:tc>
          <w:tcPr>
            <w:tcW w:w="4820" w:type="dxa"/>
            <w:vAlign w:val="center"/>
          </w:tcPr>
          <w:p w14:paraId="3CCEB681" w14:textId="77777777" w:rsidR="006305F5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E7521A">
              <w:rPr>
                <w:rFonts w:ascii="Times New Roman" w:hAnsi="Times New Roman"/>
                <w:color w:val="000000"/>
                <w:sz w:val="28"/>
                <w:szCs w:val="28"/>
              </w:rPr>
              <w:t>IntRate</w:t>
            </w:r>
            <w:proofErr w:type="spellEnd"/>
          </w:p>
          <w:p w14:paraId="613C425C" w14:textId="77777777" w:rsidR="006305F5" w:rsidRPr="00B5679C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678" w:type="dxa"/>
            <w:vAlign w:val="center"/>
          </w:tcPr>
          <w:p w14:paraId="5FCAB8E8" w14:textId="77777777" w:rsidR="006305F5" w:rsidRPr="00E7521A" w:rsidRDefault="006305F5" w:rsidP="00CA0F24">
            <w:pPr>
              <w:suppressAutoHyphens/>
              <w:spacing w:before="100" w:beforeAutospacing="1" w:after="100" w:afterAutospacing="1" w:line="252" w:lineRule="auto"/>
              <w:contextualSpacing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% ставка</w:t>
            </w:r>
          </w:p>
        </w:tc>
      </w:tr>
    </w:tbl>
    <w:p w14:paraId="39801F22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033740E2" w14:textId="77777777" w:rsidR="006305F5" w:rsidRDefault="006305F5" w:rsidP="006305F5">
      <w:pPr>
        <w:suppressAutoHyphens/>
        <w:spacing w:line="252" w:lineRule="auto"/>
        <w:ind w:firstLine="709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9C0D64B" w14:textId="77777777" w:rsidR="006305F5" w:rsidRPr="00D72ACC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Дополнительный а</w:t>
      </w:r>
      <w:r w:rsidRPr="00D72ACC">
        <w:rPr>
          <w:rFonts w:ascii="Times New Roman" w:hAnsi="Times New Roman"/>
          <w:sz w:val="28"/>
          <w:szCs w:val="28"/>
          <w:u w:val="single"/>
        </w:rPr>
        <w:t xml:space="preserve">лгоритм анализа данных </w:t>
      </w:r>
      <w:r>
        <w:rPr>
          <w:rFonts w:ascii="Times New Roman" w:hAnsi="Times New Roman"/>
          <w:sz w:val="28"/>
          <w:szCs w:val="28"/>
          <w:u w:val="single"/>
        </w:rPr>
        <w:t>для отображения в отчете.</w:t>
      </w:r>
    </w:p>
    <w:p w14:paraId="75EA044A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2DB38431" w14:textId="77777777" w:rsidR="006305F5" w:rsidRDefault="006305F5" w:rsidP="006305F5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случае отсутствия значения в поле </w:t>
      </w:r>
      <w:proofErr w:type="spellStart"/>
      <w:r w:rsidRPr="00E7521A">
        <w:rPr>
          <w:rFonts w:ascii="Times New Roman" w:hAnsi="Times New Roman"/>
          <w:color w:val="000000"/>
          <w:sz w:val="28"/>
          <w:szCs w:val="28"/>
        </w:rPr>
        <w:t>IntRate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необходимо выполнить расчет, используя значение </w:t>
      </w:r>
      <w:proofErr w:type="spellStart"/>
      <w:r w:rsidRPr="0035611A">
        <w:rPr>
          <w:rFonts w:ascii="Times New Roman" w:hAnsi="Times New Roman"/>
          <w:color w:val="000000"/>
          <w:sz w:val="28"/>
          <w:szCs w:val="28"/>
        </w:rPr>
        <w:t>IntRate</w:t>
      </w:r>
      <w:r w:rsidRPr="0035611A">
        <w:rPr>
          <w:rFonts w:ascii="Times New Roman" w:hAnsi="Times New Roman"/>
          <w:color w:val="000000"/>
          <w:sz w:val="28"/>
          <w:szCs w:val="28"/>
          <w:lang w:val="en-US"/>
        </w:rPr>
        <w:t>Inf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и значения следующих величин:</w:t>
      </w:r>
    </w:p>
    <w:p w14:paraId="5AE328A3" w14:textId="77777777" w:rsidR="006305F5" w:rsidRPr="00B649C4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СР - ставка рефинансирования НБ РБ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;</w:t>
      </w:r>
    </w:p>
    <w:p w14:paraId="579AD113" w14:textId="77777777" w:rsidR="006305F5" w:rsidRPr="00B649C4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КО - ставка по кредиту овернайт НБ РБ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;</w:t>
      </w:r>
    </w:p>
    <w:p w14:paraId="6953BA44" w14:textId="77777777" w:rsidR="006305F5" w:rsidRPr="007E5CD8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КС - ключевая ставка ЦБ РФ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4C1D9FEA" w14:textId="77777777" w:rsidR="006305F5" w:rsidRDefault="006305F5" w:rsidP="006305F5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278CAC5A" w14:textId="77777777" w:rsidR="006305F5" w:rsidRDefault="006305F5" w:rsidP="006305F5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color w:val="000000"/>
          <w:sz w:val="28"/>
          <w:szCs w:val="28"/>
        </w:rPr>
        <w:t>Например</w:t>
      </w:r>
      <w:proofErr w:type="gramEnd"/>
      <w:r>
        <w:rPr>
          <w:rFonts w:ascii="Times New Roman" w:hAnsi="Times New Roman"/>
          <w:color w:val="000000"/>
          <w:sz w:val="28"/>
          <w:szCs w:val="28"/>
        </w:rPr>
        <w:t xml:space="preserve">: </w:t>
      </w:r>
    </w:p>
    <w:p w14:paraId="5ABCB217" w14:textId="77777777" w:rsidR="006305F5" w:rsidRPr="00B649C4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proofErr w:type="spellStart"/>
      <w:r w:rsidRPr="00B5679C">
        <w:rPr>
          <w:rFonts w:ascii="Times New Roman" w:hAnsi="Times New Roman"/>
          <w:color w:val="000000"/>
          <w:sz w:val="28"/>
          <w:szCs w:val="28"/>
          <w:lang w:val="en-US"/>
        </w:rPr>
        <w:t>IntRate</w:t>
      </w:r>
      <w:r w:rsidRPr="0035611A">
        <w:rPr>
          <w:rFonts w:ascii="Times New Roman" w:hAnsi="Times New Roman"/>
          <w:color w:val="000000"/>
          <w:sz w:val="28"/>
          <w:szCs w:val="28"/>
          <w:lang w:val="en-US"/>
        </w:rPr>
        <w:t>Inf</w:t>
      </w:r>
      <w:proofErr w:type="spellEnd"/>
      <w:r w:rsidRPr="00B5679C">
        <w:rPr>
          <w:rFonts w:ascii="Times New Roman" w:hAnsi="Times New Roman"/>
          <w:color w:val="000000"/>
          <w:sz w:val="28"/>
          <w:szCs w:val="28"/>
        </w:rPr>
        <w:t xml:space="preserve"> = СР-2</w:t>
      </w:r>
      <w:proofErr w:type="gramStart"/>
      <w:r w:rsidRPr="00B5679C">
        <w:rPr>
          <w:rFonts w:ascii="Times New Roman" w:hAnsi="Times New Roman"/>
          <w:color w:val="000000"/>
          <w:sz w:val="28"/>
          <w:szCs w:val="28"/>
        </w:rPr>
        <w:t>,0</w:t>
      </w:r>
      <w:proofErr w:type="gramEnd"/>
      <w:r w:rsidRPr="00B5679C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B5679C">
        <w:rPr>
          <w:rFonts w:ascii="Times New Roman" w:hAnsi="Times New Roman"/>
          <w:color w:val="000000"/>
          <w:sz w:val="28"/>
          <w:szCs w:val="28"/>
        </w:rPr>
        <w:t>п.п</w:t>
      </w:r>
      <w:proofErr w:type="spellEnd"/>
      <w:r w:rsidRPr="00B5679C">
        <w:rPr>
          <w:rFonts w:ascii="Times New Roman" w:hAnsi="Times New Roman"/>
          <w:color w:val="000000"/>
          <w:sz w:val="28"/>
          <w:szCs w:val="28"/>
        </w:rPr>
        <w:t xml:space="preserve">., </w:t>
      </w:r>
      <w:r>
        <w:rPr>
          <w:rFonts w:ascii="Times New Roman" w:hAnsi="Times New Roman"/>
          <w:color w:val="000000"/>
          <w:sz w:val="28"/>
          <w:szCs w:val="28"/>
        </w:rPr>
        <w:t>где</w:t>
      </w:r>
      <w:r w:rsidRPr="00B5679C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СР - ставка рефинансирования НБ РБ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1408FB71" w14:textId="77777777" w:rsidR="006305F5" w:rsidRDefault="006305F5" w:rsidP="006305F5">
      <w:pPr>
        <w:suppressAutoHyphens/>
        <w:spacing w:before="100" w:beforeAutospacing="1" w:after="100" w:afterAutospacing="1" w:line="252" w:lineRule="auto"/>
        <w:contextualSpacing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  <w:t xml:space="preserve">В этом случае </w:t>
      </w:r>
      <w:proofErr w:type="spellStart"/>
      <w:r w:rsidRPr="00E7521A">
        <w:rPr>
          <w:rFonts w:ascii="Times New Roman" w:hAnsi="Times New Roman"/>
          <w:color w:val="000000"/>
          <w:sz w:val="28"/>
          <w:szCs w:val="28"/>
        </w:rPr>
        <w:t>IntRate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= 7,75, то есть 9,75-2,0. </w:t>
      </w:r>
    </w:p>
    <w:p w14:paraId="37A2E4C9" w14:textId="77777777" w:rsidR="006305F5" w:rsidRPr="00B5679C" w:rsidRDefault="006305F5" w:rsidP="006305F5">
      <w:pPr>
        <w:suppressAutoHyphens/>
        <w:spacing w:before="100" w:beforeAutospacing="1" w:after="100" w:afterAutospacing="1" w:line="252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</w:p>
    <w:p w14:paraId="7F2FB879" w14:textId="77777777" w:rsidR="006305F5" w:rsidRPr="006112C2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Далее н</w:t>
      </w:r>
      <w:r w:rsidRPr="006112C2">
        <w:rPr>
          <w:rFonts w:ascii="Times New Roman" w:hAnsi="Times New Roman"/>
          <w:color w:val="000000"/>
          <w:sz w:val="28"/>
          <w:szCs w:val="28"/>
        </w:rPr>
        <w:t xml:space="preserve">еобходимо определить «Срок действия вклада» в днях. При этом количество дней в месяце принимаем за 30. </w:t>
      </w:r>
    </w:p>
    <w:p w14:paraId="64C508C5" w14:textId="77777777" w:rsidR="006305F5" w:rsidRPr="006112C2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>Применяем следующий расчет:</w:t>
      </w:r>
    </w:p>
    <w:p w14:paraId="75EE4F7F" w14:textId="77777777" w:rsidR="006305F5" w:rsidRPr="006112C2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«д»,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; </w:t>
      </w:r>
    </w:p>
    <w:p w14:paraId="526CA47C" w14:textId="77777777" w:rsidR="006305F5" w:rsidRPr="006112C2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«м»,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>*30;</w:t>
      </w:r>
    </w:p>
    <w:p w14:paraId="2CEF11DF" w14:textId="77777777" w:rsidR="006305F5" w:rsidRPr="006112C2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6112C2">
        <w:rPr>
          <w:rFonts w:ascii="Times New Roman" w:hAnsi="Times New Roman"/>
          <w:color w:val="000000"/>
          <w:sz w:val="28"/>
          <w:szCs w:val="28"/>
        </w:rPr>
        <w:t xml:space="preserve">если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DepTermType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 xml:space="preserve"> = «г», то «Срок действия вклада» = </w:t>
      </w:r>
      <w:proofErr w:type="spellStart"/>
      <w:r w:rsidRPr="006112C2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 w:rsidRPr="006112C2">
        <w:rPr>
          <w:rFonts w:ascii="Times New Roman" w:hAnsi="Times New Roman"/>
          <w:color w:val="000000"/>
          <w:sz w:val="28"/>
          <w:szCs w:val="28"/>
        </w:rPr>
        <w:t>*12*30.</w:t>
      </w:r>
    </w:p>
    <w:p w14:paraId="6A8D7645" w14:textId="77777777" w:rsidR="006305F5" w:rsidRPr="00E31F14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  <w:highlight w:val="lightGray"/>
        </w:rPr>
      </w:pPr>
    </w:p>
    <w:p w14:paraId="4FFF223C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Далее для записей необходимо определить столбы отчета в соответствии с временным диапазоном каждого столбца:</w:t>
      </w:r>
    </w:p>
    <w:p w14:paraId="09D14A97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для записей с однозначным значением в </w:t>
      </w:r>
      <w:proofErr w:type="spellStart"/>
      <w:r w:rsidRPr="006C0A3C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определяется один соответствующий столбец;</w:t>
      </w:r>
    </w:p>
    <w:p w14:paraId="3D2740D2" w14:textId="77777777" w:rsidR="006305F5" w:rsidRPr="00CE27C9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для записей с диапазоном значений в </w:t>
      </w:r>
      <w:proofErr w:type="spellStart"/>
      <w:r w:rsidRPr="006C0A3C">
        <w:rPr>
          <w:rFonts w:ascii="Times New Roman" w:hAnsi="Times New Roman"/>
          <w:color w:val="000000"/>
          <w:sz w:val="28"/>
          <w:szCs w:val="28"/>
          <w:lang w:val="en-US"/>
        </w:rPr>
        <w:t>DepTerm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определяется несколько соответствующих столбцов начиная с нижней границы диапазона и заканчивая верхней границей. При этом данные должны отображаться во всех столбцах. Например, в столбцах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«от 93 до 185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. (вкл.)» и «от 186 до 366 </w:t>
      </w:r>
      <w:proofErr w:type="spellStart"/>
      <w:r>
        <w:rPr>
          <w:rFonts w:ascii="Times New Roman" w:hAnsi="Times New Roman"/>
          <w:color w:val="000000"/>
          <w:sz w:val="28"/>
          <w:szCs w:val="28"/>
          <w:lang w:eastAsia="ru-RU"/>
        </w:rPr>
        <w:t>дн</w:t>
      </w:r>
      <w:proofErr w:type="spellEnd"/>
      <w:r>
        <w:rPr>
          <w:rFonts w:ascii="Times New Roman" w:hAnsi="Times New Roman"/>
          <w:color w:val="000000"/>
          <w:sz w:val="28"/>
          <w:szCs w:val="28"/>
          <w:lang w:eastAsia="ru-RU"/>
        </w:rPr>
        <w:t>. (вкл.)»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25EE9A72" w14:textId="77777777" w:rsidR="006305F5" w:rsidRDefault="006305F5" w:rsidP="006305F5">
      <w:pPr>
        <w:tabs>
          <w:tab w:val="left" w:pos="1995"/>
        </w:tabs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ab/>
      </w:r>
    </w:p>
    <w:p w14:paraId="4DA7DF4E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 заполнении отчета в левом нижнем углу необходимо отображать сноски со значениями следующих величин</w:t>
      </w:r>
      <w:r>
        <w:rPr>
          <w:rFonts w:ascii="Times New Roman" w:hAnsi="Times New Roman"/>
          <w:color w:val="000000"/>
          <w:sz w:val="28"/>
          <w:szCs w:val="28"/>
        </w:rPr>
        <w:t>:</w:t>
      </w:r>
    </w:p>
    <w:p w14:paraId="3C2E8FA6" w14:textId="77777777" w:rsidR="006305F5" w:rsidRPr="00B649C4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- лист1 (белорусские рубли):</w:t>
      </w:r>
    </w:p>
    <w:p w14:paraId="6149A4C0" w14:textId="77777777" w:rsidR="006305F5" w:rsidRPr="00B649C4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СР - ставка рефинансирования НБ РБ</w:t>
      </w:r>
    </w:p>
    <w:p w14:paraId="61424499" w14:textId="77777777" w:rsidR="006305F5" w:rsidRPr="00B649C4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B649C4">
        <w:rPr>
          <w:rFonts w:ascii="Times New Roman" w:hAnsi="Times New Roman"/>
          <w:color w:val="000000"/>
          <w:sz w:val="28"/>
          <w:szCs w:val="28"/>
          <w:lang w:eastAsia="ru-RU"/>
        </w:rPr>
        <w:t>КО - ставка по кредиту овернайт НБ РБ</w:t>
      </w:r>
    </w:p>
    <w:p w14:paraId="464E7C2C" w14:textId="77777777" w:rsidR="006305F5" w:rsidRDefault="006305F5" w:rsidP="006305F5">
      <w:pPr>
        <w:suppressAutoHyphens/>
        <w:spacing w:line="252" w:lineRule="auto"/>
        <w:ind w:left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Пример:</w:t>
      </w:r>
    </w:p>
    <w:p w14:paraId="4BFE6E9D" w14:textId="77777777" w:rsidR="006305F5" w:rsidRPr="007E5CD8" w:rsidRDefault="006305F5" w:rsidP="006305F5">
      <w:pPr>
        <w:suppressAutoHyphens/>
        <w:spacing w:line="252" w:lineRule="auto"/>
        <w:ind w:left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2104E34" wp14:editId="3694FA22">
            <wp:extent cx="5249008" cy="381053"/>
            <wp:effectExtent l="0" t="0" r="889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5393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</w:p>
    <w:p w14:paraId="712126BC" w14:textId="77777777" w:rsidR="006305F5" w:rsidRPr="007E5CD8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- листы 2 (российские рубли):</w:t>
      </w:r>
    </w:p>
    <w:p w14:paraId="1FD7EFB6" w14:textId="77777777" w:rsidR="006305F5" w:rsidRPr="007E5CD8" w:rsidRDefault="006305F5" w:rsidP="006305F5">
      <w:pPr>
        <w:autoSpaceDE w:val="0"/>
        <w:autoSpaceDN w:val="0"/>
        <w:adjustRightInd w:val="0"/>
        <w:ind w:firstLine="708"/>
        <w:jc w:val="left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7E5CD8">
        <w:rPr>
          <w:rFonts w:ascii="Times New Roman" w:hAnsi="Times New Roman"/>
          <w:color w:val="000000"/>
          <w:sz w:val="28"/>
          <w:szCs w:val="28"/>
          <w:lang w:eastAsia="ru-RU"/>
        </w:rPr>
        <w:t>КС - ключевая ставка ЦБ РФ</w:t>
      </w:r>
    </w:p>
    <w:p w14:paraId="3A13E4DF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7E5CD8">
        <w:rPr>
          <w:rFonts w:ascii="Times New Roman" w:hAnsi="Times New Roman"/>
          <w:color w:val="000000"/>
          <w:sz w:val="28"/>
          <w:szCs w:val="28"/>
        </w:rPr>
        <w:t>Пример:</w:t>
      </w:r>
      <w:r w:rsidRPr="00B649C4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8400AFE" w14:textId="77777777" w:rsidR="006305F5" w:rsidRPr="00B649C4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</w:rPr>
      </w:pPr>
      <w:r w:rsidRPr="007E5CD8">
        <w:rPr>
          <w:rFonts w:ascii="Times New Roman" w:hAnsi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C4CAAA5" wp14:editId="743B2992">
            <wp:extent cx="4639322" cy="24768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6CCB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</w:p>
    <w:p w14:paraId="5E447C44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</w:p>
    <w:p w14:paraId="0460125A" w14:textId="77777777" w:rsidR="006305F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  <w:r w:rsidRPr="001C7FB5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- в остальных листах сноски не отображать.</w:t>
      </w:r>
    </w:p>
    <w:p w14:paraId="74ACAB68" w14:textId="77777777" w:rsidR="006305F5" w:rsidRPr="00D25155" w:rsidRDefault="006305F5" w:rsidP="006305F5">
      <w:pPr>
        <w:suppressAutoHyphens/>
        <w:spacing w:line="252" w:lineRule="auto"/>
        <w:ind w:firstLine="708"/>
        <w:contextualSpacing/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highlight w:val="lightGray"/>
          <w:lang w:eastAsia="ru-RU"/>
        </w:rPr>
        <w:t xml:space="preserve"> </w:t>
      </w:r>
    </w:p>
    <w:p w14:paraId="1F38B523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890F01">
        <w:rPr>
          <w:rFonts w:ascii="Times New Roman" w:hAnsi="Times New Roman"/>
          <w:color w:val="000000"/>
          <w:sz w:val="28"/>
          <w:szCs w:val="28"/>
        </w:rPr>
        <w:t xml:space="preserve">Информация </w:t>
      </w:r>
      <w:r w:rsidRPr="00890F01">
        <w:rPr>
          <w:rFonts w:ascii="Times New Roman" w:hAnsi="Times New Roman"/>
          <w:color w:val="000000"/>
          <w:sz w:val="28"/>
          <w:szCs w:val="28"/>
          <w:lang w:eastAsia="ru-RU"/>
        </w:rPr>
        <w:t>со значениями величин</w:t>
      </w:r>
      <w:r w:rsidRPr="00890F01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СР, КО, КС </w:t>
      </w:r>
      <w:r w:rsidRPr="00890F01">
        <w:rPr>
          <w:rFonts w:ascii="Times New Roman" w:hAnsi="Times New Roman"/>
          <w:color w:val="000000"/>
          <w:sz w:val="28"/>
          <w:szCs w:val="28"/>
        </w:rPr>
        <w:t xml:space="preserve">ведется в справочнике КХД </w:t>
      </w:r>
      <w:proofErr w:type="spellStart"/>
      <w:r w:rsidRPr="00890F01">
        <w:rPr>
          <w:rFonts w:ascii="Times New Roman" w:hAnsi="Times New Roman"/>
          <w:b/>
          <w:color w:val="000000"/>
          <w:sz w:val="28"/>
          <w:szCs w:val="28"/>
        </w:rPr>
        <w:t>bb_nsi_</w:t>
      </w:r>
      <w:proofErr w:type="gramStart"/>
      <w:r w:rsidRPr="00890F01">
        <w:rPr>
          <w:rFonts w:ascii="Times New Roman" w:hAnsi="Times New Roman"/>
          <w:b/>
          <w:color w:val="000000"/>
          <w:sz w:val="28"/>
          <w:szCs w:val="28"/>
        </w:rPr>
        <w:t>public.dict</w:t>
      </w:r>
      <w:proofErr w:type="gramEnd"/>
      <w:r w:rsidRPr="00890F01">
        <w:rPr>
          <w:rFonts w:ascii="Times New Roman" w:hAnsi="Times New Roman"/>
          <w:b/>
          <w:color w:val="000000"/>
          <w:sz w:val="28"/>
          <w:szCs w:val="28"/>
        </w:rPr>
        <w:t>_rates</w:t>
      </w:r>
      <w:proofErr w:type="spellEnd"/>
      <w:r w:rsidRPr="00890F01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5D89B909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078C6664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3040AED2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  <w:r w:rsidRPr="001C7FB5">
        <w:rPr>
          <w:rFonts w:ascii="Times New Roman" w:hAnsi="Times New Roman"/>
          <w:color w:val="000000"/>
          <w:sz w:val="28"/>
          <w:szCs w:val="28"/>
        </w:rPr>
        <w:t>Ниже приведен пример фрагмента отчета:</w:t>
      </w:r>
    </w:p>
    <w:p w14:paraId="3C7F7360" w14:textId="77777777" w:rsidR="006305F5" w:rsidRDefault="006305F5" w:rsidP="006305F5">
      <w:pPr>
        <w:ind w:firstLine="567"/>
        <w:rPr>
          <w:rFonts w:ascii="Times New Roman" w:hAnsi="Times New Roman"/>
          <w:color w:val="000000"/>
          <w:sz w:val="28"/>
          <w:szCs w:val="28"/>
        </w:rPr>
      </w:pPr>
    </w:p>
    <w:p w14:paraId="0079EF7D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 w:rsidRPr="00310019">
        <w:rPr>
          <w:noProof/>
          <w:lang w:eastAsia="ru-RU"/>
        </w:rPr>
        <w:drawing>
          <wp:inline distT="0" distB="0" distL="0" distR="0" wp14:anchorId="1CB6B7A2" wp14:editId="28AF836A">
            <wp:extent cx="6331585" cy="272796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3812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</w:p>
    <w:p w14:paraId="54A4E414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</w:p>
    <w:p w14:paraId="54CEBAE4" w14:textId="77777777" w:rsidR="006305F5" w:rsidRPr="00974FFA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Пример всего отчета приведен </w:t>
      </w:r>
      <w:r w:rsidRPr="00974FFA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П</w:t>
      </w:r>
      <w:r w:rsidRPr="00974FFA">
        <w:rPr>
          <w:rFonts w:ascii="Times New Roman" w:hAnsi="Times New Roman"/>
          <w:sz w:val="28"/>
          <w:szCs w:val="28"/>
        </w:rPr>
        <w:t>риложении</w:t>
      </w:r>
      <w:r>
        <w:rPr>
          <w:rFonts w:ascii="Times New Roman" w:hAnsi="Times New Roman"/>
          <w:sz w:val="28"/>
          <w:szCs w:val="28"/>
        </w:rPr>
        <w:t xml:space="preserve"> 7. </w:t>
      </w:r>
    </w:p>
    <w:p w14:paraId="19E49EB0" w14:textId="77777777" w:rsidR="006305F5" w:rsidRDefault="006305F5" w:rsidP="006305F5">
      <w:pPr>
        <w:ind w:firstLine="708"/>
      </w:pPr>
    </w:p>
    <w:p w14:paraId="72A881F4" w14:textId="77777777" w:rsidR="006305F5" w:rsidRDefault="006305F5" w:rsidP="006305F5">
      <w:pPr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реализации отчета окончательный алгоритм, инструменты и способы обработки информации </w:t>
      </w:r>
      <w:r w:rsidRPr="003867E2">
        <w:rPr>
          <w:rFonts w:ascii="Times New Roman" w:hAnsi="Times New Roman"/>
          <w:sz w:val="28"/>
          <w:szCs w:val="28"/>
        </w:rPr>
        <w:t>определя</w:t>
      </w:r>
      <w:r>
        <w:rPr>
          <w:rFonts w:ascii="Times New Roman" w:hAnsi="Times New Roman"/>
          <w:sz w:val="28"/>
          <w:szCs w:val="28"/>
        </w:rPr>
        <w:t>ю</w:t>
      </w:r>
      <w:r w:rsidRPr="003867E2">
        <w:rPr>
          <w:rFonts w:ascii="Times New Roman" w:hAnsi="Times New Roman"/>
          <w:sz w:val="28"/>
          <w:szCs w:val="28"/>
        </w:rPr>
        <w:t xml:space="preserve">тся </w:t>
      </w:r>
      <w:r>
        <w:rPr>
          <w:rFonts w:ascii="Times New Roman" w:hAnsi="Times New Roman"/>
          <w:sz w:val="28"/>
          <w:szCs w:val="28"/>
        </w:rPr>
        <w:t xml:space="preserve">на усмотрение </w:t>
      </w:r>
      <w:r w:rsidRPr="003867E2">
        <w:rPr>
          <w:rFonts w:ascii="Times New Roman" w:hAnsi="Times New Roman"/>
          <w:sz w:val="28"/>
          <w:szCs w:val="28"/>
        </w:rPr>
        <w:t>разработчик</w:t>
      </w:r>
      <w:r>
        <w:rPr>
          <w:rFonts w:ascii="Times New Roman" w:hAnsi="Times New Roman"/>
          <w:sz w:val="28"/>
          <w:szCs w:val="28"/>
        </w:rPr>
        <w:t>ов с учетом особенностей КХД и требований по формированию отчета.</w:t>
      </w:r>
    </w:p>
    <w:p w14:paraId="458E5A70" w14:textId="77777777" w:rsidR="006305F5" w:rsidRDefault="006305F5" w:rsidP="006305F5">
      <w:pPr>
        <w:ind w:left="710"/>
        <w:sectPr w:rsidR="006305F5" w:rsidSect="00F37C7A">
          <w:pgSz w:w="12240" w:h="15840"/>
          <w:pgMar w:top="851" w:right="851" w:bottom="851" w:left="1418" w:header="720" w:footer="720" w:gutter="0"/>
          <w:cols w:space="720"/>
          <w:docGrid w:linePitch="360"/>
        </w:sectPr>
      </w:pPr>
    </w:p>
    <w:p w14:paraId="01304AA4" w14:textId="77777777" w:rsidR="006305F5" w:rsidRDefault="006305F5" w:rsidP="006305F5">
      <w:pPr>
        <w:ind w:left="710"/>
      </w:pPr>
    </w:p>
    <w:p w14:paraId="34AC21C9" w14:textId="77777777" w:rsidR="006305F5" w:rsidRPr="00B44358" w:rsidRDefault="006305F5" w:rsidP="006305F5">
      <w:pPr>
        <w:pStyle w:val="1"/>
        <w:spacing w:line="252" w:lineRule="auto"/>
        <w:rPr>
          <w:rFonts w:ascii="Times New Roman" w:hAnsi="Times New Roman"/>
          <w:bCs/>
          <w:szCs w:val="28"/>
          <w:lang w:eastAsia="ru-RU"/>
        </w:rPr>
      </w:pPr>
      <w:bookmarkStart w:id="54" w:name="_Toc212820635"/>
      <w:bookmarkStart w:id="55" w:name="_Toc218605545"/>
      <w:r>
        <w:rPr>
          <w:rFonts w:ascii="Times New Roman" w:hAnsi="Times New Roman"/>
          <w:bCs/>
          <w:szCs w:val="28"/>
          <w:lang w:eastAsia="ru-RU"/>
        </w:rPr>
        <w:t>Полномочия на отчетность</w:t>
      </w:r>
      <w:bookmarkEnd w:id="54"/>
      <w:bookmarkEnd w:id="55"/>
      <w:r>
        <w:rPr>
          <w:rFonts w:ascii="Times New Roman" w:hAnsi="Times New Roman"/>
          <w:bCs/>
          <w:szCs w:val="28"/>
          <w:lang w:eastAsia="ru-RU"/>
        </w:rPr>
        <w:t xml:space="preserve"> </w:t>
      </w:r>
    </w:p>
    <w:p w14:paraId="4A98FC4E" w14:textId="77777777" w:rsidR="006305F5" w:rsidRDefault="006305F5" w:rsidP="006305F5">
      <w:pPr>
        <w:ind w:left="710"/>
      </w:pPr>
    </w:p>
    <w:p w14:paraId="6A140AF9" w14:textId="77777777" w:rsidR="006305F5" w:rsidRDefault="006305F5" w:rsidP="006305F5">
      <w:pPr>
        <w:pStyle w:val="140"/>
        <w:suppressAutoHyphens/>
        <w:rPr>
          <w:szCs w:val="28"/>
        </w:rPr>
      </w:pPr>
      <w:r>
        <w:rPr>
          <w:szCs w:val="28"/>
        </w:rPr>
        <w:t xml:space="preserve">Доступ к отчетности будет предоставляться в КХД к модулю аналитической отчетности </w:t>
      </w:r>
      <w:r>
        <w:rPr>
          <w:szCs w:val="28"/>
          <w:lang w:val="en-US"/>
        </w:rPr>
        <w:t>Report</w:t>
      </w:r>
      <w:r w:rsidRPr="001A3DDA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>
        <w:rPr>
          <w:szCs w:val="28"/>
        </w:rPr>
        <w:t xml:space="preserve"> в соответствии с ролями и полномочиями, которые будут определены на этапе ввода в промышленную эксплуатацию.</w:t>
      </w:r>
    </w:p>
    <w:p w14:paraId="1DF5D152" w14:textId="77777777" w:rsidR="006305F5" w:rsidRDefault="006305F5" w:rsidP="006305F5">
      <w:pPr>
        <w:pStyle w:val="140"/>
        <w:suppressAutoHyphens/>
        <w:rPr>
          <w:szCs w:val="28"/>
        </w:rPr>
      </w:pPr>
    </w:p>
    <w:p w14:paraId="7A6BE89D" w14:textId="77777777" w:rsidR="006305F5" w:rsidRPr="00E15748" w:rsidRDefault="006305F5" w:rsidP="006305F5">
      <w:pPr>
        <w:ind w:left="710"/>
      </w:pPr>
    </w:p>
    <w:p w14:paraId="18C7C739" w14:textId="77777777" w:rsidR="006305F5" w:rsidRPr="00775052" w:rsidRDefault="006305F5" w:rsidP="006305F5">
      <w:pPr>
        <w:pStyle w:val="1"/>
        <w:spacing w:line="252" w:lineRule="auto"/>
      </w:pPr>
      <w:bookmarkStart w:id="56" w:name="_Toc207980341"/>
      <w:bookmarkStart w:id="57" w:name="_Toc218605546"/>
      <w:r>
        <w:rPr>
          <w:rFonts w:ascii="Times New Roman" w:hAnsi="Times New Roman"/>
        </w:rPr>
        <w:t>Мониторинг и поддержка</w:t>
      </w:r>
      <w:bookmarkEnd w:id="56"/>
      <w:bookmarkEnd w:id="57"/>
      <w:r w:rsidRPr="00775052">
        <w:rPr>
          <w:rFonts w:ascii="Times New Roman" w:hAnsi="Times New Roman"/>
        </w:rPr>
        <w:t xml:space="preserve"> </w:t>
      </w:r>
    </w:p>
    <w:p w14:paraId="433296AC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6CB0A79" w14:textId="77777777" w:rsidR="006305F5" w:rsidRPr="00C16FFC" w:rsidRDefault="006305F5" w:rsidP="006305F5">
      <w:pPr>
        <w:suppressAutoHyphens/>
        <w:spacing w:line="252" w:lineRule="auto"/>
        <w:ind w:firstLine="709"/>
        <w:rPr>
          <w:rFonts w:ascii="Times New Roman" w:hAnsi="Times New Roman"/>
          <w:sz w:val="28"/>
          <w:szCs w:val="28"/>
        </w:rPr>
      </w:pPr>
      <w:r w:rsidRPr="00C16FFC">
        <w:rPr>
          <w:rFonts w:ascii="Times New Roman" w:hAnsi="Times New Roman"/>
          <w:sz w:val="28"/>
          <w:szCs w:val="28"/>
        </w:rPr>
        <w:t xml:space="preserve">Для обеспечения успешной и бесперебойной эксплуатации системы сбора и </w:t>
      </w:r>
      <w:r w:rsidRPr="00691580">
        <w:rPr>
          <w:rFonts w:ascii="Times New Roman" w:hAnsi="Times New Roman"/>
          <w:sz w:val="28"/>
          <w:szCs w:val="28"/>
        </w:rPr>
        <w:t xml:space="preserve">мониторинга </w:t>
      </w:r>
      <w:r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процентных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ставок</w:t>
      </w:r>
      <w:r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 по срочным </w:t>
      </w:r>
      <w:r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 xml:space="preserve">банковским </w:t>
      </w:r>
      <w:r w:rsidRPr="00180BAD">
        <w:rPr>
          <w:rFonts w:ascii="Times New Roman" w:eastAsia="Arial Unicode MS" w:hAnsi="Times New Roman"/>
          <w:color w:val="000000"/>
          <w:sz w:val="28"/>
          <w:szCs w:val="28"/>
          <w:lang w:eastAsia="ru-RU"/>
        </w:rPr>
        <w:t>вкладам (депозитам) юридических лиц в банках РБ</w:t>
      </w:r>
      <w:r w:rsidRPr="00C16FFC">
        <w:rPr>
          <w:rFonts w:ascii="Times New Roman" w:hAnsi="Times New Roman"/>
          <w:sz w:val="28"/>
          <w:szCs w:val="28"/>
        </w:rPr>
        <w:t xml:space="preserve">, а также оперативного устранения сбоев в ходе эксплуатации системы предусматривается поддержка работоспособности </w:t>
      </w:r>
      <w:r w:rsidRPr="00C16FFC">
        <w:rPr>
          <w:rStyle w:val="ae"/>
          <w:rFonts w:ascii="Times New Roman" w:hAnsi="Times New Roman"/>
          <w:b w:val="0"/>
          <w:sz w:val="28"/>
          <w:szCs w:val="28"/>
        </w:rPr>
        <w:t>процессов.</w:t>
      </w:r>
      <w:r w:rsidRPr="00C16FFC">
        <w:rPr>
          <w:rFonts w:ascii="Times New Roman" w:hAnsi="Times New Roman"/>
          <w:sz w:val="28"/>
          <w:szCs w:val="28"/>
        </w:rPr>
        <w:t xml:space="preserve"> </w:t>
      </w:r>
    </w:p>
    <w:p w14:paraId="365D6A19" w14:textId="77777777" w:rsidR="006305F5" w:rsidRPr="003102E5" w:rsidRDefault="006305F5" w:rsidP="006305F5">
      <w:pPr>
        <w:suppressAutoHyphens/>
        <w:spacing w:line="252" w:lineRule="auto"/>
        <w:ind w:firstLine="709"/>
        <w:rPr>
          <w:rStyle w:val="uv3um"/>
          <w:rFonts w:ascii="Times New Roman" w:hAnsi="Times New Roman"/>
          <w:sz w:val="28"/>
          <w:szCs w:val="28"/>
        </w:rPr>
      </w:pPr>
      <w:r w:rsidRPr="003102E5">
        <w:rPr>
          <w:rStyle w:val="uv3um"/>
          <w:rFonts w:ascii="Times New Roman" w:hAnsi="Times New Roman"/>
          <w:sz w:val="28"/>
          <w:szCs w:val="28"/>
        </w:rPr>
        <w:t xml:space="preserve">Мониторинг корректности работы программных роботов </w:t>
      </w:r>
      <w:r w:rsidRPr="003102E5">
        <w:rPr>
          <w:rStyle w:val="uv3um"/>
          <w:rFonts w:ascii="Times New Roman" w:hAnsi="Times New Roman"/>
          <w:sz w:val="28"/>
          <w:szCs w:val="28"/>
          <w:lang w:val="en-US"/>
        </w:rPr>
        <w:t>RPA</w:t>
      </w:r>
      <w:r w:rsidRPr="003102E5">
        <w:rPr>
          <w:rStyle w:val="uv3um"/>
          <w:rFonts w:ascii="Times New Roman" w:hAnsi="Times New Roman"/>
          <w:sz w:val="28"/>
          <w:szCs w:val="28"/>
        </w:rPr>
        <w:t xml:space="preserve"> будет выполняться специалистами ДИТ. В рамках мониторинга должны быть разработаны механизмы оперативного информирования ответственных специалистов ДК</w:t>
      </w:r>
      <w:r>
        <w:rPr>
          <w:rStyle w:val="uv3um"/>
          <w:rFonts w:ascii="Times New Roman" w:hAnsi="Times New Roman"/>
          <w:sz w:val="28"/>
          <w:szCs w:val="28"/>
        </w:rPr>
        <w:t>Б</w:t>
      </w:r>
      <w:r w:rsidRPr="003102E5">
        <w:rPr>
          <w:rStyle w:val="uv3um"/>
          <w:rFonts w:ascii="Times New Roman" w:hAnsi="Times New Roman"/>
          <w:sz w:val="28"/>
          <w:szCs w:val="28"/>
        </w:rPr>
        <w:t xml:space="preserve"> об ошибках, возникающих при сборе информации, а также процедуры реагирования на такие инциденты. </w:t>
      </w:r>
    </w:p>
    <w:p w14:paraId="38BC0604" w14:textId="77777777" w:rsidR="006305F5" w:rsidRPr="003102E5" w:rsidRDefault="006305F5" w:rsidP="006305F5">
      <w:pPr>
        <w:suppressAutoHyphens/>
        <w:spacing w:line="252" w:lineRule="auto"/>
        <w:ind w:firstLine="709"/>
        <w:rPr>
          <w:rStyle w:val="uv3um"/>
          <w:rFonts w:ascii="Times New Roman" w:hAnsi="Times New Roman"/>
          <w:sz w:val="28"/>
          <w:szCs w:val="28"/>
        </w:rPr>
      </w:pPr>
      <w:r w:rsidRPr="003102E5">
        <w:rPr>
          <w:rStyle w:val="uv3um"/>
          <w:rFonts w:ascii="Times New Roman" w:hAnsi="Times New Roman"/>
          <w:sz w:val="28"/>
          <w:szCs w:val="28"/>
        </w:rPr>
        <w:t xml:space="preserve">Следует принять риски, связанные с временной недоступностью сайтов, либо изменениями структуры веб-сайтов после ввода системы </w:t>
      </w:r>
      <w:proofErr w:type="spellStart"/>
      <w:r w:rsidRPr="003102E5">
        <w:rPr>
          <w:rStyle w:val="uv3um"/>
          <w:rFonts w:ascii="Times New Roman" w:hAnsi="Times New Roman"/>
          <w:sz w:val="28"/>
          <w:szCs w:val="28"/>
        </w:rPr>
        <w:t>парсинга</w:t>
      </w:r>
      <w:proofErr w:type="spellEnd"/>
      <w:r w:rsidRPr="003102E5">
        <w:rPr>
          <w:rStyle w:val="uv3um"/>
          <w:rFonts w:ascii="Times New Roman" w:hAnsi="Times New Roman"/>
          <w:sz w:val="28"/>
          <w:szCs w:val="28"/>
        </w:rPr>
        <w:t xml:space="preserve"> в промышленную эксплуатацию.</w:t>
      </w:r>
    </w:p>
    <w:p w14:paraId="203FA57E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  <w:r w:rsidRPr="003102E5">
        <w:rPr>
          <w:rFonts w:ascii="Times New Roman" w:hAnsi="Times New Roman"/>
          <w:sz w:val="28"/>
          <w:szCs w:val="28"/>
        </w:rPr>
        <w:t>В случае изменений структуры сайтов, подлежащих мониторингу, требуется модификации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парсинга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gramStart"/>
      <w:r>
        <w:rPr>
          <w:rFonts w:ascii="Times New Roman" w:hAnsi="Times New Roman"/>
          <w:sz w:val="28"/>
          <w:szCs w:val="28"/>
        </w:rPr>
        <w:t xml:space="preserve">платформе </w:t>
      </w:r>
      <w:r w:rsidRPr="003102E5">
        <w:rPr>
          <w:rFonts w:ascii="Times New Roman" w:hAnsi="Times New Roman"/>
          <w:sz w:val="28"/>
          <w:szCs w:val="28"/>
        </w:rPr>
        <w:t xml:space="preserve"> </w:t>
      </w:r>
      <w:r w:rsidRPr="003102E5">
        <w:rPr>
          <w:rFonts w:ascii="Times New Roman" w:hAnsi="Times New Roman"/>
          <w:sz w:val="28"/>
          <w:szCs w:val="28"/>
          <w:lang w:val="en-US"/>
        </w:rPr>
        <w:t>RPA</w:t>
      </w:r>
      <w:proofErr w:type="gramEnd"/>
      <w:r w:rsidRPr="003102E5">
        <w:rPr>
          <w:rFonts w:ascii="Times New Roman" w:hAnsi="Times New Roman"/>
          <w:sz w:val="28"/>
          <w:szCs w:val="28"/>
        </w:rPr>
        <w:t xml:space="preserve">. Сроки выполнения таких работ зависят от особенностей реализации сайта. Все последующие доработки </w:t>
      </w:r>
      <w:proofErr w:type="spellStart"/>
      <w:r>
        <w:rPr>
          <w:rFonts w:ascii="Times New Roman" w:hAnsi="Times New Roman"/>
          <w:sz w:val="28"/>
          <w:szCs w:val="28"/>
        </w:rPr>
        <w:t>парсинга</w:t>
      </w:r>
      <w:proofErr w:type="spellEnd"/>
      <w:r w:rsidRPr="003102E5">
        <w:rPr>
          <w:rFonts w:ascii="Times New Roman" w:hAnsi="Times New Roman"/>
          <w:sz w:val="28"/>
          <w:szCs w:val="28"/>
        </w:rPr>
        <w:t xml:space="preserve"> и отчетов на базе КХД после ввода системы в эксплуатацию будут выполнять на основании заявок на доработку с учетом установленного приоритета выполнения текущих работ.</w:t>
      </w:r>
    </w:p>
    <w:p w14:paraId="44BC84AD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F3AB9A4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AF0856B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583B4697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750FFE32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0197C139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35DC6154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628EA124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4C8CE47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769E385B" w14:textId="77777777" w:rsidR="006305F5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58" w:name="_Toc214888728"/>
      <w:bookmarkStart w:id="59" w:name="_Toc218605547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 w:rsidRPr="00AA73A3">
        <w:rPr>
          <w:rStyle w:val="ae"/>
          <w:rFonts w:ascii="Times New Roman" w:hAnsi="Times New Roman"/>
          <w:b/>
        </w:rPr>
        <w:t>1</w:t>
      </w:r>
      <w:r>
        <w:rPr>
          <w:rStyle w:val="ae"/>
          <w:rFonts w:ascii="Times New Roman" w:hAnsi="Times New Roman"/>
          <w:b/>
        </w:rPr>
        <w:t xml:space="preserve">  </w:t>
      </w:r>
      <w:proofErr w:type="spellStart"/>
      <w:r>
        <w:rPr>
          <w:rStyle w:val="ae"/>
          <w:rFonts w:ascii="Times New Roman" w:hAnsi="Times New Roman"/>
          <w:b/>
        </w:rPr>
        <w:t>Беларусбанк</w:t>
      </w:r>
      <w:bookmarkEnd w:id="58"/>
      <w:bookmarkEnd w:id="59"/>
      <w:proofErr w:type="spellEnd"/>
      <w:proofErr w:type="gramEnd"/>
    </w:p>
    <w:p w14:paraId="2EE4EE99" w14:textId="77777777" w:rsidR="006305F5" w:rsidRDefault="006305F5" w:rsidP="006305F5">
      <w:pPr>
        <w:spacing w:line="252" w:lineRule="auto"/>
        <w:ind w:firstLine="709"/>
        <w:rPr>
          <w:rFonts w:ascii="Times New Roman" w:hAnsi="Times New Roman"/>
          <w:sz w:val="28"/>
          <w:szCs w:val="28"/>
        </w:rPr>
      </w:pPr>
    </w:p>
    <w:p w14:paraId="1FA24105" w14:textId="77777777" w:rsidR="006305F5" w:rsidRPr="00F646D0" w:rsidRDefault="006305F5" w:rsidP="006305F5">
      <w:pPr>
        <w:pStyle w:val="afd"/>
        <w:numPr>
          <w:ilvl w:val="0"/>
          <w:numId w:val="18"/>
        </w:numPr>
        <w:rPr>
          <w:rFonts w:ascii="Times New Roman" w:hAnsi="Times New Roman"/>
          <w:b/>
        </w:rPr>
      </w:pPr>
      <w:r>
        <w:rPr>
          <w:rFonts w:ascii="Times New Roman" w:hAnsi="Times New Roman" w:cs="Times New Roman"/>
          <w:b/>
        </w:rPr>
        <w:t xml:space="preserve">ОАО «АСБ </w:t>
      </w:r>
      <w:proofErr w:type="spellStart"/>
      <w:r>
        <w:rPr>
          <w:rFonts w:ascii="Times New Roman" w:hAnsi="Times New Roman" w:cs="Times New Roman"/>
          <w:b/>
        </w:rPr>
        <w:t>Беларусбанк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2EA523B3" w14:textId="77777777" w:rsidR="006305F5" w:rsidRDefault="006305F5" w:rsidP="006305F5"/>
    <w:p w14:paraId="10575D6D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 w:rsidRPr="00370029">
        <w:rPr>
          <w:rFonts w:ascii="Times New Roman" w:hAnsi="Times New Roman"/>
          <w:sz w:val="28"/>
          <w:szCs w:val="28"/>
        </w:rPr>
        <w:t xml:space="preserve">Ссылка для </w:t>
      </w:r>
      <w:r w:rsidRPr="000E0A31">
        <w:rPr>
          <w:rFonts w:ascii="Times New Roman" w:hAnsi="Times New Roman"/>
          <w:sz w:val="28"/>
          <w:szCs w:val="28"/>
        </w:rPr>
        <w:t>сбора информации</w:t>
      </w:r>
      <w:r w:rsidRPr="00303897">
        <w:rPr>
          <w:rFonts w:ascii="Times New Roman" w:hAnsi="Times New Roman"/>
          <w:sz w:val="28"/>
          <w:szCs w:val="28"/>
        </w:rPr>
        <w:t xml:space="preserve"> </w:t>
      </w:r>
      <w:r w:rsidRPr="00B73B07">
        <w:rPr>
          <w:rFonts w:ascii="Times New Roman" w:hAnsi="Times New Roman"/>
          <w:sz w:val="28"/>
          <w:szCs w:val="28"/>
        </w:rPr>
        <w:t>https://belarusbank.by/ru/33270/1686</w:t>
      </w:r>
    </w:p>
    <w:p w14:paraId="02A7D872" w14:textId="77777777" w:rsidR="006305F5" w:rsidRPr="008747E1" w:rsidRDefault="006305F5" w:rsidP="006305F5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7C274994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Официальный сайт – Малому и среднему бизнесу/Крупному бизнесу – Депозиты </w:t>
      </w:r>
    </w:p>
    <w:p w14:paraId="0A3EAD81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</w:p>
    <w:p w14:paraId="2192E649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Из появившегося списка выбираем:</w:t>
      </w:r>
    </w:p>
    <w:p w14:paraId="1B994FBF" w14:textId="77777777" w:rsidR="006305F5" w:rsidRPr="00F921DB" w:rsidRDefault="006305F5" w:rsidP="006305F5">
      <w:pPr>
        <w:pStyle w:val="afd"/>
        <w:numPr>
          <w:ilvl w:val="1"/>
          <w:numId w:val="11"/>
        </w:numPr>
        <w:spacing w:after="0" w:line="259" w:lineRule="auto"/>
        <w:ind w:left="0" w:hanging="426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</w:t>
      </w:r>
      <w:r w:rsidRPr="00F921DB">
        <w:rPr>
          <w:rFonts w:ascii="Times New Roman" w:hAnsi="Times New Roman" w:cs="Times New Roman"/>
          <w:bCs/>
        </w:rPr>
        <w:t xml:space="preserve">Срочный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депозит»»</w:t>
      </w:r>
    </w:p>
    <w:p w14:paraId="639501F7" w14:textId="77777777" w:rsidR="006305F5" w:rsidRPr="00F921DB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ссылка </w:t>
      </w:r>
      <w:hyperlink r:id="rId77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https://belarusbank.by/ru/33270/1686/31549/36160</w:t>
        </w:r>
      </w:hyperlink>
    </w:p>
    <w:p w14:paraId="667947AE" w14:textId="77777777" w:rsidR="006305F5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55BFCE14" w14:textId="77777777" w:rsidR="006305F5" w:rsidRPr="00F921DB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3A51B660" w14:textId="77777777" w:rsidR="006305F5" w:rsidRDefault="006305F5" w:rsidP="006305F5">
      <w:pPr>
        <w:pStyle w:val="afd"/>
        <w:spacing w:after="0"/>
        <w:ind w:left="0"/>
      </w:pPr>
      <w:r>
        <w:rPr>
          <w:noProof/>
          <w:lang w:eastAsia="ru-RU"/>
        </w:rPr>
        <w:drawing>
          <wp:inline distT="0" distB="0" distL="0" distR="0" wp14:anchorId="705150DF" wp14:editId="7A987345">
            <wp:extent cx="5934075" cy="3762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43EF" w14:textId="77777777" w:rsidR="006305F5" w:rsidRPr="00F921DB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анализируем процентные ставки в разрезе валют по указанным срокам;</w:t>
      </w:r>
    </w:p>
    <w:p w14:paraId="63111777" w14:textId="77777777" w:rsidR="006305F5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возврат на предыдущую страницу.</w:t>
      </w:r>
    </w:p>
    <w:p w14:paraId="21BE22F3" w14:textId="77777777" w:rsidR="006305F5" w:rsidRPr="00F921DB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</w:p>
    <w:p w14:paraId="164F7B47" w14:textId="77777777" w:rsidR="006305F5" w:rsidRPr="00F921DB" w:rsidRDefault="006305F5" w:rsidP="006305F5">
      <w:pPr>
        <w:pStyle w:val="afd"/>
        <w:numPr>
          <w:ilvl w:val="1"/>
          <w:numId w:val="11"/>
        </w:numPr>
        <w:spacing w:after="160" w:line="259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F921DB">
        <w:rPr>
          <w:rFonts w:ascii="Times New Roman" w:hAnsi="Times New Roman" w:cs="Times New Roman"/>
        </w:rPr>
        <w:t>«</w:t>
      </w:r>
      <w:r w:rsidRPr="00F921DB">
        <w:rPr>
          <w:rFonts w:ascii="Times New Roman" w:hAnsi="Times New Roman" w:cs="Times New Roman"/>
          <w:bCs/>
        </w:rPr>
        <w:t xml:space="preserve">Срочный безотзывный банковский вклад «Удаленный депозит»» </w:t>
      </w:r>
    </w:p>
    <w:p w14:paraId="023912B6" w14:textId="77777777" w:rsidR="006305F5" w:rsidRPr="00F921DB" w:rsidRDefault="006305F5" w:rsidP="006305F5">
      <w:pPr>
        <w:pStyle w:val="afd"/>
        <w:spacing w:after="0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  <w:bCs/>
        </w:rPr>
        <w:t xml:space="preserve">ссылка </w:t>
      </w:r>
      <w:hyperlink r:id="rId79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https://belarusbank.by/ru/33270/1686/31549/36161</w:t>
        </w:r>
      </w:hyperlink>
    </w:p>
    <w:p w14:paraId="628F8145" w14:textId="77777777" w:rsidR="006305F5" w:rsidRPr="00F921DB" w:rsidRDefault="006305F5" w:rsidP="006305F5">
      <w:pPr>
        <w:pStyle w:val="afd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открывается витрина по данному виду вклада </w:t>
      </w:r>
    </w:p>
    <w:p w14:paraId="365F13E7" w14:textId="77777777" w:rsidR="006305F5" w:rsidRDefault="006305F5" w:rsidP="006305F5">
      <w:pPr>
        <w:pStyle w:val="afd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8B0C70" wp14:editId="0268ED99">
            <wp:extent cx="5934075" cy="29241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B5B9B" w14:textId="77777777" w:rsidR="006305F5" w:rsidRDefault="006305F5" w:rsidP="006305F5">
      <w:pPr>
        <w:pStyle w:val="afd"/>
        <w:spacing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6FAFF2" wp14:editId="6DBD9494">
            <wp:extent cx="5934075" cy="2495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F9F56B" wp14:editId="3C48C2E4">
            <wp:extent cx="5934075" cy="2057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4F95" w14:textId="77777777" w:rsidR="006305F5" w:rsidRPr="00F921DB" w:rsidRDefault="006305F5" w:rsidP="006305F5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анализируем процентные ставки в разрезе валют по указанным срокам;</w:t>
      </w:r>
    </w:p>
    <w:p w14:paraId="4567CDC9" w14:textId="77777777" w:rsidR="006305F5" w:rsidRPr="00F921DB" w:rsidRDefault="006305F5" w:rsidP="006305F5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возврат на предыдущую страницу.</w:t>
      </w:r>
    </w:p>
    <w:p w14:paraId="3A4E7CE0" w14:textId="77777777" w:rsidR="006305F5" w:rsidRPr="00F921DB" w:rsidRDefault="006305F5" w:rsidP="006305F5">
      <w:pPr>
        <w:pStyle w:val="afd"/>
        <w:spacing w:line="240" w:lineRule="auto"/>
        <w:ind w:left="0"/>
        <w:jc w:val="both"/>
        <w:rPr>
          <w:rFonts w:ascii="Times New Roman" w:hAnsi="Times New Roman" w:cs="Times New Roman"/>
        </w:rPr>
      </w:pPr>
    </w:p>
    <w:p w14:paraId="70196395" w14:textId="77777777" w:rsidR="006305F5" w:rsidRPr="00F921DB" w:rsidRDefault="006305F5" w:rsidP="006305F5">
      <w:pPr>
        <w:pStyle w:val="afd"/>
        <w:numPr>
          <w:ilvl w:val="1"/>
          <w:numId w:val="1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  <w:bCs/>
        </w:rPr>
      </w:pPr>
      <w:r w:rsidRPr="00F921DB">
        <w:rPr>
          <w:rFonts w:ascii="Times New Roman" w:hAnsi="Times New Roman" w:cs="Times New Roman"/>
        </w:rPr>
        <w:t>«</w:t>
      </w:r>
      <w:proofErr w:type="spellStart"/>
      <w:r w:rsidRPr="00F921DB">
        <w:rPr>
          <w:rFonts w:ascii="Times New Roman" w:hAnsi="Times New Roman" w:cs="Times New Roman"/>
          <w:bCs/>
        </w:rPr>
        <w:t>Cрочный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депозит-бюджет»</w:t>
      </w:r>
      <w:r w:rsidRPr="00F921DB">
        <w:rPr>
          <w:rFonts w:ascii="Times New Roman" w:hAnsi="Times New Roman" w:cs="Times New Roman"/>
        </w:rPr>
        <w:t>»</w:t>
      </w:r>
    </w:p>
    <w:p w14:paraId="190E2C8A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ссылка </w:t>
      </w:r>
      <w:hyperlink r:id="rId83" w:history="1">
        <w:r w:rsidRPr="00F921DB">
          <w:rPr>
            <w:rStyle w:val="af4"/>
            <w:rFonts w:ascii="Times New Roman" w:hAnsi="Times New Roman"/>
            <w:sz w:val="28"/>
            <w:szCs w:val="28"/>
          </w:rPr>
          <w:t>https://belarusbank.by/ru/33270/1686/37983/42154</w:t>
        </w:r>
      </w:hyperlink>
    </w:p>
    <w:p w14:paraId="4FCF62B4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620A728C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E69876F" wp14:editId="417D88A9">
            <wp:extent cx="5934075" cy="962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58EC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указанным срокам;</w:t>
      </w:r>
    </w:p>
    <w:p w14:paraId="3E353D70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1B82B427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</w:p>
    <w:p w14:paraId="0045F412" w14:textId="77777777" w:rsidR="006305F5" w:rsidRPr="00F921DB" w:rsidRDefault="006305F5" w:rsidP="006305F5">
      <w:pPr>
        <w:pStyle w:val="afd"/>
        <w:numPr>
          <w:ilvl w:val="1"/>
          <w:numId w:val="11"/>
        </w:numPr>
        <w:spacing w:after="0" w:line="240" w:lineRule="auto"/>
        <w:ind w:left="0" w:hanging="426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</w:t>
      </w:r>
      <w:proofErr w:type="spellStart"/>
      <w:r w:rsidRPr="00F921DB">
        <w:rPr>
          <w:rFonts w:ascii="Times New Roman" w:hAnsi="Times New Roman" w:cs="Times New Roman"/>
          <w:bCs/>
        </w:rPr>
        <w:t>Cрочный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</w:t>
      </w:r>
      <w:proofErr w:type="spellStart"/>
      <w:r w:rsidRPr="00F921DB">
        <w:rPr>
          <w:rFonts w:ascii="Times New Roman" w:hAnsi="Times New Roman" w:cs="Times New Roman"/>
          <w:bCs/>
        </w:rPr>
        <w:t>отзывный</w:t>
      </w:r>
      <w:proofErr w:type="spellEnd"/>
      <w:r w:rsidRPr="00F921DB">
        <w:rPr>
          <w:rFonts w:ascii="Times New Roman" w:hAnsi="Times New Roman" w:cs="Times New Roman"/>
          <w:bCs/>
        </w:rPr>
        <w:t xml:space="preserve"> банковский вклад «Удаленный депозит-бюджет»</w:t>
      </w:r>
      <w:r w:rsidRPr="00F921DB">
        <w:rPr>
          <w:rFonts w:ascii="Times New Roman" w:hAnsi="Times New Roman" w:cs="Times New Roman"/>
        </w:rPr>
        <w:t>»</w:t>
      </w:r>
    </w:p>
    <w:p w14:paraId="16B0F6FC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ссылка  </w:t>
      </w:r>
      <w:hyperlink r:id="rId85" w:history="1">
        <w:r w:rsidRPr="00F921DB">
          <w:rPr>
            <w:rStyle w:val="af4"/>
            <w:rFonts w:ascii="Times New Roman" w:hAnsi="Times New Roman"/>
            <w:color w:val="auto"/>
            <w:sz w:val="28"/>
            <w:szCs w:val="28"/>
          </w:rPr>
          <w:t>https://belarusbank.by/ru/33270/1686/37983/42155</w:t>
        </w:r>
      </w:hyperlink>
    </w:p>
    <w:p w14:paraId="1DFFEDFA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открывается витрина по данному виду вклада</w:t>
      </w:r>
    </w:p>
    <w:p w14:paraId="7E595C26" w14:textId="77777777" w:rsidR="006305F5" w:rsidRPr="005D1C4B" w:rsidRDefault="006305F5" w:rsidP="006305F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07F0A559" wp14:editId="3603F4AA">
            <wp:extent cx="5934075" cy="17145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2965" w14:textId="77777777" w:rsidR="006305F5" w:rsidRDefault="006305F5" w:rsidP="006305F5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50CDF37A" wp14:editId="0802615F">
            <wp:extent cx="5934075" cy="19050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DF0D2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указанным срокам;</w:t>
      </w:r>
    </w:p>
    <w:p w14:paraId="53DC55B2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возврат на предыдущую страницу.</w:t>
      </w:r>
    </w:p>
    <w:p w14:paraId="46D06A5A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</w:p>
    <w:p w14:paraId="448CCC9F" w14:textId="77777777" w:rsidR="006305F5" w:rsidRPr="00F921DB" w:rsidRDefault="006305F5" w:rsidP="006305F5">
      <w:pPr>
        <w:pStyle w:val="afd"/>
        <w:numPr>
          <w:ilvl w:val="1"/>
          <w:numId w:val="11"/>
        </w:numPr>
        <w:spacing w:after="0" w:line="240" w:lineRule="auto"/>
        <w:ind w:left="0" w:hanging="426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>«Срочный вклад (депозит)»</w:t>
      </w:r>
    </w:p>
    <w:p w14:paraId="6892C601" w14:textId="77777777" w:rsidR="006305F5" w:rsidRPr="00F921DB" w:rsidRDefault="006305F5" w:rsidP="006305F5">
      <w:pPr>
        <w:pStyle w:val="afd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 w:rsidRPr="00F921DB">
        <w:rPr>
          <w:rFonts w:ascii="Times New Roman" w:hAnsi="Times New Roman" w:cs="Times New Roman"/>
        </w:rPr>
        <w:t xml:space="preserve">ссылка  </w:t>
      </w:r>
      <w:hyperlink r:id="rId88" w:history="1">
        <w:r w:rsidRPr="00F921DB">
          <w:rPr>
            <w:rStyle w:val="af4"/>
            <w:rFonts w:ascii="Times New Roman" w:hAnsi="Times New Roman" w:cs="Times New Roman"/>
            <w:color w:val="auto"/>
          </w:rPr>
          <w:t>https://belarusbank.by/ru/33270/1686/31413</w:t>
        </w:r>
      </w:hyperlink>
    </w:p>
    <w:p w14:paraId="61C2F0D3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 xml:space="preserve">открывается витрина по данному виду вклада </w:t>
      </w:r>
    </w:p>
    <w:p w14:paraId="0E9DAE0A" w14:textId="77777777" w:rsidR="006305F5" w:rsidRPr="00F921DB" w:rsidRDefault="006305F5" w:rsidP="006305F5">
      <w:pPr>
        <w:rPr>
          <w:rFonts w:ascii="Times New Roman" w:hAnsi="Times New Roman"/>
          <w:sz w:val="28"/>
          <w:szCs w:val="28"/>
        </w:rPr>
      </w:pPr>
    </w:p>
    <w:p w14:paraId="522A71E0" w14:textId="77777777" w:rsidR="006305F5" w:rsidRPr="00F921DB" w:rsidRDefault="006305F5" w:rsidP="006305F5">
      <w:pPr>
        <w:pStyle w:val="afd"/>
        <w:numPr>
          <w:ilvl w:val="2"/>
          <w:numId w:val="11"/>
        </w:numPr>
        <w:spacing w:after="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noProof/>
          <w:lang w:eastAsia="ru-RU"/>
        </w:rPr>
        <w:lastRenderedPageBreak/>
        <w:t>«</w:t>
      </w:r>
      <w:r w:rsidRPr="00F921DB">
        <w:rPr>
          <w:rFonts w:ascii="Times New Roman" w:hAnsi="Times New Roman" w:cs="Times New Roman"/>
          <w:bCs/>
          <w:noProof/>
          <w:lang w:eastAsia="ru-RU"/>
        </w:rPr>
        <w:t>Срочные отзывные депозиты в белорусских рублях»</w:t>
      </w:r>
    </w:p>
    <w:p w14:paraId="415F79B6" w14:textId="77777777" w:rsidR="006305F5" w:rsidRDefault="006305F5" w:rsidP="006305F5">
      <w:pPr>
        <w:rPr>
          <w:rFonts w:ascii="Times New Roman" w:hAnsi="Times New Roman"/>
          <w:bCs/>
          <w:noProof/>
          <w:szCs w:val="24"/>
          <w:lang w:eastAsia="ru-RU"/>
        </w:rPr>
      </w:pPr>
      <w:r>
        <w:rPr>
          <w:rFonts w:ascii="Times New Roman" w:hAnsi="Times New Roman"/>
          <w:bCs/>
          <w:noProof/>
          <w:szCs w:val="24"/>
          <w:lang w:eastAsia="ru-RU"/>
        </w:rPr>
        <w:drawing>
          <wp:inline distT="0" distB="0" distL="0" distR="0" wp14:anchorId="5E5E2904" wp14:editId="5D585E6F">
            <wp:extent cx="5934075" cy="21050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2512" w14:textId="77777777" w:rsidR="006305F5" w:rsidRPr="00F921DB" w:rsidRDefault="006305F5" w:rsidP="006305F5">
      <w:pPr>
        <w:pStyle w:val="afd"/>
        <w:numPr>
          <w:ilvl w:val="2"/>
          <w:numId w:val="11"/>
        </w:numPr>
        <w:spacing w:after="16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bCs/>
          <w:noProof/>
          <w:lang w:eastAsia="ru-RU"/>
        </w:rPr>
        <w:t>«Срочные безотзывные депозиты в белорусских рублях»</w:t>
      </w:r>
    </w:p>
    <w:p w14:paraId="0713D0E0" w14:textId="77777777" w:rsidR="006305F5" w:rsidRDefault="006305F5" w:rsidP="006305F5">
      <w:pPr>
        <w:pStyle w:val="afd"/>
        <w:ind w:left="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eastAsia="ru-RU"/>
        </w:rPr>
        <w:drawing>
          <wp:inline distT="0" distB="0" distL="0" distR="0" wp14:anchorId="222BBC51" wp14:editId="02E429CD">
            <wp:extent cx="5934075" cy="2933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D0BB" w14:textId="77777777" w:rsidR="006305F5" w:rsidRPr="004103D8" w:rsidRDefault="006305F5" w:rsidP="006305F5">
      <w:pPr>
        <w:pStyle w:val="afd"/>
        <w:ind w:left="0"/>
        <w:rPr>
          <w:rFonts w:ascii="Times New Roman" w:hAnsi="Times New Roman" w:cs="Times New Roman"/>
          <w:bCs/>
          <w:noProof/>
          <w:sz w:val="24"/>
          <w:szCs w:val="24"/>
          <w:lang w:eastAsia="ru-RU"/>
        </w:rPr>
      </w:pPr>
    </w:p>
    <w:p w14:paraId="379467FB" w14:textId="77777777" w:rsidR="006305F5" w:rsidRPr="00F921DB" w:rsidRDefault="006305F5" w:rsidP="006305F5">
      <w:pPr>
        <w:pStyle w:val="afd"/>
        <w:numPr>
          <w:ilvl w:val="2"/>
          <w:numId w:val="11"/>
        </w:numPr>
        <w:spacing w:after="0" w:line="259" w:lineRule="auto"/>
        <w:ind w:left="0" w:hanging="567"/>
        <w:rPr>
          <w:rFonts w:ascii="Times New Roman" w:hAnsi="Times New Roman" w:cs="Times New Roman"/>
          <w:bCs/>
          <w:noProof/>
          <w:lang w:eastAsia="ru-RU"/>
        </w:rPr>
      </w:pPr>
      <w:r w:rsidRPr="00F921DB">
        <w:rPr>
          <w:rFonts w:ascii="Times New Roman" w:hAnsi="Times New Roman" w:cs="Times New Roman"/>
          <w:noProof/>
          <w:lang w:eastAsia="ru-RU"/>
        </w:rPr>
        <w:t>«</w:t>
      </w:r>
      <w:r w:rsidRPr="00F921DB">
        <w:rPr>
          <w:rFonts w:ascii="Times New Roman" w:hAnsi="Times New Roman" w:cs="Times New Roman"/>
          <w:bCs/>
          <w:noProof/>
          <w:lang w:eastAsia="ru-RU"/>
        </w:rPr>
        <w:t>Срочные депозиты в российских рублях, китайских юанях, долларах США, евро»</w:t>
      </w:r>
    </w:p>
    <w:p w14:paraId="5365DE0D" w14:textId="77777777" w:rsidR="006305F5" w:rsidRDefault="006305F5" w:rsidP="006305F5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06243DB2" wp14:editId="375F8D30">
            <wp:extent cx="5934075" cy="8001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78B6" w14:textId="77777777" w:rsidR="006305F5" w:rsidRPr="004103D8" w:rsidRDefault="006305F5" w:rsidP="006305F5">
      <w:pPr>
        <w:rPr>
          <w:rFonts w:ascii="Times New Roman" w:hAnsi="Times New Roman"/>
          <w:noProof/>
          <w:szCs w:val="24"/>
          <w:lang w:eastAsia="ru-RU"/>
        </w:rPr>
      </w:pPr>
      <w:r>
        <w:rPr>
          <w:rFonts w:ascii="Times New Roman" w:hAnsi="Times New Roman"/>
          <w:noProof/>
          <w:szCs w:val="24"/>
          <w:lang w:eastAsia="ru-RU"/>
        </w:rPr>
        <w:lastRenderedPageBreak/>
        <w:drawing>
          <wp:inline distT="0" distB="0" distL="0" distR="0" wp14:anchorId="67B84BC2" wp14:editId="243F4086">
            <wp:extent cx="5934075" cy="1495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4"/>
          <w:lang w:eastAsia="ru-RU"/>
        </w:rPr>
        <w:drawing>
          <wp:inline distT="0" distB="0" distL="0" distR="0" wp14:anchorId="299B0F80" wp14:editId="3CAE6B88">
            <wp:extent cx="5934075" cy="35528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8560" w14:textId="77777777" w:rsidR="006305F5" w:rsidRPr="00F921DB" w:rsidRDefault="006305F5" w:rsidP="006305F5">
      <w:pPr>
        <w:suppressAutoHyphens/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анализируем процентные ставки в разрезе валют по установленным срокам.</w:t>
      </w:r>
    </w:p>
    <w:p w14:paraId="73E4BAF8" w14:textId="77777777" w:rsidR="006305F5" w:rsidRPr="00F921DB" w:rsidRDefault="006305F5" w:rsidP="006305F5">
      <w:pPr>
        <w:suppressAutoHyphens/>
        <w:rPr>
          <w:rFonts w:ascii="Times New Roman" w:hAnsi="Times New Roman"/>
          <w:i/>
          <w:sz w:val="28"/>
          <w:szCs w:val="28"/>
        </w:rPr>
      </w:pPr>
      <w:proofErr w:type="spellStart"/>
      <w:r w:rsidRPr="00F921DB">
        <w:rPr>
          <w:rFonts w:ascii="Times New Roman" w:hAnsi="Times New Roman"/>
          <w:i/>
          <w:sz w:val="28"/>
          <w:szCs w:val="28"/>
        </w:rPr>
        <w:t>Справочно</w:t>
      </w:r>
      <w:proofErr w:type="spellEnd"/>
      <w:r w:rsidRPr="00F921DB">
        <w:rPr>
          <w:rFonts w:ascii="Times New Roman" w:hAnsi="Times New Roman"/>
          <w:i/>
          <w:sz w:val="28"/>
          <w:szCs w:val="28"/>
        </w:rPr>
        <w:t xml:space="preserve">: размер процентной ставки может быть указан как в виде десятичной дроби (9,5%) или абсолютного значения (9%), так и в привязке к определенному базовому показателю </w:t>
      </w:r>
      <w:r w:rsidRPr="00F921DB">
        <w:rPr>
          <w:rFonts w:ascii="Times New Roman" w:hAnsi="Times New Roman"/>
          <w:bCs/>
          <w:i/>
          <w:sz w:val="28"/>
          <w:szCs w:val="28"/>
        </w:rPr>
        <w:t>(например, (СР-3,75), (КС-9,0), (КО*0,2) где СР - ставка рефинансирования Национального банка, КС - ключевая ставка Центрального банка Российской Федерации, КО - ставка по постоянно доступным операциям Национального банка в форме кредита овернайт)</w:t>
      </w:r>
      <w:r w:rsidRPr="00F921DB">
        <w:rPr>
          <w:rFonts w:ascii="Times New Roman" w:hAnsi="Times New Roman"/>
          <w:i/>
          <w:sz w:val="28"/>
          <w:szCs w:val="28"/>
        </w:rPr>
        <w:t xml:space="preserve">.  </w:t>
      </w:r>
    </w:p>
    <w:p w14:paraId="28E5A91E" w14:textId="77777777" w:rsidR="006305F5" w:rsidRPr="00F921DB" w:rsidRDefault="006305F5" w:rsidP="006305F5">
      <w:pPr>
        <w:suppressAutoHyphens/>
        <w:rPr>
          <w:rFonts w:ascii="Times New Roman" w:hAnsi="Times New Roman"/>
          <w:sz w:val="28"/>
          <w:szCs w:val="28"/>
        </w:rPr>
      </w:pPr>
      <w:r w:rsidRPr="00F921DB">
        <w:rPr>
          <w:rFonts w:ascii="Times New Roman" w:hAnsi="Times New Roman"/>
          <w:sz w:val="28"/>
          <w:szCs w:val="28"/>
        </w:rPr>
        <w:t>Просматривая процентные ставки в разрезе видов валют, видов вкладов (</w:t>
      </w:r>
      <w:proofErr w:type="spellStart"/>
      <w:r w:rsidRPr="00F921DB">
        <w:rPr>
          <w:rFonts w:ascii="Times New Roman" w:hAnsi="Times New Roman"/>
          <w:sz w:val="28"/>
          <w:szCs w:val="28"/>
        </w:rPr>
        <w:t>отзывный</w:t>
      </w:r>
      <w:proofErr w:type="spellEnd"/>
      <w:r w:rsidRPr="00F921DB">
        <w:rPr>
          <w:rFonts w:ascii="Times New Roman" w:hAnsi="Times New Roman"/>
          <w:sz w:val="28"/>
          <w:szCs w:val="28"/>
        </w:rPr>
        <w:t xml:space="preserve">, безотзывный, до востребования), сроков размещения и, в случае наличия изменений, вносим информацию в выходную форму (в заполненную форму за предыдущий рабочий день) в части измененной процентной ставки с указанием дополнительно размера изменения (например, установленный в ходе мониторинга размер %-й ставки - 10,1, предыдущий - 9,5, в выходной форме указываем 10,1% (+0,6п.п.). Поле, в котором изменилась информация, выделяем цветом. </w:t>
      </w:r>
    </w:p>
    <w:p w14:paraId="0D95A278" w14:textId="77777777" w:rsidR="006305F5" w:rsidRPr="005D7D1D" w:rsidRDefault="006305F5" w:rsidP="006305F5">
      <w:pPr>
        <w:rPr>
          <w:rFonts w:ascii="Times New Roman" w:hAnsi="Times New Roman"/>
          <w:szCs w:val="24"/>
        </w:rPr>
      </w:pPr>
    </w:p>
    <w:p w14:paraId="40867C68" w14:textId="77777777" w:rsidR="006305F5" w:rsidRPr="00AA73A3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0" w:name="_Toc214888730"/>
      <w:bookmarkStart w:id="61" w:name="_Toc218605548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>
        <w:rPr>
          <w:rStyle w:val="ae"/>
          <w:rFonts w:ascii="Times New Roman" w:hAnsi="Times New Roman"/>
          <w:b/>
        </w:rPr>
        <w:t xml:space="preserve">2  </w:t>
      </w:r>
      <w:proofErr w:type="spellStart"/>
      <w:r>
        <w:rPr>
          <w:rStyle w:val="ae"/>
          <w:rFonts w:ascii="Times New Roman" w:hAnsi="Times New Roman"/>
          <w:b/>
        </w:rPr>
        <w:t>Белагропромбанк</w:t>
      </w:r>
      <w:bookmarkEnd w:id="60"/>
      <w:bookmarkEnd w:id="61"/>
      <w:proofErr w:type="spellEnd"/>
      <w:proofErr w:type="gramEnd"/>
    </w:p>
    <w:p w14:paraId="025F7F12" w14:textId="77777777" w:rsidR="006305F5" w:rsidRDefault="006305F5" w:rsidP="006305F5">
      <w:pPr>
        <w:jc w:val="right"/>
      </w:pPr>
    </w:p>
    <w:p w14:paraId="249A8E7D" w14:textId="77777777" w:rsidR="006305F5" w:rsidRDefault="006305F5" w:rsidP="006305F5">
      <w:pPr>
        <w:pStyle w:val="afd"/>
        <w:numPr>
          <w:ilvl w:val="0"/>
          <w:numId w:val="11"/>
        </w:numPr>
        <w:spacing w:after="0" w:line="25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Белагропромбанк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585906AF" w14:textId="77777777" w:rsidR="006305F5" w:rsidRDefault="006305F5" w:rsidP="006305F5">
      <w:pPr>
        <w:rPr>
          <w:rFonts w:ascii="Times New Roman" w:hAnsi="Times New Roman"/>
          <w:szCs w:val="24"/>
        </w:rPr>
      </w:pPr>
    </w:p>
    <w:p w14:paraId="28100EEF" w14:textId="51A16BCE" w:rsidR="00BE5950" w:rsidRPr="00BE5950" w:rsidRDefault="00BE5950" w:rsidP="006305F5">
      <w:pPr>
        <w:rPr>
          <w:rStyle w:val="af4"/>
          <w:rFonts w:ascii="Times New Roman" w:hAnsi="Times New Roman"/>
          <w:color w:val="auto"/>
          <w:sz w:val="28"/>
          <w:szCs w:val="28"/>
          <w:u w:val="none"/>
        </w:rPr>
      </w:pPr>
      <w:r>
        <w:rPr>
          <w:rFonts w:ascii="Times New Roman" w:hAnsi="Times New Roman"/>
          <w:sz w:val="28"/>
          <w:szCs w:val="28"/>
        </w:rPr>
        <w:t xml:space="preserve">Ссылка для сбора информации </w:t>
      </w:r>
      <w:hyperlink r:id="rId94" w:history="1">
        <w:r w:rsidRPr="00BC029C">
          <w:rPr>
            <w:rStyle w:val="af4"/>
            <w:rFonts w:ascii="Times New Roman" w:hAnsi="Times New Roman"/>
            <w:szCs w:val="24"/>
          </w:rPr>
          <w:t>https://www.belapb.by/chastnomu-klientu/kredity/</w:t>
        </w:r>
      </w:hyperlink>
    </w:p>
    <w:p w14:paraId="1FA04A22" w14:textId="77777777" w:rsidR="00BE5950" w:rsidRDefault="00BE5950" w:rsidP="00F43656">
      <w:pPr>
        <w:jc w:val="center"/>
        <w:rPr>
          <w:rFonts w:ascii="Times New Roman" w:hAnsi="Times New Roman"/>
          <w:sz w:val="28"/>
          <w:szCs w:val="28"/>
        </w:rPr>
      </w:pPr>
    </w:p>
    <w:p w14:paraId="29EDFE0C" w14:textId="633266D8" w:rsidR="00F43656" w:rsidRPr="000419F5" w:rsidRDefault="00F43656" w:rsidP="00F4365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9D5020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I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.</w:t>
      </w:r>
      <w:r>
        <w:rPr>
          <w:rFonts w:ascii="Times New Roman" w:hAnsi="Times New Roman"/>
          <w:b/>
          <w:i/>
          <w:sz w:val="28"/>
          <w:szCs w:val="28"/>
          <w:u w:val="single"/>
        </w:rPr>
        <w:t xml:space="preserve"> 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Кредиты</w:t>
      </w:r>
      <w:r w:rsidRPr="000419F5">
        <w:rPr>
          <w:rFonts w:ascii="Times New Roman" w:hAnsi="Times New Roman"/>
          <w:b/>
          <w:i/>
          <w:sz w:val="28"/>
          <w:szCs w:val="28"/>
          <w:u w:val="single"/>
        </w:rPr>
        <w:t xml:space="preserve"> на недвижимость</w:t>
      </w:r>
    </w:p>
    <w:p w14:paraId="2A37DB1E" w14:textId="77777777" w:rsidR="00F43656" w:rsidRPr="00A31604" w:rsidRDefault="00F43656" w:rsidP="00F43656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DDCFB0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Зайти на</w:t>
      </w:r>
      <w:r w:rsidRPr="00A31604">
        <w:rPr>
          <w:rFonts w:ascii="Times New Roman" w:hAnsi="Times New Roman"/>
          <w:sz w:val="28"/>
          <w:szCs w:val="28"/>
        </w:rPr>
        <w:t xml:space="preserve"> сайт банка (</w:t>
      </w:r>
      <w:hyperlink r:id="rId95" w:history="1">
        <w:r w:rsidRPr="00A31604">
          <w:rPr>
            <w:rStyle w:val="af4"/>
            <w:rFonts w:ascii="Times New Roman" w:hAnsi="Times New Roman"/>
            <w:szCs w:val="28"/>
          </w:rPr>
          <w:t>https://www.belapb.by/</w:t>
        </w:r>
      </w:hyperlink>
      <w:r w:rsidRPr="00A31604">
        <w:rPr>
          <w:rFonts w:ascii="Times New Roman" w:hAnsi="Times New Roman"/>
          <w:sz w:val="28"/>
          <w:szCs w:val="28"/>
        </w:rPr>
        <w:t xml:space="preserve">) </w:t>
      </w:r>
    </w:p>
    <w:p w14:paraId="477558D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0833A4" wp14:editId="77B1CA6B">
                <wp:simplePos x="0" y="0"/>
                <wp:positionH relativeFrom="column">
                  <wp:posOffset>1308735</wp:posOffset>
                </wp:positionH>
                <wp:positionV relativeFrom="paragraph">
                  <wp:posOffset>229235</wp:posOffset>
                </wp:positionV>
                <wp:extent cx="342900" cy="381000"/>
                <wp:effectExtent l="0" t="38100" r="57150" b="1905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E75D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" o:spid="_x0000_s1026" type="#_x0000_t32" style="position:absolute;margin-left:103.05pt;margin-top:18.05pt;width:27pt;height:30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AAF5707" wp14:editId="33AA9C35">
            <wp:extent cx="6299835" cy="3389630"/>
            <wp:effectExtent l="0" t="0" r="5715" b="127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425D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18A4D935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Открыть вкладку </w:t>
      </w:r>
      <w:r w:rsidRPr="00A31604">
        <w:rPr>
          <w:rFonts w:ascii="Times New Roman" w:hAnsi="Times New Roman"/>
          <w:sz w:val="28"/>
          <w:szCs w:val="28"/>
        </w:rPr>
        <w:t>«Кредиты» (</w:t>
      </w:r>
      <w:hyperlink r:id="rId97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</w:t>
        </w:r>
      </w:hyperlink>
      <w:r>
        <w:rPr>
          <w:rFonts w:ascii="Times New Roman" w:hAnsi="Times New Roman"/>
          <w:sz w:val="28"/>
          <w:szCs w:val="28"/>
        </w:rPr>
        <w:t>)</w:t>
      </w:r>
    </w:p>
    <w:p w14:paraId="072D7DA1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7700D" wp14:editId="70D2718B">
                <wp:simplePos x="0" y="0"/>
                <wp:positionH relativeFrom="column">
                  <wp:posOffset>3423285</wp:posOffset>
                </wp:positionH>
                <wp:positionV relativeFrom="paragraph">
                  <wp:posOffset>643890</wp:posOffset>
                </wp:positionV>
                <wp:extent cx="342900" cy="381000"/>
                <wp:effectExtent l="0" t="38100" r="57150" b="19050"/>
                <wp:wrapNone/>
                <wp:docPr id="74" name="Прямая со стрелко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6F265" id="Прямая со стрелкой 74" o:spid="_x0000_s1026" type="#_x0000_t32" style="position:absolute;margin-left:269.55pt;margin-top:50.7pt;width:27pt;height:30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w:drawing>
          <wp:inline distT="0" distB="0" distL="0" distR="0" wp14:anchorId="545AE4FF" wp14:editId="3E0FDC16">
            <wp:extent cx="6299835" cy="2933700"/>
            <wp:effectExtent l="0" t="0" r="5715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45E1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6B3AB203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A31604">
        <w:rPr>
          <w:rFonts w:ascii="Times New Roman" w:hAnsi="Times New Roman"/>
          <w:sz w:val="28"/>
          <w:szCs w:val="28"/>
        </w:rPr>
        <w:t xml:space="preserve"> вкладку «Все кредиты» и перейти по ссылке </w:t>
      </w:r>
      <w:hyperlink r:id="rId99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</w:t>
        </w:r>
      </w:hyperlink>
      <w:r w:rsidRPr="00A31604">
        <w:rPr>
          <w:rFonts w:ascii="Times New Roman" w:hAnsi="Times New Roman"/>
          <w:sz w:val="28"/>
          <w:szCs w:val="28"/>
        </w:rPr>
        <w:t xml:space="preserve"> к перечню кредитных прод</w:t>
      </w:r>
      <w:r>
        <w:rPr>
          <w:rFonts w:ascii="Times New Roman" w:hAnsi="Times New Roman"/>
          <w:sz w:val="28"/>
          <w:szCs w:val="28"/>
        </w:rPr>
        <w:t>уктов</w:t>
      </w:r>
    </w:p>
    <w:p w14:paraId="45CBFEDF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7AFC7B" wp14:editId="6634AEE8">
                <wp:simplePos x="0" y="0"/>
                <wp:positionH relativeFrom="column">
                  <wp:posOffset>1013460</wp:posOffset>
                </wp:positionH>
                <wp:positionV relativeFrom="paragraph">
                  <wp:posOffset>1146810</wp:posOffset>
                </wp:positionV>
                <wp:extent cx="514350" cy="257175"/>
                <wp:effectExtent l="38100" t="38100" r="19050" b="28575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6C7DC" id="Прямая со стрелкой 75" o:spid="_x0000_s1026" type="#_x0000_t32" style="position:absolute;margin-left:79.8pt;margin-top:90.3pt;width:40.5pt;height:20.2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w:drawing>
          <wp:inline distT="0" distB="0" distL="0" distR="0" wp14:anchorId="0E26EB47" wp14:editId="061CBE71">
            <wp:extent cx="6299835" cy="2286000"/>
            <wp:effectExtent l="0" t="0" r="5715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8C80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4303DC06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A31604">
        <w:rPr>
          <w:rFonts w:ascii="Times New Roman" w:hAnsi="Times New Roman"/>
          <w:sz w:val="28"/>
          <w:szCs w:val="28"/>
        </w:rPr>
        <w:t xml:space="preserve"> вкладку «Кредиты на недвижимость» и перейти по ссылке </w:t>
      </w:r>
      <w:hyperlink r:id="rId101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https://www.belapb.by/chastnomu-klientu/kredity/filter/purpose_loan-is-nedvijimost/apply/</w:t>
        </w:r>
      </w:hyperlink>
      <w:r w:rsidRPr="00A31604">
        <w:rPr>
          <w:rFonts w:ascii="Times New Roman" w:hAnsi="Times New Roman"/>
          <w:sz w:val="28"/>
          <w:szCs w:val="28"/>
        </w:rPr>
        <w:t xml:space="preserve"> </w:t>
      </w:r>
    </w:p>
    <w:p w14:paraId="061C9DA3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C298A5" wp14:editId="1F66B022">
                <wp:simplePos x="0" y="0"/>
                <wp:positionH relativeFrom="column">
                  <wp:posOffset>1308100</wp:posOffset>
                </wp:positionH>
                <wp:positionV relativeFrom="paragraph">
                  <wp:posOffset>1969135</wp:posOffset>
                </wp:positionV>
                <wp:extent cx="542925" cy="304800"/>
                <wp:effectExtent l="38100" t="38100" r="28575" b="19050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3048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9F3E" id="Прямая со стрелкой 76" o:spid="_x0000_s1026" type="#_x0000_t32" style="position:absolute;margin-left:103pt;margin-top:155.05pt;width:42.75pt;height:24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w:drawing>
          <wp:inline distT="0" distB="0" distL="0" distR="0" wp14:anchorId="417FD90D" wp14:editId="60B69340">
            <wp:extent cx="6299835" cy="2247900"/>
            <wp:effectExtent l="0" t="0" r="5715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2652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0942E2CC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660358C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После открытия вкладки «Кредиты на недвижимость» открыть каждый кредитный продукт, размещенный в ней, и извлечь следующие данные:</w:t>
      </w:r>
    </w:p>
    <w:p w14:paraId="29713AEF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вид кредита; </w:t>
      </w:r>
    </w:p>
    <w:p w14:paraId="77EEB39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процентная ставка;</w:t>
      </w:r>
    </w:p>
    <w:p w14:paraId="1B6CC71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срок;</w:t>
      </w:r>
    </w:p>
    <w:p w14:paraId="371E23A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максимальная сумма;</w:t>
      </w:r>
    </w:p>
    <w:p w14:paraId="1A4AB242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обеспечение;</w:t>
      </w:r>
    </w:p>
    <w:p w14:paraId="3EA559BB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способ уплаты платежей;</w:t>
      </w:r>
    </w:p>
    <w:p w14:paraId="687026E9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отсрочка (при наличии).</w:t>
      </w:r>
    </w:p>
    <w:p w14:paraId="31919987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39BBA490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6EA4FDF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AAF6B1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6ABDEC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A8DF2BF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2A678A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076F94C2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5EAA942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 Кредит на строительство недвижимости – нажать кнопку «Подробнее о кредите»</w:t>
      </w:r>
      <w:r w:rsidRPr="0077641A">
        <w:rPr>
          <w:rFonts w:ascii="Times New Roman" w:hAnsi="Times New Roman"/>
          <w:sz w:val="28"/>
          <w:szCs w:val="28"/>
        </w:rPr>
        <w:t xml:space="preserve"> </w:t>
      </w:r>
      <w:hyperlink r:id="rId103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https://www.belapb.by/chastnomu-klientu/kredity/kredit-na-stroitelstvo-zhilya/</w:t>
        </w:r>
      </w:hyperlink>
    </w:p>
    <w:p w14:paraId="510215B9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3BDBAF" wp14:editId="2E67B5D2">
                <wp:simplePos x="0" y="0"/>
                <wp:positionH relativeFrom="column">
                  <wp:posOffset>1651635</wp:posOffset>
                </wp:positionH>
                <wp:positionV relativeFrom="paragraph">
                  <wp:posOffset>4081145</wp:posOffset>
                </wp:positionV>
                <wp:extent cx="400050" cy="466725"/>
                <wp:effectExtent l="0" t="38100" r="57150" b="28575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4667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28AB" id="Прямая со стрелкой 77" o:spid="_x0000_s1026" type="#_x0000_t32" style="position:absolute;margin-left:130.05pt;margin-top:321.35pt;width:31.5pt;height:36.7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B70CAF" wp14:editId="186E75C9">
                <wp:simplePos x="0" y="0"/>
                <wp:positionH relativeFrom="column">
                  <wp:posOffset>5156835</wp:posOffset>
                </wp:positionH>
                <wp:positionV relativeFrom="paragraph">
                  <wp:posOffset>4032250</wp:posOffset>
                </wp:positionV>
                <wp:extent cx="400050" cy="466725"/>
                <wp:effectExtent l="0" t="38100" r="57150" b="28575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4667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2FC5" id="Прямая со стрелкой 78" o:spid="_x0000_s1026" type="#_x0000_t32" style="position:absolute;margin-left:406.05pt;margin-top:317.5pt;width:31.5pt;height:36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0A95C2F" wp14:editId="5C4271CE">
            <wp:extent cx="6299835" cy="5113655"/>
            <wp:effectExtent l="0" t="0" r="571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429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FEF28F1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14D9E7" wp14:editId="46F86C9A">
                <wp:simplePos x="0" y="0"/>
                <wp:positionH relativeFrom="column">
                  <wp:posOffset>1423035</wp:posOffset>
                </wp:positionH>
                <wp:positionV relativeFrom="paragraph">
                  <wp:posOffset>4290060</wp:posOffset>
                </wp:positionV>
                <wp:extent cx="685800" cy="45719"/>
                <wp:effectExtent l="0" t="57150" r="19050" b="50165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40C6B" id="Прямая со стрелкой 79" o:spid="_x0000_s1026" type="#_x0000_t32" style="position:absolute;margin-left:112.05pt;margin-top:337.8pt;width:54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B292F" wp14:editId="0117D6BB">
                <wp:simplePos x="0" y="0"/>
                <wp:positionH relativeFrom="column">
                  <wp:posOffset>1537335</wp:posOffset>
                </wp:positionH>
                <wp:positionV relativeFrom="paragraph">
                  <wp:posOffset>3328035</wp:posOffset>
                </wp:positionV>
                <wp:extent cx="685800" cy="45719"/>
                <wp:effectExtent l="0" t="57150" r="19050" b="50165"/>
                <wp:wrapNone/>
                <wp:docPr id="80" name="Прямая со стрелко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352D3" id="Прямая со стрелкой 80" o:spid="_x0000_s1026" type="#_x0000_t32" style="position:absolute;margin-left:121.05pt;margin-top:262.05pt;width:54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957192" wp14:editId="223292E8">
                <wp:simplePos x="0" y="0"/>
                <wp:positionH relativeFrom="column">
                  <wp:posOffset>1451610</wp:posOffset>
                </wp:positionH>
                <wp:positionV relativeFrom="paragraph">
                  <wp:posOffset>2518410</wp:posOffset>
                </wp:positionV>
                <wp:extent cx="685800" cy="45719"/>
                <wp:effectExtent l="0" t="57150" r="19050" b="5016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FE6A6" id="Прямая со стрелкой 31" o:spid="_x0000_s1026" type="#_x0000_t32" style="position:absolute;margin-left:114.3pt;margin-top:198.3pt;width:54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3A9B59" wp14:editId="286664FC">
                <wp:simplePos x="0" y="0"/>
                <wp:positionH relativeFrom="column">
                  <wp:posOffset>1451610</wp:posOffset>
                </wp:positionH>
                <wp:positionV relativeFrom="paragraph">
                  <wp:posOffset>1499234</wp:posOffset>
                </wp:positionV>
                <wp:extent cx="685800" cy="45719"/>
                <wp:effectExtent l="0" t="57150" r="19050" b="5016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67D27" id="Прямая со стрелкой 28" o:spid="_x0000_s1026" type="#_x0000_t32" style="position:absolute;margin-left:114.3pt;margin-top:118.05pt;width:54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3CE9DA" wp14:editId="6AE451A2">
                <wp:simplePos x="0" y="0"/>
                <wp:positionH relativeFrom="column">
                  <wp:posOffset>1327785</wp:posOffset>
                </wp:positionH>
                <wp:positionV relativeFrom="paragraph">
                  <wp:posOffset>470535</wp:posOffset>
                </wp:positionV>
                <wp:extent cx="695325" cy="47625"/>
                <wp:effectExtent l="0" t="57150" r="28575" b="4762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47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36F31" id="Прямая со стрелкой 23" o:spid="_x0000_s1026" type="#_x0000_t32" style="position:absolute;margin-left:104.55pt;margin-top:37.05pt;width:54.75pt;height:3.7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1C98A1" wp14:editId="68183E2A">
                <wp:simplePos x="0" y="0"/>
                <wp:positionH relativeFrom="column">
                  <wp:posOffset>1194435</wp:posOffset>
                </wp:positionH>
                <wp:positionV relativeFrom="paragraph">
                  <wp:posOffset>1089025</wp:posOffset>
                </wp:positionV>
                <wp:extent cx="885825" cy="45719"/>
                <wp:effectExtent l="0" t="57150" r="28575" b="5016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58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AC17C" id="Прямая со стрелкой 25" o:spid="_x0000_s1026" type="#_x0000_t32" style="position:absolute;margin-left:94.05pt;margin-top:85.75pt;width:69.75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515BDC2" wp14:editId="2E1D6F8E">
            <wp:extent cx="6299835" cy="5334000"/>
            <wp:effectExtent l="0" t="0" r="571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8516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6CB8672B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</w:t>
      </w:r>
      <w:r w:rsidRPr="000719AC">
        <w:rPr>
          <w:rFonts w:ascii="Times New Roman" w:hAnsi="Times New Roman"/>
          <w:sz w:val="28"/>
          <w:szCs w:val="28"/>
        </w:rPr>
        <w:t xml:space="preserve"> Кредит на </w:t>
      </w:r>
      <w:r>
        <w:rPr>
          <w:rFonts w:ascii="Times New Roman" w:hAnsi="Times New Roman"/>
          <w:sz w:val="28"/>
          <w:szCs w:val="28"/>
        </w:rPr>
        <w:t xml:space="preserve">приобретение жилья и незавершенного строения </w:t>
      </w:r>
      <w:r w:rsidRPr="000719AC">
        <w:rPr>
          <w:rFonts w:ascii="Times New Roman" w:hAnsi="Times New Roman"/>
          <w:sz w:val="28"/>
          <w:szCs w:val="28"/>
        </w:rPr>
        <w:t>– нажа</w:t>
      </w:r>
      <w:r>
        <w:rPr>
          <w:rFonts w:ascii="Times New Roman" w:hAnsi="Times New Roman"/>
          <w:sz w:val="28"/>
          <w:szCs w:val="28"/>
        </w:rPr>
        <w:t>ть</w:t>
      </w:r>
      <w:r w:rsidRPr="000719AC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06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https://www.belapb.by/chastnomu-klientu/kredity/kredity-na-priobretenie-zhilya/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795AD61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D5747" wp14:editId="441A1D94">
                <wp:simplePos x="0" y="0"/>
                <wp:positionH relativeFrom="column">
                  <wp:posOffset>1070610</wp:posOffset>
                </wp:positionH>
                <wp:positionV relativeFrom="paragraph">
                  <wp:posOffset>892175</wp:posOffset>
                </wp:positionV>
                <wp:extent cx="428625" cy="381000"/>
                <wp:effectExtent l="0" t="38100" r="47625" b="19050"/>
                <wp:wrapNone/>
                <wp:docPr id="81" name="Прямая со стрелкой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20F7" id="Прямая со стрелкой 81" o:spid="_x0000_s1026" type="#_x0000_t32" style="position:absolute;margin-left:84.3pt;margin-top:70.25pt;width:33.75pt;height:30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ED87FD" wp14:editId="0B86CADB">
                <wp:simplePos x="0" y="0"/>
                <wp:positionH relativeFrom="column">
                  <wp:posOffset>3623309</wp:posOffset>
                </wp:positionH>
                <wp:positionV relativeFrom="paragraph">
                  <wp:posOffset>873125</wp:posOffset>
                </wp:positionV>
                <wp:extent cx="428625" cy="381000"/>
                <wp:effectExtent l="0" t="38100" r="47625" b="19050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56F1" id="Прямая со стрелкой 82" o:spid="_x0000_s1026" type="#_x0000_t32" style="position:absolute;margin-left:285.3pt;margin-top:68.75pt;width:33.75pt;height:30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D20F425" wp14:editId="04431F50">
            <wp:extent cx="6299835" cy="3048000"/>
            <wp:effectExtent l="0" t="0" r="571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A80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14FACF" wp14:editId="25E69A43">
                <wp:simplePos x="0" y="0"/>
                <wp:positionH relativeFrom="column">
                  <wp:posOffset>1899285</wp:posOffset>
                </wp:positionH>
                <wp:positionV relativeFrom="paragraph">
                  <wp:posOffset>1575435</wp:posOffset>
                </wp:positionV>
                <wp:extent cx="409575" cy="285750"/>
                <wp:effectExtent l="0" t="0" r="66675" b="57150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2857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6DD4F" id="Прямая со стрелкой 83" o:spid="_x0000_s1026" type="#_x0000_t32" style="position:absolute;margin-left:149.55pt;margin-top:124.05pt;width:32.25pt;height:22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AB8C59F" wp14:editId="3D8230F7">
                <wp:simplePos x="0" y="0"/>
                <wp:positionH relativeFrom="column">
                  <wp:posOffset>1832610</wp:posOffset>
                </wp:positionH>
                <wp:positionV relativeFrom="paragraph">
                  <wp:posOffset>965835</wp:posOffset>
                </wp:positionV>
                <wp:extent cx="428625" cy="381000"/>
                <wp:effectExtent l="0" t="38100" r="47625" b="19050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87A61" id="Прямая со стрелкой 84" o:spid="_x0000_s1026" type="#_x0000_t32" style="position:absolute;margin-left:144.3pt;margin-top:76.05pt;width:33.75pt;height:30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9D4328" wp14:editId="1A261DB1">
                <wp:simplePos x="0" y="0"/>
                <wp:positionH relativeFrom="column">
                  <wp:posOffset>1956435</wp:posOffset>
                </wp:positionH>
                <wp:positionV relativeFrom="paragraph">
                  <wp:posOffset>3480435</wp:posOffset>
                </wp:positionV>
                <wp:extent cx="352425" cy="45719"/>
                <wp:effectExtent l="0" t="57150" r="9525" b="50165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15F08" id="Прямая со стрелкой 85" o:spid="_x0000_s1026" type="#_x0000_t32" style="position:absolute;margin-left:154.05pt;margin-top:274.05pt;width:27.75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4DBFB4" wp14:editId="18C04345">
                <wp:simplePos x="0" y="0"/>
                <wp:positionH relativeFrom="column">
                  <wp:posOffset>1699260</wp:posOffset>
                </wp:positionH>
                <wp:positionV relativeFrom="paragraph">
                  <wp:posOffset>2766060</wp:posOffset>
                </wp:positionV>
                <wp:extent cx="638175" cy="66675"/>
                <wp:effectExtent l="0" t="57150" r="9525" b="28575"/>
                <wp:wrapNone/>
                <wp:docPr id="86" name="Прямая со стрелко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666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B506C" id="Прямая со стрелкой 86" o:spid="_x0000_s1026" type="#_x0000_t32" style="position:absolute;margin-left:133.8pt;margin-top:217.8pt;width:50.25pt;height:5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E1709B" wp14:editId="3DA9A92D">
                <wp:simplePos x="0" y="0"/>
                <wp:positionH relativeFrom="column">
                  <wp:posOffset>1575436</wp:posOffset>
                </wp:positionH>
                <wp:positionV relativeFrom="paragraph">
                  <wp:posOffset>2463166</wp:posOffset>
                </wp:positionV>
                <wp:extent cx="571500" cy="45719"/>
                <wp:effectExtent l="0" t="38100" r="38100" b="88265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0F79" id="Прямая со стрелкой 87" o:spid="_x0000_s1026" type="#_x0000_t32" style="position:absolute;margin-left:124.05pt;margin-top:193.95pt;width:45pt;height: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0CBE609" wp14:editId="1944B413">
            <wp:extent cx="6299835" cy="4714875"/>
            <wp:effectExtent l="0" t="0" r="5715" b="9525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5B54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BCF758" wp14:editId="1B69DEE3">
                <wp:simplePos x="0" y="0"/>
                <wp:positionH relativeFrom="column">
                  <wp:posOffset>1746885</wp:posOffset>
                </wp:positionH>
                <wp:positionV relativeFrom="paragraph">
                  <wp:posOffset>1393825</wp:posOffset>
                </wp:positionV>
                <wp:extent cx="428625" cy="381000"/>
                <wp:effectExtent l="0" t="38100" r="47625" b="19050"/>
                <wp:wrapNone/>
                <wp:docPr id="88" name="Прямая со стрелкой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7C377" id="Прямая со стрелкой 88" o:spid="_x0000_s1026" type="#_x0000_t32" style="position:absolute;margin-left:137.55pt;margin-top:109.75pt;width:33.75pt;height:30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985DF1" wp14:editId="3B58B839">
                <wp:simplePos x="0" y="0"/>
                <wp:positionH relativeFrom="column">
                  <wp:posOffset>1651635</wp:posOffset>
                </wp:positionH>
                <wp:positionV relativeFrom="paragraph">
                  <wp:posOffset>431165</wp:posOffset>
                </wp:positionV>
                <wp:extent cx="600075" cy="123825"/>
                <wp:effectExtent l="0" t="57150" r="9525" b="28575"/>
                <wp:wrapNone/>
                <wp:docPr id="89" name="Прямая со стрелкой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1238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4D685" id="Прямая со стрелкой 89" o:spid="_x0000_s1026" type="#_x0000_t32" style="position:absolute;margin-left:130.05pt;margin-top:33.95pt;width:47.25pt;height:9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5A03C18" wp14:editId="7F2E594E">
            <wp:extent cx="5918835" cy="2016125"/>
            <wp:effectExtent l="0" t="0" r="5715" b="317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B3B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</w:p>
    <w:p w14:paraId="2B427ED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5.3.</w:t>
      </w:r>
      <w:r w:rsidRPr="000719AC">
        <w:rPr>
          <w:rFonts w:ascii="Times New Roman" w:hAnsi="Times New Roman"/>
          <w:sz w:val="28"/>
          <w:szCs w:val="28"/>
        </w:rPr>
        <w:t xml:space="preserve"> Кредит на </w:t>
      </w:r>
      <w:r>
        <w:rPr>
          <w:rFonts w:ascii="Times New Roman" w:hAnsi="Times New Roman"/>
          <w:sz w:val="28"/>
          <w:szCs w:val="28"/>
        </w:rPr>
        <w:t xml:space="preserve">приобретение жилых помещений онлайн </w:t>
      </w:r>
      <w:r w:rsidRPr="000719AC">
        <w:rPr>
          <w:rFonts w:ascii="Times New Roman" w:hAnsi="Times New Roman"/>
          <w:sz w:val="28"/>
          <w:szCs w:val="28"/>
        </w:rPr>
        <w:t>– нажа</w:t>
      </w:r>
      <w:r>
        <w:rPr>
          <w:rFonts w:ascii="Times New Roman" w:hAnsi="Times New Roman"/>
          <w:sz w:val="28"/>
          <w:szCs w:val="28"/>
        </w:rPr>
        <w:t>ть</w:t>
      </w:r>
      <w:r w:rsidRPr="000719AC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10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https://www.belapb.by/chastnomu-klientu/kredity/kredit-na-priobretenie-zhilykh-pomeshcheniy-onlayn/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3108FA56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24F774" wp14:editId="1535E932">
                <wp:simplePos x="0" y="0"/>
                <wp:positionH relativeFrom="column">
                  <wp:posOffset>1242060</wp:posOffset>
                </wp:positionH>
                <wp:positionV relativeFrom="paragraph">
                  <wp:posOffset>527050</wp:posOffset>
                </wp:positionV>
                <wp:extent cx="438150" cy="114300"/>
                <wp:effectExtent l="0" t="57150" r="0" b="19050"/>
                <wp:wrapNone/>
                <wp:docPr id="100" name="Прямая со стрелко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1143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DB9EA" id="Прямая со стрелкой 100" o:spid="_x0000_s1026" type="#_x0000_t32" style="position:absolute;margin-left:97.8pt;margin-top:41.5pt;width:34.5pt;height:9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3FE4A7" wp14:editId="3E33AB11">
                <wp:simplePos x="0" y="0"/>
                <wp:positionH relativeFrom="column">
                  <wp:posOffset>5004435</wp:posOffset>
                </wp:positionH>
                <wp:positionV relativeFrom="paragraph">
                  <wp:posOffset>556259</wp:posOffset>
                </wp:positionV>
                <wp:extent cx="590550" cy="171450"/>
                <wp:effectExtent l="0" t="38100" r="57150" b="1905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714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0C86E" id="Прямая со стрелкой 99" o:spid="_x0000_s1026" type="#_x0000_t32" style="position:absolute;margin-left:394.05pt;margin-top:43.8pt;width:46.5pt;height:13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F368131" wp14:editId="490722B8">
            <wp:extent cx="6299835" cy="2515870"/>
            <wp:effectExtent l="0" t="0" r="571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953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CBD898" wp14:editId="7440FA56">
                <wp:simplePos x="0" y="0"/>
                <wp:positionH relativeFrom="column">
                  <wp:posOffset>1099185</wp:posOffset>
                </wp:positionH>
                <wp:positionV relativeFrom="paragraph">
                  <wp:posOffset>1032510</wp:posOffset>
                </wp:positionV>
                <wp:extent cx="485775" cy="114300"/>
                <wp:effectExtent l="0" t="0" r="66675" b="76200"/>
                <wp:wrapNone/>
                <wp:docPr id="90" name="Прямая со стрелкой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143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43CF4" id="Прямая со стрелкой 90" o:spid="_x0000_s1026" type="#_x0000_t32" style="position:absolute;margin-left:86.55pt;margin-top:81.3pt;width:38.25pt;height: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BD09B24" wp14:editId="0CDCB57C">
                <wp:simplePos x="0" y="0"/>
                <wp:positionH relativeFrom="column">
                  <wp:posOffset>1070610</wp:posOffset>
                </wp:positionH>
                <wp:positionV relativeFrom="paragraph">
                  <wp:posOffset>737235</wp:posOffset>
                </wp:positionV>
                <wp:extent cx="504825" cy="149860"/>
                <wp:effectExtent l="0" t="38100" r="47625" b="2159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4986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C67C" id="Прямая со стрелкой 91" o:spid="_x0000_s1026" type="#_x0000_t32" style="position:absolute;margin-left:84.3pt;margin-top:58.05pt;width:39.75pt;height:11.8pt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2AFDD6" wp14:editId="2E58BF87">
                <wp:simplePos x="0" y="0"/>
                <wp:positionH relativeFrom="column">
                  <wp:posOffset>946785</wp:posOffset>
                </wp:positionH>
                <wp:positionV relativeFrom="paragraph">
                  <wp:posOffset>3423285</wp:posOffset>
                </wp:positionV>
                <wp:extent cx="600075" cy="123825"/>
                <wp:effectExtent l="0" t="57150" r="9525" b="28575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1238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2B6E" id="Прямая со стрелкой 92" o:spid="_x0000_s1026" type="#_x0000_t32" style="position:absolute;margin-left:74.55pt;margin-top:269.55pt;width:47.25pt;height:9.7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B86E25" wp14:editId="47663B96">
                <wp:simplePos x="0" y="0"/>
                <wp:positionH relativeFrom="column">
                  <wp:posOffset>1022985</wp:posOffset>
                </wp:positionH>
                <wp:positionV relativeFrom="paragraph">
                  <wp:posOffset>2785109</wp:posOffset>
                </wp:positionV>
                <wp:extent cx="571500" cy="45719"/>
                <wp:effectExtent l="0" t="57150" r="19050" b="50165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106E" id="Прямая со стрелкой 93" o:spid="_x0000_s1026" type="#_x0000_t32" style="position:absolute;margin-left:80.55pt;margin-top:219.3pt;width:45pt;height:3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08C189" wp14:editId="42F568A8">
                <wp:simplePos x="0" y="0"/>
                <wp:positionH relativeFrom="column">
                  <wp:posOffset>1346835</wp:posOffset>
                </wp:positionH>
                <wp:positionV relativeFrom="paragraph">
                  <wp:posOffset>2480309</wp:posOffset>
                </wp:positionV>
                <wp:extent cx="228600" cy="45719"/>
                <wp:effectExtent l="0" t="57150" r="19050" b="50165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F478B" id="Прямая со стрелкой 94" o:spid="_x0000_s1026" type="#_x0000_t32" style="position:absolute;margin-left:106.05pt;margin-top:195.3pt;width:18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BCBE3C" wp14:editId="72DAEF64">
                <wp:simplePos x="0" y="0"/>
                <wp:positionH relativeFrom="column">
                  <wp:posOffset>813436</wp:posOffset>
                </wp:positionH>
                <wp:positionV relativeFrom="paragraph">
                  <wp:posOffset>2089784</wp:posOffset>
                </wp:positionV>
                <wp:extent cx="647700" cy="45719"/>
                <wp:effectExtent l="0" t="57150" r="19050" b="50165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87ADD" id="Прямая со стрелкой 95" o:spid="_x0000_s1026" type="#_x0000_t32" style="position:absolute;margin-left:64.05pt;margin-top:164.55pt;width:51pt;height:3.6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41EC93C" wp14:editId="3C1AF104">
            <wp:extent cx="6299835" cy="4058285"/>
            <wp:effectExtent l="0" t="0" r="5715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9FB2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7258506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5.4.</w:t>
      </w:r>
      <w:r w:rsidRPr="000719AC">
        <w:rPr>
          <w:rFonts w:ascii="Times New Roman" w:hAnsi="Times New Roman"/>
          <w:sz w:val="28"/>
          <w:szCs w:val="28"/>
        </w:rPr>
        <w:t xml:space="preserve"> Кредит на </w:t>
      </w:r>
      <w:r>
        <w:rPr>
          <w:rFonts w:ascii="Times New Roman" w:hAnsi="Times New Roman"/>
          <w:sz w:val="28"/>
          <w:szCs w:val="28"/>
        </w:rPr>
        <w:t xml:space="preserve">строительство и </w:t>
      </w:r>
      <w:r w:rsidRPr="000719AC">
        <w:rPr>
          <w:rFonts w:ascii="Times New Roman" w:hAnsi="Times New Roman"/>
          <w:sz w:val="28"/>
          <w:szCs w:val="28"/>
        </w:rPr>
        <w:t xml:space="preserve">приобретение </w:t>
      </w:r>
      <w:r>
        <w:rPr>
          <w:rFonts w:ascii="Times New Roman" w:hAnsi="Times New Roman"/>
          <w:sz w:val="28"/>
          <w:szCs w:val="28"/>
        </w:rPr>
        <w:t>квартир у организаций-застройщиков</w:t>
      </w:r>
      <w:r w:rsidRPr="000719AC">
        <w:rPr>
          <w:rFonts w:ascii="Times New Roman" w:hAnsi="Times New Roman"/>
          <w:sz w:val="28"/>
          <w:szCs w:val="28"/>
        </w:rPr>
        <w:t xml:space="preserve"> – нажа</w:t>
      </w:r>
      <w:r>
        <w:rPr>
          <w:rFonts w:ascii="Times New Roman" w:hAnsi="Times New Roman"/>
          <w:sz w:val="28"/>
          <w:szCs w:val="28"/>
        </w:rPr>
        <w:t>ть</w:t>
      </w:r>
      <w:r w:rsidRPr="000719AC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13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https://www.belapb.by/chastnomu-klientu/kredity/kredit-na-stroitelstvo-i-priobretenie-nedvizhimosti-u-organizatsiy-zastroyshchikov-srokom-do-30-let/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41111FB6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9D07B5" wp14:editId="533DA21D">
                <wp:simplePos x="0" y="0"/>
                <wp:positionH relativeFrom="column">
                  <wp:posOffset>3185160</wp:posOffset>
                </wp:positionH>
                <wp:positionV relativeFrom="paragraph">
                  <wp:posOffset>445135</wp:posOffset>
                </wp:positionV>
                <wp:extent cx="342900" cy="228600"/>
                <wp:effectExtent l="0" t="38100" r="57150" b="19050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2FF75" id="Прямая со стрелкой 97" o:spid="_x0000_s1026" type="#_x0000_t32" style="position:absolute;margin-left:250.8pt;margin-top:35.05pt;width:27pt;height:18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811A02" wp14:editId="39CFB903">
                <wp:simplePos x="0" y="0"/>
                <wp:positionH relativeFrom="column">
                  <wp:posOffset>603885</wp:posOffset>
                </wp:positionH>
                <wp:positionV relativeFrom="paragraph">
                  <wp:posOffset>607059</wp:posOffset>
                </wp:positionV>
                <wp:extent cx="342900" cy="228600"/>
                <wp:effectExtent l="0" t="38100" r="57150" b="19050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CE3D0" id="Прямая со стрелкой 96" o:spid="_x0000_s1026" type="#_x0000_t32" style="position:absolute;margin-left:47.55pt;margin-top:47.8pt;width:27pt;height:18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0F96C59" wp14:editId="2BBE7E61">
            <wp:extent cx="6299835" cy="2566670"/>
            <wp:effectExtent l="0" t="0" r="5715" b="508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6E0C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4A5C8F89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032661" wp14:editId="01E43A99">
                <wp:simplePos x="0" y="0"/>
                <wp:positionH relativeFrom="column">
                  <wp:posOffset>1623060</wp:posOffset>
                </wp:positionH>
                <wp:positionV relativeFrom="paragraph">
                  <wp:posOffset>3642360</wp:posOffset>
                </wp:positionV>
                <wp:extent cx="342900" cy="228600"/>
                <wp:effectExtent l="0" t="38100" r="57150" b="1905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A993" id="Прямая со стрелкой 101" o:spid="_x0000_s1026" type="#_x0000_t32" style="position:absolute;margin-left:127.8pt;margin-top:286.8pt;width:27pt;height:18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A8AD84" wp14:editId="011561B3">
                <wp:simplePos x="0" y="0"/>
                <wp:positionH relativeFrom="column">
                  <wp:posOffset>1775459</wp:posOffset>
                </wp:positionH>
                <wp:positionV relativeFrom="paragraph">
                  <wp:posOffset>2920366</wp:posOffset>
                </wp:positionV>
                <wp:extent cx="314325" cy="45719"/>
                <wp:effectExtent l="0" t="38100" r="28575" b="88265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14C85" id="Прямая со стрелкой 102" o:spid="_x0000_s1026" type="#_x0000_t32" style="position:absolute;margin-left:139.8pt;margin-top:229.95pt;width:24.75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51B1BF" wp14:editId="551CBC30">
                <wp:simplePos x="0" y="0"/>
                <wp:positionH relativeFrom="column">
                  <wp:posOffset>1642110</wp:posOffset>
                </wp:positionH>
                <wp:positionV relativeFrom="paragraph">
                  <wp:posOffset>2146935</wp:posOffset>
                </wp:positionV>
                <wp:extent cx="466725" cy="45719"/>
                <wp:effectExtent l="0" t="57150" r="28575" b="50165"/>
                <wp:wrapNone/>
                <wp:docPr id="103" name="Прямая со стрелко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6CB2D" id="Прямая со стрелкой 103" o:spid="_x0000_s1026" type="#_x0000_t32" style="position:absolute;margin-left:129.3pt;margin-top:169.05pt;width:36.75pt;height:3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6C4D93" wp14:editId="37E8D12D">
                <wp:simplePos x="0" y="0"/>
                <wp:positionH relativeFrom="column">
                  <wp:posOffset>1565910</wp:posOffset>
                </wp:positionH>
                <wp:positionV relativeFrom="paragraph">
                  <wp:posOffset>1242060</wp:posOffset>
                </wp:positionV>
                <wp:extent cx="561975" cy="47625"/>
                <wp:effectExtent l="0" t="57150" r="28575" b="47625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47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9BC27" id="Прямая со стрелкой 104" o:spid="_x0000_s1026" type="#_x0000_t32" style="position:absolute;margin-left:123.3pt;margin-top:97.8pt;width:44.25pt;height:3.7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AD7DD7" wp14:editId="0FC1A0C9">
                <wp:simplePos x="0" y="0"/>
                <wp:positionH relativeFrom="column">
                  <wp:posOffset>1604010</wp:posOffset>
                </wp:positionH>
                <wp:positionV relativeFrom="paragraph">
                  <wp:posOffset>842010</wp:posOffset>
                </wp:positionV>
                <wp:extent cx="428625" cy="45719"/>
                <wp:effectExtent l="0" t="57150" r="9525" b="50165"/>
                <wp:wrapNone/>
                <wp:docPr id="105" name="Прямая со стрелкой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9BF9B" id="Прямая со стрелкой 105" o:spid="_x0000_s1026" type="#_x0000_t32" style="position:absolute;margin-left:126.3pt;margin-top:66.3pt;width:33.75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420648" wp14:editId="09F7A1AC">
                <wp:simplePos x="0" y="0"/>
                <wp:positionH relativeFrom="column">
                  <wp:posOffset>1575435</wp:posOffset>
                </wp:positionH>
                <wp:positionV relativeFrom="paragraph">
                  <wp:posOffset>243841</wp:posOffset>
                </wp:positionV>
                <wp:extent cx="485775" cy="45719"/>
                <wp:effectExtent l="0" t="38100" r="47625" b="88265"/>
                <wp:wrapNone/>
                <wp:docPr id="106" name="Прямая со стрелкой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431FE" id="Прямая со стрелкой 106" o:spid="_x0000_s1026" type="#_x0000_t32" style="position:absolute;margin-left:124.05pt;margin-top:19.2pt;width:38.2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C01E8B8" wp14:editId="7049E59C">
            <wp:extent cx="6375737" cy="5600700"/>
            <wp:effectExtent l="0" t="0" r="635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387155" cy="561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580E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546DF06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FA7ACB" wp14:editId="6D45B7F4">
                <wp:simplePos x="0" y="0"/>
                <wp:positionH relativeFrom="column">
                  <wp:posOffset>870585</wp:posOffset>
                </wp:positionH>
                <wp:positionV relativeFrom="paragraph">
                  <wp:posOffset>5137785</wp:posOffset>
                </wp:positionV>
                <wp:extent cx="342900" cy="228600"/>
                <wp:effectExtent l="0" t="38100" r="57150" b="19050"/>
                <wp:wrapNone/>
                <wp:docPr id="108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5801F" id="Прямая со стрелкой 108" o:spid="_x0000_s1026" type="#_x0000_t32" style="position:absolute;margin-left:68.55pt;margin-top:404.55pt;width:27pt;height:18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AEEF4C" wp14:editId="201F0091">
                <wp:simplePos x="0" y="0"/>
                <wp:positionH relativeFrom="column">
                  <wp:posOffset>813435</wp:posOffset>
                </wp:positionH>
                <wp:positionV relativeFrom="paragraph">
                  <wp:posOffset>4144645</wp:posOffset>
                </wp:positionV>
                <wp:extent cx="466725" cy="59690"/>
                <wp:effectExtent l="0" t="57150" r="9525" b="35560"/>
                <wp:wrapNone/>
                <wp:docPr id="107" name="Прямая со стрелко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5969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59D93" id="Прямая со стрелкой 107" o:spid="_x0000_s1026" type="#_x0000_t32" style="position:absolute;margin-left:64.05pt;margin-top:326.35pt;width:36.75pt;height:4.7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5.5. Для нуждающихся в улучшении жилищных условий (с привлечением субсидий) </w:t>
      </w:r>
      <w:r w:rsidRPr="000719AC">
        <w:rPr>
          <w:rFonts w:ascii="Times New Roman" w:hAnsi="Times New Roman"/>
          <w:sz w:val="28"/>
          <w:szCs w:val="28"/>
        </w:rPr>
        <w:t>– нажа</w:t>
      </w:r>
      <w:r>
        <w:rPr>
          <w:rFonts w:ascii="Times New Roman" w:hAnsi="Times New Roman"/>
          <w:sz w:val="28"/>
          <w:szCs w:val="28"/>
        </w:rPr>
        <w:t>ть</w:t>
      </w:r>
      <w:r w:rsidRPr="000719AC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16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https://www.belapb.by/chastnomu-klientu/kredity/dlya-nuzhdayushchikhsya-v-uluchshenii-zhilishchnykh-usloviy-s-privlecheniem-subsidiy/</w:t>
        </w:r>
      </w:hyperlink>
      <w:r>
        <w:rPr>
          <w:rFonts w:ascii="Times New Roman" w:hAnsi="Times New Roman"/>
          <w:sz w:val="28"/>
          <w:szCs w:val="28"/>
        </w:rPr>
        <w:t xml:space="preserve">  </w:t>
      </w: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6578DD" wp14:editId="2FDAAD59">
                <wp:simplePos x="0" y="0"/>
                <wp:positionH relativeFrom="page">
                  <wp:align>center</wp:align>
                </wp:positionH>
                <wp:positionV relativeFrom="paragraph">
                  <wp:posOffset>479425</wp:posOffset>
                </wp:positionV>
                <wp:extent cx="342900" cy="228600"/>
                <wp:effectExtent l="0" t="38100" r="57150" b="19050"/>
                <wp:wrapNone/>
                <wp:docPr id="109" name="Прямая со стрелко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574D5" id="Прямая со стрелкой 109" o:spid="_x0000_s1026" type="#_x0000_t32" style="position:absolute;margin-left:0;margin-top:37.75pt;width:27pt;height:18pt;flip:y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38FADB" wp14:editId="6BFCA75B">
                <wp:simplePos x="0" y="0"/>
                <wp:positionH relativeFrom="column">
                  <wp:posOffset>670560</wp:posOffset>
                </wp:positionH>
                <wp:positionV relativeFrom="paragraph">
                  <wp:posOffset>612775</wp:posOffset>
                </wp:positionV>
                <wp:extent cx="342900" cy="228600"/>
                <wp:effectExtent l="0" t="38100" r="57150" b="19050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764E9" id="Прямая со стрелкой 110" o:spid="_x0000_s1026" type="#_x0000_t32" style="position:absolute;margin-left:52.8pt;margin-top:48.25pt;width:27pt;height:18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6AD3B61" wp14:editId="4ECBD2AD">
            <wp:extent cx="6299835" cy="2616200"/>
            <wp:effectExtent l="0" t="0" r="5715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5E19E6" wp14:editId="411491B4">
                <wp:simplePos x="0" y="0"/>
                <wp:positionH relativeFrom="column">
                  <wp:posOffset>746760</wp:posOffset>
                </wp:positionH>
                <wp:positionV relativeFrom="paragraph">
                  <wp:posOffset>3291840</wp:posOffset>
                </wp:positionV>
                <wp:extent cx="514350" cy="45719"/>
                <wp:effectExtent l="0" t="57150" r="19050" b="50165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8A6A" id="Прямая со стрелкой 111" o:spid="_x0000_s1026" type="#_x0000_t32" style="position:absolute;margin-left:58.8pt;margin-top:259.2pt;width:40.5pt;height:3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2677B0" wp14:editId="57CA77D9">
                <wp:simplePos x="0" y="0"/>
                <wp:positionH relativeFrom="column">
                  <wp:posOffset>832485</wp:posOffset>
                </wp:positionH>
                <wp:positionV relativeFrom="paragraph">
                  <wp:posOffset>2985134</wp:posOffset>
                </wp:positionV>
                <wp:extent cx="590550" cy="78740"/>
                <wp:effectExtent l="0" t="57150" r="19050" b="35560"/>
                <wp:wrapNone/>
                <wp:docPr id="112" name="Прямая со стрелкой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7874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07BA4" id="Прямая со стрелкой 112" o:spid="_x0000_s1026" type="#_x0000_t32" style="position:absolute;margin-left:65.55pt;margin-top:235.05pt;width:46.5pt;height:6.2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D64A2AA" wp14:editId="68C11DA3">
            <wp:extent cx="6299835" cy="3676015"/>
            <wp:effectExtent l="0" t="0" r="5715" b="63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2E55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</w:p>
    <w:p w14:paraId="207A2BF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5.6. </w:t>
      </w:r>
      <w:r w:rsidRPr="003D750D">
        <w:rPr>
          <w:rFonts w:ascii="Times New Roman" w:hAnsi="Times New Roman"/>
          <w:sz w:val="28"/>
          <w:szCs w:val="28"/>
        </w:rPr>
        <w:t xml:space="preserve">Кредит на приобретение </w:t>
      </w:r>
      <w:proofErr w:type="spellStart"/>
      <w:r>
        <w:rPr>
          <w:rFonts w:ascii="Times New Roman" w:hAnsi="Times New Roman"/>
          <w:sz w:val="28"/>
          <w:szCs w:val="28"/>
        </w:rPr>
        <w:t>домокомплектов</w:t>
      </w:r>
      <w:proofErr w:type="spellEnd"/>
      <w:r>
        <w:rPr>
          <w:rFonts w:ascii="Times New Roman" w:hAnsi="Times New Roman"/>
          <w:sz w:val="28"/>
          <w:szCs w:val="28"/>
        </w:rPr>
        <w:t>, произведенных в Республике Беларусь</w:t>
      </w:r>
      <w:r w:rsidRPr="003D750D">
        <w:rPr>
          <w:rFonts w:ascii="Times New Roman" w:hAnsi="Times New Roman"/>
          <w:sz w:val="28"/>
          <w:szCs w:val="28"/>
        </w:rPr>
        <w:t xml:space="preserve"> – нажа</w:t>
      </w:r>
      <w:r>
        <w:rPr>
          <w:rFonts w:ascii="Times New Roman" w:hAnsi="Times New Roman"/>
          <w:sz w:val="28"/>
          <w:szCs w:val="28"/>
        </w:rPr>
        <w:t>ть</w:t>
      </w:r>
      <w:r w:rsidRPr="003D750D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19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https://www.belapb.by/chastnomu-klientu/kredity/kredit-na-priobretenie-domokomplektov-proizvedennykh-v-respublike-belarus/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09F5D909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9AD3CD" wp14:editId="75BC344A">
                <wp:simplePos x="0" y="0"/>
                <wp:positionH relativeFrom="column">
                  <wp:posOffset>2385060</wp:posOffset>
                </wp:positionH>
                <wp:positionV relativeFrom="paragraph">
                  <wp:posOffset>641985</wp:posOffset>
                </wp:positionV>
                <wp:extent cx="342900" cy="228600"/>
                <wp:effectExtent l="0" t="38100" r="57150" b="19050"/>
                <wp:wrapNone/>
                <wp:docPr id="113" name="Прямая со стрелкой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3163" id="Прямая со стрелкой 113" o:spid="_x0000_s1026" type="#_x0000_t32" style="position:absolute;margin-left:187.8pt;margin-top:50.55pt;width:27pt;height:18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2EEC66" wp14:editId="332FE617">
                <wp:simplePos x="0" y="0"/>
                <wp:positionH relativeFrom="column">
                  <wp:posOffset>708660</wp:posOffset>
                </wp:positionH>
                <wp:positionV relativeFrom="paragraph">
                  <wp:posOffset>975360</wp:posOffset>
                </wp:positionV>
                <wp:extent cx="342900" cy="228600"/>
                <wp:effectExtent l="0" t="38100" r="57150" b="19050"/>
                <wp:wrapNone/>
                <wp:docPr id="114" name="Прямая со стрелкой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E270D" id="Прямая со стрелкой 114" o:spid="_x0000_s1026" type="#_x0000_t32" style="position:absolute;margin-left:55.8pt;margin-top:76.8pt;width:27pt;height:18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F9ABC73" wp14:editId="7E3C552D">
            <wp:extent cx="6299835" cy="3095625"/>
            <wp:effectExtent l="0" t="0" r="5715" b="952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DF20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9C9189" wp14:editId="70882E13">
                <wp:simplePos x="0" y="0"/>
                <wp:positionH relativeFrom="column">
                  <wp:posOffset>2642235</wp:posOffset>
                </wp:positionH>
                <wp:positionV relativeFrom="paragraph">
                  <wp:posOffset>946150</wp:posOffset>
                </wp:positionV>
                <wp:extent cx="561975" cy="9525"/>
                <wp:effectExtent l="0" t="57150" r="28575" b="85725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7708E" id="Прямая со стрелкой 117" o:spid="_x0000_s1026" type="#_x0000_t32" style="position:absolute;margin-left:208.05pt;margin-top:74.5pt;width:44.25pt;height: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5C921A" wp14:editId="015DCB63">
                <wp:simplePos x="0" y="0"/>
                <wp:positionH relativeFrom="column">
                  <wp:posOffset>2689860</wp:posOffset>
                </wp:positionH>
                <wp:positionV relativeFrom="paragraph">
                  <wp:posOffset>3060700</wp:posOffset>
                </wp:positionV>
                <wp:extent cx="561975" cy="9525"/>
                <wp:effectExtent l="0" t="57150" r="28575" b="85725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FFD86" id="Прямая со стрелкой 119" o:spid="_x0000_s1026" type="#_x0000_t32" style="position:absolute;margin-left:211.8pt;margin-top:241pt;width:44.2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504393" wp14:editId="503D1121">
                <wp:simplePos x="0" y="0"/>
                <wp:positionH relativeFrom="column">
                  <wp:posOffset>2661285</wp:posOffset>
                </wp:positionH>
                <wp:positionV relativeFrom="paragraph">
                  <wp:posOffset>1174750</wp:posOffset>
                </wp:positionV>
                <wp:extent cx="561975" cy="9525"/>
                <wp:effectExtent l="0" t="57150" r="28575" b="85725"/>
                <wp:wrapNone/>
                <wp:docPr id="118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24D1C" id="Прямая со стрелкой 118" o:spid="_x0000_s1026" type="#_x0000_t32" style="position:absolute;margin-left:209.55pt;margin-top:92.5pt;width:44.25pt;height: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C70333" wp14:editId="5AD29ECE">
                <wp:simplePos x="0" y="0"/>
                <wp:positionH relativeFrom="column">
                  <wp:posOffset>2623185</wp:posOffset>
                </wp:positionH>
                <wp:positionV relativeFrom="paragraph">
                  <wp:posOffset>565150</wp:posOffset>
                </wp:positionV>
                <wp:extent cx="561975" cy="9525"/>
                <wp:effectExtent l="0" t="57150" r="28575" b="85725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E9DCFF" id="Прямая со стрелкой 116" o:spid="_x0000_s1026" type="#_x0000_t32" style="position:absolute;margin-left:206.55pt;margin-top:44.5pt;width:44.25pt;height: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233886" wp14:editId="2B3C57E7">
                <wp:simplePos x="0" y="0"/>
                <wp:positionH relativeFrom="column">
                  <wp:posOffset>2613660</wp:posOffset>
                </wp:positionH>
                <wp:positionV relativeFrom="paragraph">
                  <wp:posOffset>222250</wp:posOffset>
                </wp:positionV>
                <wp:extent cx="561975" cy="9525"/>
                <wp:effectExtent l="0" t="57150" r="28575" b="85725"/>
                <wp:wrapNone/>
                <wp:docPr id="115" name="Прямая со стрелко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2719A" id="Прямая со стрелкой 115" o:spid="_x0000_s1026" type="#_x0000_t32" style="position:absolute;margin-left:205.8pt;margin-top:17.5pt;width:44.25pt;height: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050FFC" wp14:editId="6E4312EE">
                <wp:simplePos x="0" y="0"/>
                <wp:positionH relativeFrom="column">
                  <wp:posOffset>2575560</wp:posOffset>
                </wp:positionH>
                <wp:positionV relativeFrom="paragraph">
                  <wp:posOffset>384175</wp:posOffset>
                </wp:positionV>
                <wp:extent cx="561975" cy="9525"/>
                <wp:effectExtent l="0" t="57150" r="28575" b="85725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F8A45" id="Прямая со стрелкой 120" o:spid="_x0000_s1026" type="#_x0000_t32" style="position:absolute;margin-left:202.8pt;margin-top:30.25pt;width:44.25pt;height: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E3A333E" wp14:editId="39CC91E3">
            <wp:extent cx="6299835" cy="3429000"/>
            <wp:effectExtent l="0" t="0" r="571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9296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5.7. </w:t>
      </w:r>
      <w:r w:rsidRPr="003D750D">
        <w:rPr>
          <w:rFonts w:ascii="Times New Roman" w:hAnsi="Times New Roman"/>
          <w:sz w:val="28"/>
          <w:szCs w:val="28"/>
        </w:rPr>
        <w:t xml:space="preserve">Кредит на приобретение </w:t>
      </w:r>
      <w:proofErr w:type="spellStart"/>
      <w:r w:rsidRPr="003D750D">
        <w:rPr>
          <w:rFonts w:ascii="Times New Roman" w:hAnsi="Times New Roman"/>
          <w:sz w:val="28"/>
          <w:szCs w:val="28"/>
        </w:rPr>
        <w:t>домокомплектов</w:t>
      </w:r>
      <w:proofErr w:type="spellEnd"/>
      <w:r w:rsidRPr="003D750D">
        <w:rPr>
          <w:rFonts w:ascii="Times New Roman" w:hAnsi="Times New Roman"/>
          <w:sz w:val="28"/>
          <w:szCs w:val="28"/>
        </w:rPr>
        <w:t>, произведенных в Республике Беларусь – нажа</w:t>
      </w:r>
      <w:r>
        <w:rPr>
          <w:rFonts w:ascii="Times New Roman" w:hAnsi="Times New Roman"/>
          <w:sz w:val="28"/>
          <w:szCs w:val="28"/>
        </w:rPr>
        <w:t>ть</w:t>
      </w:r>
      <w:r w:rsidRPr="003D750D">
        <w:rPr>
          <w:rFonts w:ascii="Times New Roman" w:hAnsi="Times New Roman"/>
          <w:sz w:val="28"/>
          <w:szCs w:val="28"/>
        </w:rPr>
        <w:t xml:space="preserve"> кнопку «Подробнее о кредите» 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22" w:history="1">
        <w:r w:rsidRPr="00D4256D">
          <w:rPr>
            <w:rStyle w:val="af4"/>
            <w:rFonts w:ascii="Times New Roman" w:hAnsi="Times New Roman"/>
            <w:szCs w:val="28"/>
          </w:rPr>
          <w:t>https://www.belapb.by/chastnomu-</w:t>
        </w:r>
        <w:r w:rsidRPr="00D4256D">
          <w:rPr>
            <w:rStyle w:val="af4"/>
            <w:rFonts w:ascii="Times New Roman" w:hAnsi="Times New Roman"/>
            <w:szCs w:val="28"/>
          </w:rPr>
          <w:lastRenderedPageBreak/>
          <w:t>klientu/kredity/kredit-na-priobretenie-domokomplektov-proizvedennykh-v-respublike-belarus-onlayn/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058C6D" wp14:editId="07E91F12">
                <wp:simplePos x="0" y="0"/>
                <wp:positionH relativeFrom="column">
                  <wp:posOffset>461010</wp:posOffset>
                </wp:positionH>
                <wp:positionV relativeFrom="paragraph">
                  <wp:posOffset>1070610</wp:posOffset>
                </wp:positionV>
                <wp:extent cx="381000" cy="95250"/>
                <wp:effectExtent l="0" t="57150" r="0" b="19050"/>
                <wp:wrapNone/>
                <wp:docPr id="121" name="Прямая со стрелко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952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86AE5" id="Прямая со стрелкой 121" o:spid="_x0000_s1026" type="#_x0000_t32" style="position:absolute;margin-left:36.3pt;margin-top:84.3pt;width:30pt;height:7.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559B78E" wp14:editId="2DE3770A">
                <wp:simplePos x="0" y="0"/>
                <wp:positionH relativeFrom="column">
                  <wp:posOffset>2308860</wp:posOffset>
                </wp:positionH>
                <wp:positionV relativeFrom="paragraph">
                  <wp:posOffset>710565</wp:posOffset>
                </wp:positionV>
                <wp:extent cx="342900" cy="228600"/>
                <wp:effectExtent l="0" t="38100" r="57150" b="19050"/>
                <wp:wrapNone/>
                <wp:docPr id="122" name="Прямая со стрелкой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8DF0E" id="Прямая со стрелкой 122" o:spid="_x0000_s1026" type="#_x0000_t32" style="position:absolute;margin-left:181.8pt;margin-top:55.95pt;width:27pt;height:18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A5A73CF" wp14:editId="4B197004">
            <wp:extent cx="6299835" cy="2847975"/>
            <wp:effectExtent l="0" t="0" r="5715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54AB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EB1C8D" wp14:editId="3BB3118F">
                <wp:simplePos x="0" y="0"/>
                <wp:positionH relativeFrom="page">
                  <wp:align>center</wp:align>
                </wp:positionH>
                <wp:positionV relativeFrom="paragraph">
                  <wp:posOffset>676275</wp:posOffset>
                </wp:positionV>
                <wp:extent cx="561975" cy="9525"/>
                <wp:effectExtent l="0" t="57150" r="28575" b="85725"/>
                <wp:wrapNone/>
                <wp:docPr id="127" name="Прямая со стрелкой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0B851" id="Прямая со стрелкой 127" o:spid="_x0000_s1026" type="#_x0000_t32" style="position:absolute;margin-left:0;margin-top:53.25pt;width:44.25pt;height:.75pt;z-index:2517125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" strokecolor="red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B56799" wp14:editId="4D5451D1">
                <wp:simplePos x="0" y="0"/>
                <wp:positionH relativeFrom="page">
                  <wp:align>center</wp:align>
                </wp:positionH>
                <wp:positionV relativeFrom="paragraph">
                  <wp:posOffset>474980</wp:posOffset>
                </wp:positionV>
                <wp:extent cx="561975" cy="9525"/>
                <wp:effectExtent l="0" t="57150" r="28575" b="85725"/>
                <wp:wrapNone/>
                <wp:docPr id="126" name="Прямая со стрелкой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53C7BC" id="Прямая со стрелкой 126" o:spid="_x0000_s1026" type="#_x0000_t32" style="position:absolute;margin-left:0;margin-top:37.4pt;width:44.25pt;height:.75pt;z-index:2517114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" strokecolor="red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6D394B8" wp14:editId="6DFD2FDB">
                <wp:simplePos x="0" y="0"/>
                <wp:positionH relativeFrom="page">
                  <wp:align>center</wp:align>
                </wp:positionH>
                <wp:positionV relativeFrom="paragraph">
                  <wp:posOffset>228600</wp:posOffset>
                </wp:positionV>
                <wp:extent cx="561975" cy="9525"/>
                <wp:effectExtent l="0" t="57150" r="28575" b="85725"/>
                <wp:wrapNone/>
                <wp:docPr id="125" name="Прямая со стрелкой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95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0D1C7" id="Прямая со стрелкой 125" o:spid="_x0000_s1026" type="#_x0000_t32" style="position:absolute;margin-left:0;margin-top:18pt;width:44.25pt;height:.75pt;z-index:2517104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" strokecolor="red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521DCAC" wp14:editId="1F1B6C8E">
            <wp:extent cx="6299835" cy="2192020"/>
            <wp:effectExtent l="0" t="0" r="571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E53D" w14:textId="77777777" w:rsidR="00F43656" w:rsidRDefault="00F43656" w:rsidP="00F43656">
      <w:pPr>
        <w:jc w:val="right"/>
        <w:rPr>
          <w:rFonts w:ascii="Times New Roman" w:hAnsi="Times New Roman"/>
          <w:sz w:val="28"/>
          <w:szCs w:val="28"/>
        </w:rPr>
      </w:pPr>
    </w:p>
    <w:p w14:paraId="174602B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5.8. </w:t>
      </w:r>
      <w:proofErr w:type="spellStart"/>
      <w:r>
        <w:rPr>
          <w:rFonts w:ascii="Times New Roman" w:hAnsi="Times New Roman"/>
          <w:sz w:val="28"/>
          <w:szCs w:val="28"/>
        </w:rPr>
        <w:t>Докредитование</w:t>
      </w:r>
      <w:proofErr w:type="spellEnd"/>
      <w:r>
        <w:rPr>
          <w:rFonts w:ascii="Times New Roman" w:hAnsi="Times New Roman"/>
          <w:sz w:val="28"/>
          <w:szCs w:val="28"/>
        </w:rPr>
        <w:t xml:space="preserve"> граждан, заключивших в банке кредитные договора на финансирование строительства (реконструкцию) жилья в рамках Указа № 240 </w:t>
      </w:r>
      <w:r w:rsidRPr="003D750D">
        <w:rPr>
          <w:rFonts w:ascii="Times New Roman" w:hAnsi="Times New Roman"/>
          <w:sz w:val="28"/>
          <w:szCs w:val="28"/>
        </w:rPr>
        <w:t>– нажа</w:t>
      </w:r>
      <w:r>
        <w:rPr>
          <w:rFonts w:ascii="Times New Roman" w:hAnsi="Times New Roman"/>
          <w:sz w:val="28"/>
          <w:szCs w:val="28"/>
        </w:rPr>
        <w:t>ть</w:t>
      </w:r>
      <w:r w:rsidRPr="003D750D">
        <w:rPr>
          <w:rFonts w:ascii="Times New Roman" w:hAnsi="Times New Roman"/>
          <w:sz w:val="28"/>
          <w:szCs w:val="28"/>
        </w:rPr>
        <w:t xml:space="preserve"> кнопку «Подробнее о кредите»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125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https://www.belapb.by/chastnomu-klientu/kredity/dokreditovanie-grazhdan-zaklyuchivshikh-v-banke-kreditnye-dogovora-na-finansirovanie-stroitelstva-re/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73E3111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2054A8" wp14:editId="455C9F67">
                <wp:simplePos x="0" y="0"/>
                <wp:positionH relativeFrom="column">
                  <wp:posOffset>251460</wp:posOffset>
                </wp:positionH>
                <wp:positionV relativeFrom="paragraph">
                  <wp:posOffset>847090</wp:posOffset>
                </wp:positionV>
                <wp:extent cx="342900" cy="228600"/>
                <wp:effectExtent l="0" t="38100" r="57150" b="19050"/>
                <wp:wrapNone/>
                <wp:docPr id="131" name="Прямая со стрелкой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9C054" id="Прямая со стрелкой 131" o:spid="_x0000_s1026" type="#_x0000_t32" style="position:absolute;margin-left:19.8pt;margin-top:66.7pt;width:27pt;height:18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5BFB54" wp14:editId="1CC56EE1">
                <wp:simplePos x="0" y="0"/>
                <wp:positionH relativeFrom="column">
                  <wp:posOffset>2432685</wp:posOffset>
                </wp:positionH>
                <wp:positionV relativeFrom="paragraph">
                  <wp:posOffset>761365</wp:posOffset>
                </wp:positionV>
                <wp:extent cx="342900" cy="228600"/>
                <wp:effectExtent l="0" t="38100" r="57150" b="19050"/>
                <wp:wrapNone/>
                <wp:docPr id="130" name="Прямая со стрелкой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D1959" id="Прямая со стрелкой 130" o:spid="_x0000_s1026" type="#_x0000_t32" style="position:absolute;margin-left:191.55pt;margin-top:59.95pt;width:27pt;height:18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D3B6B67" wp14:editId="4B943B10">
            <wp:extent cx="6299835" cy="2378075"/>
            <wp:effectExtent l="0" t="0" r="5715" b="317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FE7D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AABD31" wp14:editId="0128B541">
                <wp:simplePos x="0" y="0"/>
                <wp:positionH relativeFrom="column">
                  <wp:posOffset>1908810</wp:posOffset>
                </wp:positionH>
                <wp:positionV relativeFrom="paragraph">
                  <wp:posOffset>2451734</wp:posOffset>
                </wp:positionV>
                <wp:extent cx="533400" cy="45719"/>
                <wp:effectExtent l="0" t="57150" r="19050" b="50165"/>
                <wp:wrapNone/>
                <wp:docPr id="137" name="Прямая со стрелкой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1175F" id="Прямая со стрелкой 137" o:spid="_x0000_s1026" type="#_x0000_t32" style="position:absolute;margin-left:150.3pt;margin-top:193.05pt;width:42pt;height:3.6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BE37C9" wp14:editId="496EE433">
                <wp:simplePos x="0" y="0"/>
                <wp:positionH relativeFrom="column">
                  <wp:posOffset>1937385</wp:posOffset>
                </wp:positionH>
                <wp:positionV relativeFrom="paragraph">
                  <wp:posOffset>1670685</wp:posOffset>
                </wp:positionV>
                <wp:extent cx="476250" cy="45719"/>
                <wp:effectExtent l="0" t="57150" r="19050" b="50165"/>
                <wp:wrapNone/>
                <wp:docPr id="136" name="Прямая со стрелкой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03084" id="Прямая со стрелкой 136" o:spid="_x0000_s1026" type="#_x0000_t32" style="position:absolute;margin-left:152.55pt;margin-top:131.55pt;width:37.5pt;height:3.6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355720" wp14:editId="1F5C39A6">
                <wp:simplePos x="0" y="0"/>
                <wp:positionH relativeFrom="column">
                  <wp:posOffset>1937385</wp:posOffset>
                </wp:positionH>
                <wp:positionV relativeFrom="paragraph">
                  <wp:posOffset>1308735</wp:posOffset>
                </wp:positionV>
                <wp:extent cx="542925" cy="45719"/>
                <wp:effectExtent l="0" t="57150" r="28575" b="50165"/>
                <wp:wrapNone/>
                <wp:docPr id="135" name="Прямая со стрелкой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3865B" id="Прямая со стрелкой 135" o:spid="_x0000_s1026" type="#_x0000_t32" style="position:absolute;margin-left:152.55pt;margin-top:103.05pt;width:42.75pt;height:3.6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01C52AC" wp14:editId="499C6142">
                <wp:simplePos x="0" y="0"/>
                <wp:positionH relativeFrom="column">
                  <wp:posOffset>1851660</wp:posOffset>
                </wp:positionH>
                <wp:positionV relativeFrom="paragraph">
                  <wp:posOffset>994410</wp:posOffset>
                </wp:positionV>
                <wp:extent cx="552450" cy="45719"/>
                <wp:effectExtent l="0" t="57150" r="19050" b="50165"/>
                <wp:wrapNone/>
                <wp:docPr id="134" name="Прямая со стрелкой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161C0" id="Прямая со стрелкой 134" o:spid="_x0000_s1026" type="#_x0000_t32" style="position:absolute;margin-left:145.8pt;margin-top:78.3pt;width:43.5pt;height:3.6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BF37A" wp14:editId="6FC84245">
                <wp:simplePos x="0" y="0"/>
                <wp:positionH relativeFrom="column">
                  <wp:posOffset>1899285</wp:posOffset>
                </wp:positionH>
                <wp:positionV relativeFrom="paragraph">
                  <wp:posOffset>622935</wp:posOffset>
                </wp:positionV>
                <wp:extent cx="476250" cy="45719"/>
                <wp:effectExtent l="0" t="57150" r="19050" b="50165"/>
                <wp:wrapNone/>
                <wp:docPr id="133" name="Прямая со стрелкой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3FFC2" id="Прямая со стрелкой 133" o:spid="_x0000_s1026" type="#_x0000_t32" style="position:absolute;margin-left:149.55pt;margin-top:49.05pt;width:37.5pt;height:3.6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0A33EAF" wp14:editId="41A8B5E3">
                <wp:simplePos x="0" y="0"/>
                <wp:positionH relativeFrom="column">
                  <wp:posOffset>1937385</wp:posOffset>
                </wp:positionH>
                <wp:positionV relativeFrom="paragraph">
                  <wp:posOffset>251460</wp:posOffset>
                </wp:positionV>
                <wp:extent cx="466725" cy="45719"/>
                <wp:effectExtent l="0" t="57150" r="28575" b="50165"/>
                <wp:wrapNone/>
                <wp:docPr id="132" name="Прямая со стрелкой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39384" id="Прямая со стрелкой 132" o:spid="_x0000_s1026" type="#_x0000_t32" style="position:absolute;margin-left:152.55pt;margin-top:19.8pt;width:36.75pt;height:3.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056981D" wp14:editId="1516516D">
            <wp:extent cx="6299835" cy="4547235"/>
            <wp:effectExtent l="0" t="0" r="5715" b="571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FEE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703E3A5C" w14:textId="77777777" w:rsidR="00F43656" w:rsidRDefault="00F43656" w:rsidP="00F4365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9D5020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II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.</w:t>
      </w:r>
      <w:r>
        <w:rPr>
          <w:rFonts w:ascii="Times New Roman" w:hAnsi="Times New Roman"/>
          <w:b/>
          <w:i/>
          <w:sz w:val="28"/>
          <w:szCs w:val="28"/>
          <w:u w:val="single"/>
        </w:rPr>
        <w:t xml:space="preserve"> Рефинансирование кредитов на финансирование недвижимости</w:t>
      </w:r>
    </w:p>
    <w:p w14:paraId="1E51D61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Зайти на</w:t>
      </w:r>
      <w:r w:rsidRPr="00A31604">
        <w:rPr>
          <w:rFonts w:ascii="Times New Roman" w:hAnsi="Times New Roman"/>
          <w:sz w:val="28"/>
          <w:szCs w:val="28"/>
        </w:rPr>
        <w:t xml:space="preserve"> сайт банка (</w:t>
      </w:r>
      <w:hyperlink r:id="rId128" w:history="1">
        <w:r w:rsidRPr="00A31604">
          <w:rPr>
            <w:rStyle w:val="af4"/>
            <w:rFonts w:ascii="Times New Roman" w:hAnsi="Times New Roman"/>
            <w:szCs w:val="28"/>
          </w:rPr>
          <w:t>https://www.belapb.by/</w:t>
        </w:r>
      </w:hyperlink>
      <w:r w:rsidRPr="00A31604">
        <w:rPr>
          <w:rFonts w:ascii="Times New Roman" w:hAnsi="Times New Roman"/>
          <w:sz w:val="28"/>
          <w:szCs w:val="28"/>
        </w:rPr>
        <w:t xml:space="preserve">) </w:t>
      </w:r>
    </w:p>
    <w:p w14:paraId="448EA471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3E819E" wp14:editId="3CFF4307">
                <wp:simplePos x="0" y="0"/>
                <wp:positionH relativeFrom="column">
                  <wp:posOffset>1022985</wp:posOffset>
                </wp:positionH>
                <wp:positionV relativeFrom="paragraph">
                  <wp:posOffset>222884</wp:posOffset>
                </wp:positionV>
                <wp:extent cx="638175" cy="361950"/>
                <wp:effectExtent l="0" t="38100" r="47625" b="19050"/>
                <wp:wrapNone/>
                <wp:docPr id="123" name="Прямая со стрелкой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3619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CB5C6" id="Прямая со стрелкой 123" o:spid="_x0000_s1026" type="#_x0000_t32" style="position:absolute;margin-left:80.55pt;margin-top:17.55pt;width:50.25pt;height:28.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7BB2B28" wp14:editId="527371C0">
            <wp:extent cx="6299835" cy="3389630"/>
            <wp:effectExtent l="0" t="0" r="5715" b="127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6176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6072C09C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Открыть вкладку</w:t>
      </w:r>
      <w:r w:rsidRPr="00A31604">
        <w:rPr>
          <w:rFonts w:ascii="Times New Roman" w:hAnsi="Times New Roman"/>
          <w:sz w:val="28"/>
          <w:szCs w:val="28"/>
        </w:rPr>
        <w:t xml:space="preserve"> «Кредиты» (</w:t>
      </w:r>
      <w:hyperlink r:id="rId129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</w:t>
        </w:r>
      </w:hyperlink>
      <w:r>
        <w:rPr>
          <w:rFonts w:ascii="Times New Roman" w:hAnsi="Times New Roman"/>
          <w:sz w:val="28"/>
          <w:szCs w:val="28"/>
        </w:rPr>
        <w:t>)</w:t>
      </w:r>
    </w:p>
    <w:p w14:paraId="2D540B39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1DFB2E2" wp14:editId="6DDE63A9">
                <wp:simplePos x="0" y="0"/>
                <wp:positionH relativeFrom="column">
                  <wp:posOffset>3423285</wp:posOffset>
                </wp:positionH>
                <wp:positionV relativeFrom="paragraph">
                  <wp:posOffset>643890</wp:posOffset>
                </wp:positionV>
                <wp:extent cx="342900" cy="381000"/>
                <wp:effectExtent l="0" t="38100" r="57150" b="19050"/>
                <wp:wrapNone/>
                <wp:docPr id="139" name="Прямая со стрелкой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F399B" id="Прямая со стрелкой 139" o:spid="_x0000_s1026" type="#_x0000_t32" style="position:absolute;margin-left:269.55pt;margin-top:50.7pt;width:27pt;height:30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w:drawing>
          <wp:inline distT="0" distB="0" distL="0" distR="0" wp14:anchorId="07A24940" wp14:editId="77E0E3A7">
            <wp:extent cx="6299835" cy="2933700"/>
            <wp:effectExtent l="0" t="0" r="571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86D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72CA3258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A31604">
        <w:rPr>
          <w:rFonts w:ascii="Times New Roman" w:hAnsi="Times New Roman"/>
          <w:sz w:val="28"/>
          <w:szCs w:val="28"/>
        </w:rPr>
        <w:t xml:space="preserve"> вкладку «Все кредиты» и перейти по ссылке </w:t>
      </w:r>
      <w:hyperlink r:id="rId130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</w:t>
        </w:r>
      </w:hyperlink>
      <w:r w:rsidRPr="00A31604">
        <w:rPr>
          <w:rFonts w:ascii="Times New Roman" w:hAnsi="Times New Roman"/>
          <w:sz w:val="28"/>
          <w:szCs w:val="28"/>
        </w:rPr>
        <w:t xml:space="preserve"> к перечню кредитных продуктов.</w:t>
      </w:r>
    </w:p>
    <w:p w14:paraId="51FA5560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98A81D8" wp14:editId="21A3FED5">
                <wp:simplePos x="0" y="0"/>
                <wp:positionH relativeFrom="column">
                  <wp:posOffset>1013460</wp:posOffset>
                </wp:positionH>
                <wp:positionV relativeFrom="paragraph">
                  <wp:posOffset>1146810</wp:posOffset>
                </wp:positionV>
                <wp:extent cx="514350" cy="257175"/>
                <wp:effectExtent l="38100" t="38100" r="19050" b="28575"/>
                <wp:wrapNone/>
                <wp:docPr id="140" name="Прямая со стрелко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D182D" id="Прямая со стрелкой 140" o:spid="_x0000_s1026" type="#_x0000_t32" style="position:absolute;margin-left:79.8pt;margin-top:90.3pt;width:40.5pt;height:20.25pt;flip:x 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w:drawing>
          <wp:inline distT="0" distB="0" distL="0" distR="0" wp14:anchorId="2B73F02C" wp14:editId="19D183B4">
            <wp:extent cx="6299835" cy="2286000"/>
            <wp:effectExtent l="0" t="0" r="5715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2403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</w:p>
    <w:p w14:paraId="19343C4B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A31604">
        <w:rPr>
          <w:rFonts w:ascii="Times New Roman" w:hAnsi="Times New Roman"/>
          <w:sz w:val="28"/>
          <w:szCs w:val="28"/>
        </w:rPr>
        <w:t xml:space="preserve"> вкладку «</w:t>
      </w:r>
      <w:r>
        <w:rPr>
          <w:rFonts w:ascii="Times New Roman" w:hAnsi="Times New Roman"/>
          <w:sz w:val="28"/>
          <w:szCs w:val="28"/>
        </w:rPr>
        <w:t>Рефинансирование</w:t>
      </w:r>
      <w:r w:rsidRPr="00A31604">
        <w:rPr>
          <w:rFonts w:ascii="Times New Roman" w:hAnsi="Times New Roman"/>
          <w:sz w:val="28"/>
          <w:szCs w:val="28"/>
        </w:rPr>
        <w:t xml:space="preserve">» и перейти по ссылке </w:t>
      </w:r>
      <w:hyperlink r:id="rId131" w:history="1">
        <w:r w:rsidRPr="001B056E">
          <w:rPr>
            <w:rStyle w:val="af4"/>
            <w:rFonts w:ascii="Times New Roman" w:hAnsi="Times New Roman"/>
            <w:szCs w:val="28"/>
          </w:rPr>
          <w:t>https://www.belapb.by/chastnomu-klientu/kredity/filter/purpose_loan-is-refinansirovanie/apply/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</w:p>
    <w:p w14:paraId="03F9BB61" w14:textId="77777777" w:rsidR="00F43656" w:rsidRPr="00A31604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B66151" wp14:editId="10C01A80">
                <wp:simplePos x="0" y="0"/>
                <wp:positionH relativeFrom="column">
                  <wp:posOffset>1861185</wp:posOffset>
                </wp:positionH>
                <wp:positionV relativeFrom="paragraph">
                  <wp:posOffset>2253615</wp:posOffset>
                </wp:positionV>
                <wp:extent cx="514350" cy="257175"/>
                <wp:effectExtent l="38100" t="38100" r="19050" b="28575"/>
                <wp:wrapNone/>
                <wp:docPr id="144" name="Прямая со стрелкой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6E817" id="Прямая со стрелкой 144" o:spid="_x0000_s1026" type="#_x0000_t32" style="position:absolute;margin-left:146.55pt;margin-top:177.45pt;width:40.5pt;height:20.2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4C54B36" wp14:editId="0FE31EA0">
            <wp:extent cx="6299835" cy="3818890"/>
            <wp:effectExtent l="0" t="0" r="571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1936" w14:textId="77777777" w:rsidR="00F43656" w:rsidRDefault="00F43656" w:rsidP="00F4365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7F51DD18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После открытия вкладки </w:t>
      </w:r>
      <w:r w:rsidRPr="00CC021D">
        <w:rPr>
          <w:rFonts w:ascii="Times New Roman" w:hAnsi="Times New Roman"/>
          <w:sz w:val="28"/>
          <w:szCs w:val="28"/>
        </w:rPr>
        <w:t>«Рефинансирование»</w:t>
      </w:r>
      <w:r>
        <w:rPr>
          <w:rFonts w:ascii="Times New Roman" w:hAnsi="Times New Roman"/>
          <w:sz w:val="28"/>
          <w:szCs w:val="28"/>
        </w:rPr>
        <w:t xml:space="preserve"> выбрать кредитный продукт «</w:t>
      </w:r>
      <w:r w:rsidRPr="00DF2BF8">
        <w:rPr>
          <w:rFonts w:ascii="Times New Roman" w:hAnsi="Times New Roman"/>
          <w:sz w:val="28"/>
          <w:szCs w:val="28"/>
        </w:rPr>
        <w:t>Рефинансирование кредитов на финансирование недвижимости</w:t>
      </w:r>
      <w:r>
        <w:rPr>
          <w:rFonts w:ascii="Times New Roman" w:hAnsi="Times New Roman"/>
          <w:sz w:val="28"/>
          <w:szCs w:val="28"/>
        </w:rPr>
        <w:t>» и извлечь следующие данные:</w:t>
      </w:r>
    </w:p>
    <w:p w14:paraId="029BCF91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вид кредита; </w:t>
      </w:r>
    </w:p>
    <w:p w14:paraId="2E76AC3E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процентная ставка;</w:t>
      </w:r>
    </w:p>
    <w:p w14:paraId="19BA93B4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- срок;</w:t>
      </w:r>
    </w:p>
    <w:p w14:paraId="25C12E51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максимальная сумма;</w:t>
      </w:r>
    </w:p>
    <w:p w14:paraId="7F1AAFA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обеспечение;</w:t>
      </w:r>
    </w:p>
    <w:p w14:paraId="3DD20F95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способ уплаты платежей;</w:t>
      </w:r>
    </w:p>
    <w:p w14:paraId="3EACA6AA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отсрочка (при наличии).</w:t>
      </w:r>
    </w:p>
    <w:p w14:paraId="008291F1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</w:p>
    <w:p w14:paraId="2C257749" w14:textId="77777777" w:rsidR="00F43656" w:rsidRDefault="00F43656" w:rsidP="00F4365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71AA8F5" wp14:editId="74D087C2">
                <wp:simplePos x="0" y="0"/>
                <wp:positionH relativeFrom="column">
                  <wp:posOffset>5842635</wp:posOffset>
                </wp:positionH>
                <wp:positionV relativeFrom="paragraph">
                  <wp:posOffset>524510</wp:posOffset>
                </wp:positionV>
                <wp:extent cx="514350" cy="257175"/>
                <wp:effectExtent l="38100" t="38100" r="19050" b="28575"/>
                <wp:wrapNone/>
                <wp:docPr id="146" name="Прямая со стрелкой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61885" id="Прямая со стрелкой 146" o:spid="_x0000_s1026" type="#_x0000_t32" style="position:absolute;margin-left:460.05pt;margin-top:41.3pt;width:40.5pt;height:20.25p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EF505A0" wp14:editId="18E5B78D">
                <wp:simplePos x="0" y="0"/>
                <wp:positionH relativeFrom="column">
                  <wp:posOffset>2613660</wp:posOffset>
                </wp:positionH>
                <wp:positionV relativeFrom="paragraph">
                  <wp:posOffset>6879591</wp:posOffset>
                </wp:positionV>
                <wp:extent cx="685800" cy="45719"/>
                <wp:effectExtent l="0" t="38100" r="38100" b="88265"/>
                <wp:wrapNone/>
                <wp:docPr id="157" name="Прямая со стрелкой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82259" id="Прямая со стрелкой 157" o:spid="_x0000_s1026" type="#_x0000_t32" style="position:absolute;margin-left:205.8pt;margin-top:541.7pt;width:54pt;height: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FBF4968" wp14:editId="286FE290">
                <wp:simplePos x="0" y="0"/>
                <wp:positionH relativeFrom="column">
                  <wp:posOffset>2661285</wp:posOffset>
                </wp:positionH>
                <wp:positionV relativeFrom="paragraph">
                  <wp:posOffset>6336665</wp:posOffset>
                </wp:positionV>
                <wp:extent cx="666750" cy="45719"/>
                <wp:effectExtent l="0" t="38100" r="38100" b="88265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172C6" id="Прямая со стрелкой 156" o:spid="_x0000_s1026" type="#_x0000_t32" style="position:absolute;margin-left:209.55pt;margin-top:498.95pt;width:52.5pt;height: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7538899" wp14:editId="0AAC5111">
                <wp:simplePos x="0" y="0"/>
                <wp:positionH relativeFrom="column">
                  <wp:posOffset>2680335</wp:posOffset>
                </wp:positionH>
                <wp:positionV relativeFrom="paragraph">
                  <wp:posOffset>5307966</wp:posOffset>
                </wp:positionV>
                <wp:extent cx="666750" cy="45719"/>
                <wp:effectExtent l="0" t="57150" r="19050" b="50165"/>
                <wp:wrapNone/>
                <wp:docPr id="154" name="Прямая со стрелко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0B7E3" id="Прямая со стрелкой 154" o:spid="_x0000_s1026" type="#_x0000_t32" style="position:absolute;margin-left:211.05pt;margin-top:417.95pt;width:52.5pt;height:3.6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AEB9D8" wp14:editId="3D1C3D94">
                <wp:simplePos x="0" y="0"/>
                <wp:positionH relativeFrom="column">
                  <wp:posOffset>2947034</wp:posOffset>
                </wp:positionH>
                <wp:positionV relativeFrom="paragraph">
                  <wp:posOffset>3905885</wp:posOffset>
                </wp:positionV>
                <wp:extent cx="895350" cy="47625"/>
                <wp:effectExtent l="0" t="38100" r="38100" b="85725"/>
                <wp:wrapNone/>
                <wp:docPr id="152" name="Прямая со стрелкой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47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F81E" id="Прямая со стрелкой 152" o:spid="_x0000_s1026" type="#_x0000_t32" style="position:absolute;margin-left:232.05pt;margin-top:307.55pt;width:70.5pt;height:3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7333C0" wp14:editId="0195368E">
                <wp:simplePos x="0" y="0"/>
                <wp:positionH relativeFrom="column">
                  <wp:posOffset>2927984</wp:posOffset>
                </wp:positionH>
                <wp:positionV relativeFrom="paragraph">
                  <wp:posOffset>3582035</wp:posOffset>
                </wp:positionV>
                <wp:extent cx="933450" cy="45719"/>
                <wp:effectExtent l="0" t="38100" r="38100" b="88265"/>
                <wp:wrapNone/>
                <wp:docPr id="153" name="Прямая со стрелкой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35123" id="Прямая со стрелкой 153" o:spid="_x0000_s1026" type="#_x0000_t32" style="position:absolute;margin-left:230.55pt;margin-top:282.05pt;width:73.5pt;height:3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45A84FB" wp14:editId="2FAC6F25">
                <wp:simplePos x="0" y="0"/>
                <wp:positionH relativeFrom="column">
                  <wp:posOffset>3108959</wp:posOffset>
                </wp:positionH>
                <wp:positionV relativeFrom="paragraph">
                  <wp:posOffset>2715260</wp:posOffset>
                </wp:positionV>
                <wp:extent cx="504825" cy="219075"/>
                <wp:effectExtent l="38100" t="0" r="28575" b="66675"/>
                <wp:wrapNone/>
                <wp:docPr id="149" name="Прямая со стрелкой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2190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5B80" id="Прямая со стрелкой 149" o:spid="_x0000_s1026" type="#_x0000_t32" style="position:absolute;margin-left:244.8pt;margin-top:213.8pt;width:39.75pt;height:17.2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30BB35" wp14:editId="398A8EC9">
                <wp:simplePos x="0" y="0"/>
                <wp:positionH relativeFrom="column">
                  <wp:posOffset>4004309</wp:posOffset>
                </wp:positionH>
                <wp:positionV relativeFrom="paragraph">
                  <wp:posOffset>2715260</wp:posOffset>
                </wp:positionV>
                <wp:extent cx="485775" cy="238125"/>
                <wp:effectExtent l="0" t="0" r="85725" b="66675"/>
                <wp:wrapNone/>
                <wp:docPr id="150" name="Прямая со стрелко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381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1F3F8" id="Прямая со стрелкой 150" o:spid="_x0000_s1026" type="#_x0000_t32" style="position:absolute;margin-left:315.3pt;margin-top:213.8pt;width:38.25pt;height:1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3948725" wp14:editId="44114CEA">
            <wp:extent cx="6299835" cy="2498725"/>
            <wp:effectExtent l="0" t="0" r="571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6C088DE" wp14:editId="034FA104">
            <wp:extent cx="6299835" cy="4895850"/>
            <wp:effectExtent l="0" t="0" r="571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FDB" w14:textId="77777777" w:rsidR="00F43656" w:rsidRDefault="00F43656" w:rsidP="00F4365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2C77CB7" w14:textId="77777777" w:rsidR="00F43656" w:rsidRDefault="00F43656" w:rsidP="00F4365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4AEA8A6F" w14:textId="77777777" w:rsidR="006305F5" w:rsidRPr="008256C4" w:rsidRDefault="006305F5" w:rsidP="006305F5">
      <w:pPr>
        <w:rPr>
          <w:rFonts w:ascii="Times New Roman" w:hAnsi="Times New Roman"/>
          <w:szCs w:val="24"/>
        </w:rPr>
      </w:pPr>
    </w:p>
    <w:p w14:paraId="66C2783C" w14:textId="098E41AE" w:rsidR="006305F5" w:rsidRPr="00AA73A3" w:rsidRDefault="00BE5950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2" w:name="_Toc214888729"/>
      <w:bookmarkStart w:id="63" w:name="_Toc218605549"/>
      <w:r>
        <w:rPr>
          <w:rStyle w:val="ae"/>
          <w:rFonts w:ascii="Times New Roman" w:hAnsi="Times New Roman"/>
          <w:b/>
        </w:rPr>
        <w:lastRenderedPageBreak/>
        <w:t>Пр</w:t>
      </w:r>
      <w:r w:rsidR="006305F5" w:rsidRPr="004922F3">
        <w:rPr>
          <w:rStyle w:val="ae"/>
          <w:rFonts w:ascii="Times New Roman" w:hAnsi="Times New Roman"/>
          <w:b/>
        </w:rPr>
        <w:t xml:space="preserve">иложение </w:t>
      </w:r>
      <w:proofErr w:type="gramStart"/>
      <w:r w:rsidR="006305F5" w:rsidRPr="004922F3">
        <w:rPr>
          <w:rStyle w:val="ae"/>
          <w:rFonts w:ascii="Times New Roman" w:hAnsi="Times New Roman"/>
          <w:b/>
        </w:rPr>
        <w:t xml:space="preserve">3  </w:t>
      </w:r>
      <w:proofErr w:type="spellStart"/>
      <w:r w:rsidR="006305F5" w:rsidRPr="004922F3">
        <w:rPr>
          <w:rStyle w:val="ae"/>
          <w:rFonts w:ascii="Times New Roman" w:hAnsi="Times New Roman"/>
          <w:b/>
        </w:rPr>
        <w:t>Белинвестбанк</w:t>
      </w:r>
      <w:bookmarkEnd w:id="62"/>
      <w:bookmarkEnd w:id="63"/>
      <w:proofErr w:type="spellEnd"/>
      <w:proofErr w:type="gramEnd"/>
    </w:p>
    <w:p w14:paraId="4D8B9027" w14:textId="77777777" w:rsidR="006305F5" w:rsidRPr="009E7A87" w:rsidRDefault="006305F5" w:rsidP="006305F5"/>
    <w:p w14:paraId="7E2619C1" w14:textId="77777777" w:rsidR="006305F5" w:rsidRDefault="006305F5" w:rsidP="006305F5">
      <w:pPr>
        <w:pStyle w:val="afd"/>
        <w:numPr>
          <w:ilvl w:val="0"/>
          <w:numId w:val="20"/>
        </w:numPr>
        <w:spacing w:after="0" w:line="256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Белинвестбанк</w:t>
      </w:r>
      <w:proofErr w:type="spellEnd"/>
      <w:r>
        <w:rPr>
          <w:rFonts w:ascii="Times New Roman" w:hAnsi="Times New Roman" w:cs="Times New Roman"/>
          <w:b/>
        </w:rPr>
        <w:t>»</w:t>
      </w:r>
    </w:p>
    <w:p w14:paraId="16B70F68" w14:textId="77777777" w:rsidR="006305F5" w:rsidRDefault="006305F5" w:rsidP="006305F5"/>
    <w:p w14:paraId="53A505C9" w14:textId="37AFEDC0" w:rsidR="006305F5" w:rsidRDefault="006305F5" w:rsidP="00BE5950">
      <w:pPr>
        <w:spacing w:line="259" w:lineRule="auto"/>
        <w:rPr>
          <w:rFonts w:ascii="Times New Roman" w:hAnsi="Times New Roman"/>
          <w:b/>
          <w:sz w:val="28"/>
          <w:szCs w:val="28"/>
        </w:rPr>
      </w:pPr>
      <w:r w:rsidRPr="00370029">
        <w:rPr>
          <w:rFonts w:ascii="Times New Roman" w:hAnsi="Times New Roman"/>
          <w:sz w:val="28"/>
          <w:szCs w:val="28"/>
        </w:rPr>
        <w:t xml:space="preserve">Ссылка для </w:t>
      </w:r>
      <w:r w:rsidRPr="000E0A31">
        <w:rPr>
          <w:rFonts w:ascii="Times New Roman" w:hAnsi="Times New Roman"/>
          <w:sz w:val="28"/>
          <w:szCs w:val="28"/>
        </w:rPr>
        <w:t>сбора информации</w:t>
      </w:r>
      <w:r w:rsidRPr="00303897">
        <w:rPr>
          <w:rFonts w:ascii="Times New Roman" w:hAnsi="Times New Roman"/>
          <w:sz w:val="28"/>
          <w:szCs w:val="28"/>
        </w:rPr>
        <w:t xml:space="preserve"> </w:t>
      </w:r>
      <w:hyperlink r:id="rId135" w:history="1">
        <w:r w:rsidR="00BE5950" w:rsidRPr="00BE5950">
          <w:rPr>
            <w:rStyle w:val="af4"/>
            <w:rFonts w:ascii="Times New Roman" w:hAnsi="Times New Roman"/>
            <w:sz w:val="28"/>
            <w:szCs w:val="28"/>
          </w:rPr>
          <w:t>https://www.belinvestbank.by/individual/credits</w:t>
        </w:r>
      </w:hyperlink>
    </w:p>
    <w:p w14:paraId="7340A10F" w14:textId="77777777" w:rsidR="00BE5950" w:rsidRPr="00BE5950" w:rsidRDefault="00BE5950" w:rsidP="00BE5950">
      <w:pPr>
        <w:spacing w:line="259" w:lineRule="auto"/>
        <w:rPr>
          <w:rFonts w:ascii="Times New Roman" w:hAnsi="Times New Roman"/>
          <w:b/>
          <w:sz w:val="28"/>
          <w:szCs w:val="28"/>
        </w:rPr>
      </w:pPr>
    </w:p>
    <w:p w14:paraId="0D5FC5BD" w14:textId="77777777" w:rsidR="00BE5950" w:rsidRPr="000419F5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9D5020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I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.</w:t>
      </w:r>
      <w:r>
        <w:rPr>
          <w:rFonts w:ascii="Times New Roman" w:hAnsi="Times New Roman"/>
          <w:b/>
          <w:i/>
          <w:sz w:val="28"/>
          <w:szCs w:val="28"/>
          <w:u w:val="single"/>
        </w:rPr>
        <w:t xml:space="preserve"> 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Кредиты</w:t>
      </w:r>
      <w:r w:rsidRPr="000419F5">
        <w:rPr>
          <w:rFonts w:ascii="Times New Roman" w:hAnsi="Times New Roman"/>
          <w:b/>
          <w:i/>
          <w:sz w:val="28"/>
          <w:szCs w:val="28"/>
          <w:u w:val="single"/>
        </w:rPr>
        <w:t xml:space="preserve"> на недвижимость</w:t>
      </w:r>
    </w:p>
    <w:p w14:paraId="2E3191F8" w14:textId="77777777" w:rsidR="00BE5950" w:rsidRPr="00A31604" w:rsidRDefault="00BE5950" w:rsidP="00BE595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EB99450" w14:textId="77777777" w:rsidR="00BE5950" w:rsidRPr="00A31604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Зайти на</w:t>
      </w:r>
      <w:r w:rsidRPr="00A31604">
        <w:rPr>
          <w:rFonts w:ascii="Times New Roman" w:hAnsi="Times New Roman"/>
          <w:sz w:val="28"/>
          <w:szCs w:val="28"/>
        </w:rPr>
        <w:t xml:space="preserve"> сайт банка </w:t>
      </w:r>
      <w:r>
        <w:rPr>
          <w:rFonts w:ascii="Times New Roman" w:hAnsi="Times New Roman"/>
          <w:sz w:val="28"/>
          <w:szCs w:val="28"/>
        </w:rPr>
        <w:t>(</w:t>
      </w:r>
      <w:hyperlink r:id="rId136" w:history="1">
        <w:r w:rsidRPr="00276465">
          <w:rPr>
            <w:rStyle w:val="af4"/>
            <w:rFonts w:ascii="Times New Roman" w:hAnsi="Times New Roman"/>
            <w:szCs w:val="28"/>
          </w:rPr>
          <w:t>https://www.belinvestbank.by/individual</w:t>
        </w:r>
      </w:hyperlink>
      <w:r w:rsidRPr="004C46FC">
        <w:rPr>
          <w:rFonts w:ascii="Times New Roman" w:hAnsi="Times New Roman"/>
          <w:sz w:val="28"/>
          <w:szCs w:val="28"/>
        </w:rPr>
        <w:t>)</w:t>
      </w:r>
      <w:r w:rsidRPr="008F2307">
        <w:rPr>
          <w:rFonts w:ascii="Times New Roman" w:hAnsi="Times New Roman"/>
          <w:sz w:val="28"/>
          <w:szCs w:val="28"/>
        </w:rPr>
        <w:t xml:space="preserve"> </w:t>
      </w:r>
      <w:r w:rsidRPr="00A31604">
        <w:rPr>
          <w:rFonts w:ascii="Times New Roman" w:hAnsi="Times New Roman"/>
          <w:sz w:val="28"/>
          <w:szCs w:val="28"/>
        </w:rPr>
        <w:t xml:space="preserve"> </w:t>
      </w:r>
    </w:p>
    <w:p w14:paraId="707B83E5" w14:textId="77777777" w:rsidR="00BE5950" w:rsidRPr="00A31604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DEEF15" wp14:editId="3186B82B">
                <wp:simplePos x="0" y="0"/>
                <wp:positionH relativeFrom="margin">
                  <wp:posOffset>1647825</wp:posOffset>
                </wp:positionH>
                <wp:positionV relativeFrom="paragraph">
                  <wp:posOffset>191770</wp:posOffset>
                </wp:positionV>
                <wp:extent cx="342900" cy="381000"/>
                <wp:effectExtent l="0" t="38100" r="57150" b="19050"/>
                <wp:wrapNone/>
                <wp:docPr id="172" name="Прямая со стрелкой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81EF93" id="Прямая со стрелкой 172" o:spid="_x0000_s1026" type="#_x0000_t32" style="position:absolute;margin-left:129.75pt;margin-top:15.1pt;width:27pt;height:30pt;flip:y;z-index:25173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85424A9" wp14:editId="6F0F3578">
            <wp:extent cx="6299835" cy="2847340"/>
            <wp:effectExtent l="0" t="0" r="5715" b="0"/>
            <wp:docPr id="458" name="Рисунок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E94B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3F25BAE3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 xml:space="preserve">Навести курсор на вкладку «Частным лицам» и открыть </w:t>
      </w:r>
      <w:r w:rsidRPr="00A31604">
        <w:rPr>
          <w:rFonts w:ascii="Times New Roman" w:hAnsi="Times New Roman"/>
          <w:sz w:val="28"/>
          <w:szCs w:val="28"/>
        </w:rPr>
        <w:t>вкладку «</w:t>
      </w:r>
      <w:r>
        <w:rPr>
          <w:rFonts w:ascii="Times New Roman" w:hAnsi="Times New Roman"/>
          <w:sz w:val="28"/>
          <w:szCs w:val="28"/>
        </w:rPr>
        <w:t>Кредиты</w:t>
      </w:r>
      <w:r w:rsidRPr="00A3160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,</w:t>
      </w:r>
      <w:r w:rsidRPr="00A31604">
        <w:rPr>
          <w:rFonts w:ascii="Times New Roman" w:hAnsi="Times New Roman"/>
          <w:sz w:val="28"/>
          <w:szCs w:val="28"/>
        </w:rPr>
        <w:t xml:space="preserve"> перейти по ссылке </w:t>
      </w:r>
      <w:hyperlink r:id="rId138" w:history="1">
        <w:r w:rsidRPr="00DD1601">
          <w:rPr>
            <w:rStyle w:val="af4"/>
            <w:rFonts w:ascii="Times New Roman" w:hAnsi="Times New Roman"/>
            <w:szCs w:val="28"/>
          </w:rPr>
          <w:t>https://tb.by/individuals/crediting/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A31604">
        <w:rPr>
          <w:rFonts w:ascii="Times New Roman" w:hAnsi="Times New Roman"/>
          <w:sz w:val="28"/>
          <w:szCs w:val="28"/>
        </w:rPr>
        <w:t>к перечню кредитных продуктов</w:t>
      </w:r>
    </w:p>
    <w:p w14:paraId="257F6BBC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8320C6" wp14:editId="028D203A">
                <wp:simplePos x="0" y="0"/>
                <wp:positionH relativeFrom="margin">
                  <wp:posOffset>2204085</wp:posOffset>
                </wp:positionH>
                <wp:positionV relativeFrom="paragraph">
                  <wp:posOffset>603885</wp:posOffset>
                </wp:positionV>
                <wp:extent cx="342900" cy="381000"/>
                <wp:effectExtent l="0" t="38100" r="57150" b="19050"/>
                <wp:wrapNone/>
                <wp:docPr id="173" name="Прямая со стрелкой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2034CE" id="Прямая со стрелкой 173" o:spid="_x0000_s1026" type="#_x0000_t32" style="position:absolute;margin-left:173.55pt;margin-top:47.55pt;width:27pt;height:30pt;flip:y;z-index:251741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" strokecolor="red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B1A11CE" wp14:editId="322A09A5">
            <wp:extent cx="6299835" cy="3543935"/>
            <wp:effectExtent l="0" t="0" r="5715" b="0"/>
            <wp:docPr id="459" name="Рисунок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D9E6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663814C9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Открыть </w:t>
      </w:r>
      <w:r w:rsidRPr="00A31604">
        <w:rPr>
          <w:rFonts w:ascii="Times New Roman" w:hAnsi="Times New Roman"/>
          <w:sz w:val="28"/>
          <w:szCs w:val="28"/>
        </w:rPr>
        <w:t>вкладку «</w:t>
      </w:r>
      <w:r>
        <w:rPr>
          <w:rFonts w:ascii="Times New Roman" w:hAnsi="Times New Roman"/>
          <w:sz w:val="28"/>
          <w:szCs w:val="28"/>
        </w:rPr>
        <w:t>Кредиты</w:t>
      </w:r>
      <w:r w:rsidRPr="00A31604">
        <w:rPr>
          <w:rFonts w:ascii="Times New Roman" w:hAnsi="Times New Roman"/>
          <w:sz w:val="28"/>
          <w:szCs w:val="28"/>
        </w:rPr>
        <w:t xml:space="preserve">» и перейти по ссылке </w:t>
      </w:r>
      <w:hyperlink r:id="rId140" w:history="1">
        <w:r w:rsidRPr="00CF5425">
          <w:rPr>
            <w:rStyle w:val="af4"/>
            <w:rFonts w:ascii="Times New Roman" w:hAnsi="Times New Roman"/>
            <w:szCs w:val="28"/>
          </w:rPr>
          <w:t>https://www.belinvestbank.by/individual/credits</w:t>
        </w:r>
      </w:hyperlink>
      <w:r w:rsidRPr="00CF5425">
        <w:rPr>
          <w:rFonts w:ascii="Times New Roman" w:hAnsi="Times New Roman"/>
          <w:sz w:val="28"/>
          <w:szCs w:val="28"/>
        </w:rPr>
        <w:t xml:space="preserve"> </w:t>
      </w:r>
      <w:r w:rsidRPr="00A31604">
        <w:rPr>
          <w:rFonts w:ascii="Times New Roman" w:hAnsi="Times New Roman"/>
          <w:sz w:val="28"/>
          <w:szCs w:val="28"/>
        </w:rPr>
        <w:t>к перечню кредитных продуктов</w:t>
      </w:r>
    </w:p>
    <w:p w14:paraId="108240C2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C0C873" wp14:editId="2BD69E86">
                <wp:simplePos x="0" y="0"/>
                <wp:positionH relativeFrom="margin">
                  <wp:posOffset>2556509</wp:posOffset>
                </wp:positionH>
                <wp:positionV relativeFrom="paragraph">
                  <wp:posOffset>2280285</wp:posOffset>
                </wp:positionV>
                <wp:extent cx="257175" cy="247650"/>
                <wp:effectExtent l="0" t="38100" r="47625" b="19050"/>
                <wp:wrapNone/>
                <wp:docPr id="174" name="Прямая со стрелкой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2476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7F5C" id="Прямая со стрелкой 174" o:spid="_x0000_s1026" type="#_x0000_t32" style="position:absolute;margin-left:201.3pt;margin-top:179.55pt;width:20.25pt;height:19.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38C3DBD" wp14:editId="16296B4E">
            <wp:extent cx="6299835" cy="3543935"/>
            <wp:effectExtent l="0" t="0" r="5715" b="0"/>
            <wp:docPr id="460" name="Рисунок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0EDE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0D7643ED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0D189685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4. После открытия вкладки «Кредиты» открыть каждый кредитный продукт на недвижимость, размещенный в ней, и извлечь следующие данные:</w:t>
      </w:r>
    </w:p>
    <w:p w14:paraId="0353215F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вид кредита; </w:t>
      </w:r>
    </w:p>
    <w:p w14:paraId="2733DDB4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процентная ставка;</w:t>
      </w:r>
    </w:p>
    <w:p w14:paraId="0BCD11F8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срок;</w:t>
      </w:r>
    </w:p>
    <w:p w14:paraId="55371DD3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максимальная сумма;</w:t>
      </w:r>
    </w:p>
    <w:p w14:paraId="3E801379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обеспечение;</w:t>
      </w:r>
    </w:p>
    <w:p w14:paraId="5277F168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способ уплаты платежей;</w:t>
      </w:r>
    </w:p>
    <w:p w14:paraId="5E750490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отсрочка (при наличии).</w:t>
      </w:r>
    </w:p>
    <w:p w14:paraId="4A3CE3BA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1CF92120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  Кредит на квартиры от застройщиков «Недвижимость от партнера» </w:t>
      </w:r>
      <w:r w:rsidRPr="00051573">
        <w:rPr>
          <w:rFonts w:ascii="Times New Roman" w:hAnsi="Times New Roman"/>
          <w:sz w:val="28"/>
          <w:szCs w:val="28"/>
        </w:rPr>
        <w:t>(</w:t>
      </w:r>
      <w:hyperlink r:id="rId141" w:history="1">
        <w:r w:rsidRPr="0018307B">
          <w:rPr>
            <w:rStyle w:val="af4"/>
            <w:rFonts w:ascii="Times New Roman" w:hAnsi="Times New Roman"/>
            <w:szCs w:val="28"/>
          </w:rPr>
          <w:t>https://www.belinvestbank.by/individual/credit/nedvizhimost-ot-partnera</w:t>
        </w:r>
      </w:hyperlink>
      <w:r w:rsidRPr="0018307B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1C789834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E065B8A" wp14:editId="64F28C8E">
                <wp:simplePos x="0" y="0"/>
                <wp:positionH relativeFrom="page">
                  <wp:posOffset>5981700</wp:posOffset>
                </wp:positionH>
                <wp:positionV relativeFrom="paragraph">
                  <wp:posOffset>445770</wp:posOffset>
                </wp:positionV>
                <wp:extent cx="495300" cy="180975"/>
                <wp:effectExtent l="0" t="38100" r="57150" b="2857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42A2D" id="Прямая со стрелкой 33" o:spid="_x0000_s1026" type="#_x0000_t32" style="position:absolute;margin-left:471pt;margin-top:35.1pt;width:39pt;height:14.2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807121B" wp14:editId="524E6C93">
            <wp:extent cx="6299835" cy="1353820"/>
            <wp:effectExtent l="0" t="0" r="5715" b="0"/>
            <wp:docPr id="461" name="Рисунок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B29E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5A82A48" wp14:editId="3F6ACEB1">
                <wp:simplePos x="0" y="0"/>
                <wp:positionH relativeFrom="column">
                  <wp:posOffset>2337435</wp:posOffset>
                </wp:positionH>
                <wp:positionV relativeFrom="paragraph">
                  <wp:posOffset>2536825</wp:posOffset>
                </wp:positionV>
                <wp:extent cx="400050" cy="285750"/>
                <wp:effectExtent l="0" t="38100" r="57150" b="19050"/>
                <wp:wrapNone/>
                <wp:docPr id="175" name="Прямая со стрелкой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2857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996DE" id="Прямая со стрелкой 175" o:spid="_x0000_s1026" type="#_x0000_t32" style="position:absolute;margin-left:184.05pt;margin-top:199.75pt;width:31.5pt;height:22.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F884186" wp14:editId="2946C118">
            <wp:extent cx="6299835" cy="2538730"/>
            <wp:effectExtent l="0" t="0" r="5715" b="0"/>
            <wp:docPr id="462" name="Рисунок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4C49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5BB37425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4.1.1. Во вкладке «Информация» извлекаем информацию о видах кредита. В выходной форме необходимо в разных столбцах отражать информацию о кредитовании жилой недвижимости и </w:t>
      </w:r>
      <w:proofErr w:type="spellStart"/>
      <w:r>
        <w:rPr>
          <w:rFonts w:ascii="Times New Roman" w:hAnsi="Times New Roman"/>
          <w:sz w:val="28"/>
          <w:szCs w:val="28"/>
        </w:rPr>
        <w:t>машиноместа</w:t>
      </w:r>
      <w:proofErr w:type="spellEnd"/>
      <w:r>
        <w:rPr>
          <w:rFonts w:ascii="Times New Roman" w:hAnsi="Times New Roman"/>
          <w:sz w:val="28"/>
          <w:szCs w:val="28"/>
        </w:rPr>
        <w:t xml:space="preserve"> (гаража).</w:t>
      </w:r>
    </w:p>
    <w:p w14:paraId="0E7B914D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6A82AC" wp14:editId="0323C8DF">
                <wp:simplePos x="0" y="0"/>
                <wp:positionH relativeFrom="margin">
                  <wp:posOffset>4109085</wp:posOffset>
                </wp:positionH>
                <wp:positionV relativeFrom="paragraph">
                  <wp:posOffset>2066290</wp:posOffset>
                </wp:positionV>
                <wp:extent cx="552450" cy="266700"/>
                <wp:effectExtent l="0" t="38100" r="57150" b="19050"/>
                <wp:wrapNone/>
                <wp:docPr id="176" name="Прямая со стрелкой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667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9ED" id="Прямая со стрелкой 176" o:spid="_x0000_s1026" type="#_x0000_t32" style="position:absolute;margin-left:323.55pt;margin-top:162.7pt;width:43.5pt;height:21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DDB1F6" wp14:editId="6A00DE84">
                <wp:simplePos x="0" y="0"/>
                <wp:positionH relativeFrom="margin">
                  <wp:posOffset>1470660</wp:posOffset>
                </wp:positionH>
                <wp:positionV relativeFrom="paragraph">
                  <wp:posOffset>2047240</wp:posOffset>
                </wp:positionV>
                <wp:extent cx="600075" cy="228600"/>
                <wp:effectExtent l="0" t="38100" r="47625" b="19050"/>
                <wp:wrapNone/>
                <wp:docPr id="177" name="Прямая со стрелкой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2286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43A6D" id="Прямая со стрелкой 177" o:spid="_x0000_s1026" type="#_x0000_t32" style="position:absolute;margin-left:115.8pt;margin-top:161.2pt;width:47.25pt;height:18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E656EFB" wp14:editId="545F64C8">
            <wp:extent cx="6299835" cy="2816225"/>
            <wp:effectExtent l="0" t="0" r="5715" b="3175"/>
            <wp:docPr id="463" name="Рисунок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F2FE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5553C0B4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4.1.2. Во вкладке «Условия и документы» выбираем необходимые данные:</w:t>
      </w:r>
    </w:p>
    <w:p w14:paraId="0914AFB5" w14:textId="77777777" w:rsidR="00BE5950" w:rsidRDefault="00BE5950" w:rsidP="00BE5950">
      <w:pPr>
        <w:rPr>
          <w:noProof/>
          <w:lang w:eastAsia="ru-RU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AA1F13" wp14:editId="1B77149D">
                <wp:simplePos x="0" y="0"/>
                <wp:positionH relativeFrom="page">
                  <wp:posOffset>3952875</wp:posOffset>
                </wp:positionH>
                <wp:positionV relativeFrom="paragraph">
                  <wp:posOffset>2734309</wp:posOffset>
                </wp:positionV>
                <wp:extent cx="495300" cy="180975"/>
                <wp:effectExtent l="0" t="38100" r="57150" b="2857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0D863" id="Прямая со стрелкой 21" o:spid="_x0000_s1026" type="#_x0000_t32" style="position:absolute;margin-left:311.25pt;margin-top:215.3pt;width:39pt;height:14.25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25E966A" wp14:editId="41BD3002">
            <wp:extent cx="6299835" cy="2816225"/>
            <wp:effectExtent l="0" t="0" r="5715" b="3175"/>
            <wp:docPr id="464" name="Рисунок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EF5" w14:textId="77777777" w:rsidR="00BE5950" w:rsidRDefault="00BE5950" w:rsidP="00BE5950">
      <w:pPr>
        <w:rPr>
          <w:noProof/>
          <w:lang w:eastAsia="ru-RU"/>
        </w:rPr>
      </w:pPr>
    </w:p>
    <w:p w14:paraId="5838E3A6" w14:textId="77777777" w:rsidR="00BE5950" w:rsidRDefault="00BE5950" w:rsidP="00BE5950">
      <w:pPr>
        <w:rPr>
          <w:noProof/>
          <w:lang w:eastAsia="ru-RU"/>
        </w:rPr>
      </w:pPr>
    </w:p>
    <w:p w14:paraId="198240E2" w14:textId="77777777" w:rsidR="00BE5950" w:rsidRDefault="00BE5950" w:rsidP="00BE5950">
      <w:pPr>
        <w:rPr>
          <w:noProof/>
          <w:lang w:eastAsia="ru-RU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1E78BDB" wp14:editId="7AECFCD7">
                <wp:simplePos x="0" y="0"/>
                <wp:positionH relativeFrom="page">
                  <wp:posOffset>3209925</wp:posOffset>
                </wp:positionH>
                <wp:positionV relativeFrom="paragraph">
                  <wp:posOffset>3470910</wp:posOffset>
                </wp:positionV>
                <wp:extent cx="495300" cy="180975"/>
                <wp:effectExtent l="0" t="38100" r="57150" b="2857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84B0C" id="Прямая со стрелкой 22" o:spid="_x0000_s1026" type="#_x0000_t32" style="position:absolute;margin-left:252.75pt;margin-top:273.3pt;width:39pt;height:14.2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ACAB5B" wp14:editId="2B36A797">
                <wp:simplePos x="0" y="0"/>
                <wp:positionH relativeFrom="page">
                  <wp:posOffset>3209925</wp:posOffset>
                </wp:positionH>
                <wp:positionV relativeFrom="paragraph">
                  <wp:posOffset>2737485</wp:posOffset>
                </wp:positionV>
                <wp:extent cx="495300" cy="180975"/>
                <wp:effectExtent l="0" t="38100" r="57150" b="2857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2309E" id="Прямая со стрелкой 24" o:spid="_x0000_s1026" type="#_x0000_t32" style="position:absolute;margin-left:252.75pt;margin-top:215.55pt;width:39pt;height:14.25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AC80420" wp14:editId="16532947">
                <wp:simplePos x="0" y="0"/>
                <wp:positionH relativeFrom="page">
                  <wp:posOffset>3190875</wp:posOffset>
                </wp:positionH>
                <wp:positionV relativeFrom="paragraph">
                  <wp:posOffset>1880235</wp:posOffset>
                </wp:positionV>
                <wp:extent cx="495300" cy="180975"/>
                <wp:effectExtent l="0" t="38100" r="57150" b="2857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7D8B" id="Прямая со стрелкой 26" o:spid="_x0000_s1026" type="#_x0000_t32" style="position:absolute;margin-left:251.25pt;margin-top:148.05pt;width:39pt;height:14.25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F6340C5" wp14:editId="6DB86CFA">
                <wp:simplePos x="0" y="0"/>
                <wp:positionH relativeFrom="page">
                  <wp:align>center</wp:align>
                </wp:positionH>
                <wp:positionV relativeFrom="paragraph">
                  <wp:posOffset>965835</wp:posOffset>
                </wp:positionV>
                <wp:extent cx="495300" cy="180975"/>
                <wp:effectExtent l="0" t="38100" r="57150" b="2857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76867" id="Прямая со стрелкой 27" o:spid="_x0000_s1026" type="#_x0000_t32" style="position:absolute;margin-left:0;margin-top:76.05pt;width:39pt;height:14.25pt;flip:y;z-index:251746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739A17D" wp14:editId="58F51D30">
            <wp:extent cx="6299835" cy="4910455"/>
            <wp:effectExtent l="0" t="0" r="5715" b="4445"/>
            <wp:docPr id="465" name="Рисунок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CEF5" w14:textId="77777777" w:rsidR="00BE5950" w:rsidRDefault="00BE5950" w:rsidP="00BE5950">
      <w:pPr>
        <w:rPr>
          <w:noProof/>
          <w:lang w:eastAsia="ru-RU"/>
        </w:rPr>
      </w:pPr>
    </w:p>
    <w:p w14:paraId="54B350F7" w14:textId="77777777" w:rsidR="00BE5950" w:rsidRDefault="00BE5950" w:rsidP="00BE5950">
      <w:pPr>
        <w:rPr>
          <w:noProof/>
          <w:lang w:eastAsia="ru-RU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E6DA00A" wp14:editId="5EA18529">
                <wp:simplePos x="0" y="0"/>
                <wp:positionH relativeFrom="page">
                  <wp:posOffset>2971800</wp:posOffset>
                </wp:positionH>
                <wp:positionV relativeFrom="paragraph">
                  <wp:posOffset>2347595</wp:posOffset>
                </wp:positionV>
                <wp:extent cx="495300" cy="180975"/>
                <wp:effectExtent l="0" t="38100" r="57150" b="2857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87A33" id="Прямая со стрелкой 29" o:spid="_x0000_s1026" type="#_x0000_t32" style="position:absolute;margin-left:234pt;margin-top:184.85pt;width:39pt;height:14.25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757E5473" wp14:editId="0A7AC8D3">
            <wp:extent cx="6299835" cy="4088130"/>
            <wp:effectExtent l="0" t="0" r="5715" b="7620"/>
            <wp:docPr id="466" name="Рисунок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E3E6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7474FC64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641D2D">
        <w:rPr>
          <w:rFonts w:ascii="Times New Roman" w:hAnsi="Times New Roman"/>
          <w:noProof/>
          <w:sz w:val="28"/>
          <w:lang w:eastAsia="ru-RU"/>
        </w:rPr>
        <w:t>4.1.3.</w:t>
      </w:r>
      <w:r>
        <w:rPr>
          <w:rFonts w:ascii="Times New Roman" w:hAnsi="Times New Roman"/>
          <w:noProof/>
          <w:sz w:val="28"/>
          <w:lang w:eastAsia="ru-RU"/>
        </w:rPr>
        <w:t xml:space="preserve"> Нажать кнопку «партнера-застройщика» </w:t>
      </w:r>
    </w:p>
    <w:p w14:paraId="470382B0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6CB9653D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37702AC" wp14:editId="27AE46EB">
                <wp:simplePos x="0" y="0"/>
                <wp:positionH relativeFrom="column">
                  <wp:posOffset>4709160</wp:posOffset>
                </wp:positionH>
                <wp:positionV relativeFrom="paragraph">
                  <wp:posOffset>974725</wp:posOffset>
                </wp:positionV>
                <wp:extent cx="504825" cy="161925"/>
                <wp:effectExtent l="0" t="38100" r="47625" b="28575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9343" id="Прямая со стрелкой 32" o:spid="_x0000_s1026" type="#_x0000_t32" style="position:absolute;margin-left:370.8pt;margin-top:76.75pt;width:39.75pt;height:12.7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3E37551" wp14:editId="28189D5D">
            <wp:extent cx="6299835" cy="1238250"/>
            <wp:effectExtent l="0" t="0" r="5715" b="0"/>
            <wp:docPr id="619" name="Рисунок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28"/>
          <w:lang w:eastAsia="ru-RU"/>
        </w:rPr>
        <w:t xml:space="preserve"> </w:t>
      </w:r>
    </w:p>
    <w:p w14:paraId="1F6DC40E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59B2B4" wp14:editId="33298CE4">
                <wp:simplePos x="0" y="0"/>
                <wp:positionH relativeFrom="page">
                  <wp:posOffset>2895600</wp:posOffset>
                </wp:positionH>
                <wp:positionV relativeFrom="paragraph">
                  <wp:posOffset>4271010</wp:posOffset>
                </wp:positionV>
                <wp:extent cx="457200" cy="276225"/>
                <wp:effectExtent l="0" t="38100" r="57150" b="28575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762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2FCA5" id="Прямая со стрелкой 178" o:spid="_x0000_s1026" type="#_x0000_t32" style="position:absolute;margin-left:228pt;margin-top:336.3pt;width:36pt;height:21.7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</w:p>
    <w:p w14:paraId="51072055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t>4.1.4. Открыть каждого партнера и выбрать информацию по ставкам (пример по одному из партнеров)</w:t>
      </w:r>
    </w:p>
    <w:p w14:paraId="19702F27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7FCDAF93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C0ED713" wp14:editId="405DE259">
                <wp:simplePos x="0" y="0"/>
                <wp:positionH relativeFrom="column">
                  <wp:posOffset>1232535</wp:posOffset>
                </wp:positionH>
                <wp:positionV relativeFrom="paragraph">
                  <wp:posOffset>2223135</wp:posOffset>
                </wp:positionV>
                <wp:extent cx="504825" cy="161925"/>
                <wp:effectExtent l="0" t="38100" r="47625" b="28575"/>
                <wp:wrapNone/>
                <wp:docPr id="467" name="Прямая со стрелкой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F40E" id="Прямая со стрелкой 467" o:spid="_x0000_s1026" type="#_x0000_t32" style="position:absolute;margin-left:97.05pt;margin-top:175.05pt;width:39.75pt;height:12.75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" strokecolor="red" strokeweight="2pt">
                <v:stroke endarrow="block" joinstyle="miter"/>
              </v:shape>
            </w:pict>
          </mc:Fallback>
        </mc:AlternateContent>
      </w:r>
      <w:r w:rsidRPr="00A1176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CC14021" wp14:editId="4CC61CFC">
            <wp:extent cx="6299835" cy="2333625"/>
            <wp:effectExtent l="0" t="0" r="5715" b="9525"/>
            <wp:docPr id="620" name="Рисунок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9464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1176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6752D812" wp14:editId="70381349">
            <wp:extent cx="6299835" cy="2384425"/>
            <wp:effectExtent l="0" t="0" r="5715" b="0"/>
            <wp:docPr id="621" name="Рисунок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68B6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1176C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 wp14:anchorId="3248D52D" wp14:editId="2F26EA5A">
            <wp:extent cx="6299835" cy="1752600"/>
            <wp:effectExtent l="0" t="0" r="5715" b="0"/>
            <wp:docPr id="622" name="Рисунок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0AA5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2B2557F3" w14:textId="77777777" w:rsidR="00BE5950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>
        <w:rPr>
          <w:rFonts w:ascii="Times New Roman" w:hAnsi="Times New Roman"/>
          <w:noProof/>
          <w:sz w:val="28"/>
          <w:lang w:eastAsia="ru-RU"/>
        </w:rPr>
        <w:t>4.2. Кредит на недвижимость</w:t>
      </w:r>
    </w:p>
    <w:p w14:paraId="52ABD05B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2F951B8" wp14:editId="31C0BD36">
                <wp:simplePos x="0" y="0"/>
                <wp:positionH relativeFrom="column">
                  <wp:posOffset>4813935</wp:posOffset>
                </wp:positionH>
                <wp:positionV relativeFrom="paragraph">
                  <wp:posOffset>379730</wp:posOffset>
                </wp:positionV>
                <wp:extent cx="504825" cy="161925"/>
                <wp:effectExtent l="0" t="38100" r="47625" b="28575"/>
                <wp:wrapNone/>
                <wp:docPr id="179" name="Прямая со стрелкой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1619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66EDA" id="Прямая со стрелкой 179" o:spid="_x0000_s1026" type="#_x0000_t32" style="position:absolute;margin-left:379.05pt;margin-top:29.9pt;width:39.75pt;height:12.75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A279164" wp14:editId="6B0192D3">
            <wp:extent cx="6299835" cy="1346835"/>
            <wp:effectExtent l="0" t="0" r="5715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0D0D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53B264F8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6A9F44" wp14:editId="336CBBDC">
                <wp:simplePos x="0" y="0"/>
                <wp:positionH relativeFrom="page">
                  <wp:posOffset>1076325</wp:posOffset>
                </wp:positionH>
                <wp:positionV relativeFrom="paragraph">
                  <wp:posOffset>3613785</wp:posOffset>
                </wp:positionV>
                <wp:extent cx="495300" cy="152400"/>
                <wp:effectExtent l="0" t="38100" r="57150" b="19050"/>
                <wp:wrapNone/>
                <wp:docPr id="180" name="Прямая со стрелкой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3AD80" id="Прямая со стрелкой 180" o:spid="_x0000_s1026" type="#_x0000_t32" style="position:absolute;margin-left:84.75pt;margin-top:284.55pt;width:39pt;height:12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D6FBDB0" wp14:editId="72CCEFD0">
            <wp:extent cx="5848350" cy="37052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4F3D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6E64CC7F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4.2.1. Во вкладке «Информация» извлекаем информацию о видах кредита. В выходной форме необходимо в разных столбцах отражать информацию о кредитовании жилой недвижимости, садовых домиков и </w:t>
      </w:r>
      <w:proofErr w:type="spellStart"/>
      <w:r>
        <w:rPr>
          <w:rFonts w:ascii="Times New Roman" w:hAnsi="Times New Roman"/>
          <w:sz w:val="28"/>
          <w:szCs w:val="28"/>
        </w:rPr>
        <w:t>машиноместа</w:t>
      </w:r>
      <w:proofErr w:type="spellEnd"/>
      <w:r>
        <w:rPr>
          <w:rFonts w:ascii="Times New Roman" w:hAnsi="Times New Roman"/>
          <w:sz w:val="28"/>
          <w:szCs w:val="28"/>
        </w:rPr>
        <w:t xml:space="preserve"> (гаража).</w:t>
      </w:r>
    </w:p>
    <w:p w14:paraId="2C060F5C" w14:textId="77777777" w:rsidR="00BE5950" w:rsidRPr="00641D2D" w:rsidRDefault="00BE5950" w:rsidP="00BE5950">
      <w:pPr>
        <w:rPr>
          <w:rFonts w:ascii="Times New Roman" w:hAnsi="Times New Roman"/>
          <w:noProof/>
          <w:sz w:val="28"/>
          <w:lang w:eastAsia="ru-RU"/>
        </w:rPr>
      </w:pPr>
    </w:p>
    <w:p w14:paraId="7F88138F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B18E78A" wp14:editId="45775F0A">
                <wp:simplePos x="0" y="0"/>
                <wp:positionH relativeFrom="page">
                  <wp:posOffset>590550</wp:posOffset>
                </wp:positionH>
                <wp:positionV relativeFrom="paragraph">
                  <wp:posOffset>1429385</wp:posOffset>
                </wp:positionV>
                <wp:extent cx="495300" cy="152400"/>
                <wp:effectExtent l="0" t="38100" r="57150" b="190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07625" id="Прямая со стрелкой 37" o:spid="_x0000_s1026" type="#_x0000_t32" style="position:absolute;margin-left:46.5pt;margin-top:112.55pt;width:39pt;height:12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85EE88" wp14:editId="201CA077">
                <wp:simplePos x="0" y="0"/>
                <wp:positionH relativeFrom="page">
                  <wp:posOffset>1857374</wp:posOffset>
                </wp:positionH>
                <wp:positionV relativeFrom="paragraph">
                  <wp:posOffset>1829435</wp:posOffset>
                </wp:positionV>
                <wp:extent cx="485775" cy="247650"/>
                <wp:effectExtent l="0" t="38100" r="47625" b="19050"/>
                <wp:wrapNone/>
                <wp:docPr id="181" name="Прямая со стрелкой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2476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F2D9F" id="Прямая со стрелкой 181" o:spid="_x0000_s1026" type="#_x0000_t32" style="position:absolute;margin-left:146.25pt;margin-top:144.05pt;width:38.25pt;height:19.5pt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544AC88" wp14:editId="369B92D5">
                <wp:simplePos x="0" y="0"/>
                <wp:positionH relativeFrom="page">
                  <wp:posOffset>495300</wp:posOffset>
                </wp:positionH>
                <wp:positionV relativeFrom="paragraph">
                  <wp:posOffset>1124585</wp:posOffset>
                </wp:positionV>
                <wp:extent cx="495300" cy="152400"/>
                <wp:effectExtent l="0" t="38100" r="57150" b="19050"/>
                <wp:wrapNone/>
                <wp:docPr id="182" name="Прямая со стрелкой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66273" id="Прямая со стрелкой 182" o:spid="_x0000_s1026" type="#_x0000_t32" style="position:absolute;margin-left:39pt;margin-top:88.55pt;width:39pt;height:12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5CBC6A" wp14:editId="45B4E97A">
                <wp:simplePos x="0" y="0"/>
                <wp:positionH relativeFrom="page">
                  <wp:posOffset>558165</wp:posOffset>
                </wp:positionH>
                <wp:positionV relativeFrom="paragraph">
                  <wp:posOffset>875665</wp:posOffset>
                </wp:positionV>
                <wp:extent cx="495300" cy="152400"/>
                <wp:effectExtent l="0" t="38100" r="57150" b="190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09910" id="Прямая со стрелкой 39" o:spid="_x0000_s1026" type="#_x0000_t32" style="position:absolute;margin-left:43.95pt;margin-top:68.95pt;width:39pt;height:12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6DC549" wp14:editId="363664CD">
                <wp:simplePos x="0" y="0"/>
                <wp:positionH relativeFrom="page">
                  <wp:posOffset>999490</wp:posOffset>
                </wp:positionH>
                <wp:positionV relativeFrom="paragraph">
                  <wp:posOffset>1847850</wp:posOffset>
                </wp:positionV>
                <wp:extent cx="447675" cy="180975"/>
                <wp:effectExtent l="0" t="38100" r="47625" b="28575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CE6C" id="Прямая со стрелкой 38" o:spid="_x0000_s1026" type="#_x0000_t32" style="position:absolute;margin-left:78.7pt;margin-top:145.5pt;width:35.25pt;height:14.25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FC5D9CC" wp14:editId="44415255">
                <wp:simplePos x="0" y="0"/>
                <wp:positionH relativeFrom="page">
                  <wp:posOffset>5667375</wp:posOffset>
                </wp:positionH>
                <wp:positionV relativeFrom="paragraph">
                  <wp:posOffset>1667510</wp:posOffset>
                </wp:positionV>
                <wp:extent cx="495300" cy="152400"/>
                <wp:effectExtent l="0" t="38100" r="57150" b="19050"/>
                <wp:wrapNone/>
                <wp:docPr id="183" name="Прямая со стрелкой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9E7A" id="Прямая со стрелкой 183" o:spid="_x0000_s1026" type="#_x0000_t32" style="position:absolute;margin-left:446.25pt;margin-top:131.3pt;width:39pt;height:12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9005DF3" wp14:editId="3E20E94D">
            <wp:extent cx="6299835" cy="1871345"/>
            <wp:effectExtent l="0" t="0" r="5715" b="0"/>
            <wp:docPr id="468" name="Рисунок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5EAB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59339A90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2BBD7B5A" w14:textId="77777777" w:rsidR="00BE5950" w:rsidRPr="00575CA6" w:rsidRDefault="00BE5950" w:rsidP="00BE5950">
      <w:pPr>
        <w:rPr>
          <w:rFonts w:ascii="Times New Roman" w:hAnsi="Times New Roman"/>
          <w:sz w:val="28"/>
          <w:szCs w:val="28"/>
        </w:rPr>
      </w:pPr>
      <w:r w:rsidRPr="00575CA6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2</w:t>
      </w:r>
      <w:r w:rsidRPr="00575CA6">
        <w:rPr>
          <w:rFonts w:ascii="Times New Roman" w:hAnsi="Times New Roman"/>
          <w:sz w:val="28"/>
          <w:szCs w:val="28"/>
        </w:rPr>
        <w:t>.2. Во вкладке «Условия и документы» выбираем необходимые данные:</w:t>
      </w:r>
    </w:p>
    <w:p w14:paraId="1F31FAE6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A30764" wp14:editId="7C5F47B0">
            <wp:extent cx="6296025" cy="3790950"/>
            <wp:effectExtent l="0" t="0" r="9525" b="0"/>
            <wp:docPr id="469" name="Рисунок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FCCE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4E2C43" wp14:editId="4804F3F6">
                <wp:simplePos x="0" y="0"/>
                <wp:positionH relativeFrom="page">
                  <wp:align>center</wp:align>
                </wp:positionH>
                <wp:positionV relativeFrom="paragraph">
                  <wp:posOffset>17780</wp:posOffset>
                </wp:positionV>
                <wp:extent cx="495300" cy="152400"/>
                <wp:effectExtent l="0" t="38100" r="57150" b="19050"/>
                <wp:wrapNone/>
                <wp:docPr id="184" name="Прямая со стрелкой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AC88F" id="Прямая со стрелкой 184" o:spid="_x0000_s1026" type="#_x0000_t32" style="position:absolute;margin-left:0;margin-top:1.4pt;width:39pt;height:12pt;flip:y;z-index:251759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/PnDw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" strokecolor="red" strokeweight="2pt">
                <v:stroke endarrow="block" joinstyle="miter"/>
                <w10:wrap anchorx="page"/>
              </v:shape>
            </w:pict>
          </mc:Fallback>
        </mc:AlternateContent>
      </w:r>
    </w:p>
    <w:p w14:paraId="65594DF7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2E10E27C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0FF452" wp14:editId="5C1C99FF">
                <wp:simplePos x="0" y="0"/>
                <wp:positionH relativeFrom="page">
                  <wp:posOffset>1981200</wp:posOffset>
                </wp:positionH>
                <wp:positionV relativeFrom="paragraph">
                  <wp:posOffset>4462145</wp:posOffset>
                </wp:positionV>
                <wp:extent cx="495300" cy="152400"/>
                <wp:effectExtent l="0" t="38100" r="57150" b="19050"/>
                <wp:wrapNone/>
                <wp:docPr id="185" name="Прямая со стрелкой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FA48" id="Прямая со стрелкой 185" o:spid="_x0000_s1026" type="#_x0000_t32" style="position:absolute;margin-left:156pt;margin-top:351.35pt;width:39pt;height:12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04CABEC" wp14:editId="286C4B56">
                <wp:simplePos x="0" y="0"/>
                <wp:positionH relativeFrom="page">
                  <wp:posOffset>1704975</wp:posOffset>
                </wp:positionH>
                <wp:positionV relativeFrom="paragraph">
                  <wp:posOffset>3423920</wp:posOffset>
                </wp:positionV>
                <wp:extent cx="495300" cy="152400"/>
                <wp:effectExtent l="0" t="38100" r="57150" b="19050"/>
                <wp:wrapNone/>
                <wp:docPr id="186" name="Прямая со стрелкой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11C73" id="Прямая со стрелкой 186" o:spid="_x0000_s1026" type="#_x0000_t32" style="position:absolute;margin-left:134.25pt;margin-top:269.6pt;width:39pt;height:12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D92EA79" wp14:editId="683A01B1">
                <wp:simplePos x="0" y="0"/>
                <wp:positionH relativeFrom="page">
                  <wp:posOffset>1495425</wp:posOffset>
                </wp:positionH>
                <wp:positionV relativeFrom="paragraph">
                  <wp:posOffset>1823720</wp:posOffset>
                </wp:positionV>
                <wp:extent cx="495300" cy="152400"/>
                <wp:effectExtent l="0" t="38100" r="57150" b="19050"/>
                <wp:wrapNone/>
                <wp:docPr id="187" name="Прямая со стрелкой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9526A" id="Прямая со стрелкой 187" o:spid="_x0000_s1026" type="#_x0000_t32" style="position:absolute;margin-left:117.75pt;margin-top:143.6pt;width:39pt;height:12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45FC60F" wp14:editId="393DF05C">
            <wp:extent cx="6299835" cy="4655820"/>
            <wp:effectExtent l="0" t="0" r="5715" b="0"/>
            <wp:docPr id="470" name="Рисунок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7C26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5E20941F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83ADB22" wp14:editId="24F5556F">
                <wp:simplePos x="0" y="0"/>
                <wp:positionH relativeFrom="page">
                  <wp:posOffset>1943100</wp:posOffset>
                </wp:positionH>
                <wp:positionV relativeFrom="paragraph">
                  <wp:posOffset>5033010</wp:posOffset>
                </wp:positionV>
                <wp:extent cx="495300" cy="152400"/>
                <wp:effectExtent l="0" t="38100" r="57150" b="19050"/>
                <wp:wrapNone/>
                <wp:docPr id="188" name="Прямая со стрелкой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B8CD4" id="Прямая со стрелкой 188" o:spid="_x0000_s1026" type="#_x0000_t32" style="position:absolute;margin-left:153pt;margin-top:396.3pt;width:39pt;height:12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2DB51FF" wp14:editId="62E59933">
                <wp:simplePos x="0" y="0"/>
                <wp:positionH relativeFrom="page">
                  <wp:posOffset>2028825</wp:posOffset>
                </wp:positionH>
                <wp:positionV relativeFrom="paragraph">
                  <wp:posOffset>1908810</wp:posOffset>
                </wp:positionV>
                <wp:extent cx="495300" cy="152400"/>
                <wp:effectExtent l="0" t="38100" r="57150" b="19050"/>
                <wp:wrapNone/>
                <wp:docPr id="189" name="Прямая со стрелкой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C1339" id="Прямая со стрелкой 189" o:spid="_x0000_s1026" type="#_x0000_t32" style="position:absolute;margin-left:159.75pt;margin-top:150.3pt;width:39pt;height:12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D331338" wp14:editId="4B750F14">
            <wp:extent cx="6299835" cy="3648075"/>
            <wp:effectExtent l="0" t="0" r="5715" b="9525"/>
            <wp:docPr id="471" name="Рисунок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4D053E5" wp14:editId="272F6C08">
            <wp:extent cx="6299835" cy="2412365"/>
            <wp:effectExtent l="0" t="0" r="5715" b="6985"/>
            <wp:docPr id="472" name="Рисунок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4CB2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6B8DFD90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 </w:t>
      </w:r>
      <w:proofErr w:type="spellStart"/>
      <w:r>
        <w:rPr>
          <w:rFonts w:ascii="Times New Roman" w:hAnsi="Times New Roman"/>
          <w:sz w:val="28"/>
          <w:szCs w:val="28"/>
        </w:rPr>
        <w:t>ТрейдИН</w:t>
      </w:r>
      <w:proofErr w:type="spellEnd"/>
      <w:r>
        <w:rPr>
          <w:rFonts w:ascii="Times New Roman" w:hAnsi="Times New Roman"/>
          <w:sz w:val="28"/>
          <w:szCs w:val="28"/>
        </w:rPr>
        <w:t xml:space="preserve"> на недвижимость </w:t>
      </w:r>
    </w:p>
    <w:p w14:paraId="4145604B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15041B3" wp14:editId="5EF56537">
                <wp:simplePos x="0" y="0"/>
                <wp:positionH relativeFrom="page">
                  <wp:posOffset>5962650</wp:posOffset>
                </wp:positionH>
                <wp:positionV relativeFrom="paragraph">
                  <wp:posOffset>452120</wp:posOffset>
                </wp:positionV>
                <wp:extent cx="495300" cy="152400"/>
                <wp:effectExtent l="0" t="38100" r="57150" b="19050"/>
                <wp:wrapNone/>
                <wp:docPr id="190" name="Прямая со стрелкой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0C645" id="Прямая со стрелкой 190" o:spid="_x0000_s1026" type="#_x0000_t32" style="position:absolute;margin-left:469.5pt;margin-top:35.6pt;width:39pt;height:12pt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738CC1F" wp14:editId="28FB6C46">
            <wp:extent cx="6299835" cy="1670050"/>
            <wp:effectExtent l="0" t="0" r="5715" b="6350"/>
            <wp:docPr id="473" name="Рисунок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F524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4.3.1. Открыть вкладку «Условия и документы»</w:t>
      </w:r>
    </w:p>
    <w:p w14:paraId="1D481C07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07576F2" wp14:editId="456100A0">
                <wp:simplePos x="0" y="0"/>
                <wp:positionH relativeFrom="page">
                  <wp:posOffset>3286125</wp:posOffset>
                </wp:positionH>
                <wp:positionV relativeFrom="paragraph">
                  <wp:posOffset>413385</wp:posOffset>
                </wp:positionV>
                <wp:extent cx="495300" cy="152400"/>
                <wp:effectExtent l="0" t="38100" r="57150" b="19050"/>
                <wp:wrapNone/>
                <wp:docPr id="191" name="Прямая со стрелкой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F838" id="Прямая со стрелкой 191" o:spid="_x0000_s1026" type="#_x0000_t32" style="position:absolute;margin-left:258.75pt;margin-top:32.55pt;width:39pt;height:12pt;flip:y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561C461" wp14:editId="02B7974E">
            <wp:extent cx="6299835" cy="3363595"/>
            <wp:effectExtent l="0" t="0" r="5715" b="8255"/>
            <wp:docPr id="474" name="Рисунок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9FD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</w:p>
    <w:p w14:paraId="1C5419C3" w14:textId="77777777" w:rsidR="00BE5950" w:rsidRPr="00575CA6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4.3.2. </w:t>
      </w:r>
      <w:r w:rsidRPr="00575CA6">
        <w:rPr>
          <w:rFonts w:ascii="Times New Roman" w:hAnsi="Times New Roman"/>
          <w:sz w:val="28"/>
          <w:szCs w:val="28"/>
        </w:rPr>
        <w:t>Во вкладке «Условия и документы» выбираем необходимые данные:</w:t>
      </w:r>
    </w:p>
    <w:p w14:paraId="616D0237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8344B8C" wp14:editId="69432D40">
                <wp:simplePos x="0" y="0"/>
                <wp:positionH relativeFrom="page">
                  <wp:posOffset>2085975</wp:posOffset>
                </wp:positionH>
                <wp:positionV relativeFrom="paragraph">
                  <wp:posOffset>3928745</wp:posOffset>
                </wp:positionV>
                <wp:extent cx="495300" cy="152400"/>
                <wp:effectExtent l="0" t="38100" r="57150" b="19050"/>
                <wp:wrapNone/>
                <wp:docPr id="448" name="Прямая со стрелкой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896B" id="Прямая со стрелкой 448" o:spid="_x0000_s1026" type="#_x0000_t32" style="position:absolute;margin-left:164.25pt;margin-top:309.35pt;width:39pt;height:12pt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ntlEA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12BD69A" wp14:editId="19D4B06F">
                <wp:simplePos x="0" y="0"/>
                <wp:positionH relativeFrom="page">
                  <wp:posOffset>2095500</wp:posOffset>
                </wp:positionH>
                <wp:positionV relativeFrom="paragraph">
                  <wp:posOffset>3138170</wp:posOffset>
                </wp:positionV>
                <wp:extent cx="495300" cy="152400"/>
                <wp:effectExtent l="0" t="38100" r="57150" b="19050"/>
                <wp:wrapNone/>
                <wp:docPr id="449" name="Прямая со стрелкой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86EE" id="Прямая со стрелкой 449" o:spid="_x0000_s1026" type="#_x0000_t32" style="position:absolute;margin-left:165pt;margin-top:247.1pt;width:39pt;height:12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F8147AD" wp14:editId="6DA777E9">
                <wp:simplePos x="0" y="0"/>
                <wp:positionH relativeFrom="page">
                  <wp:posOffset>2181225</wp:posOffset>
                </wp:positionH>
                <wp:positionV relativeFrom="paragraph">
                  <wp:posOffset>2214245</wp:posOffset>
                </wp:positionV>
                <wp:extent cx="495300" cy="152400"/>
                <wp:effectExtent l="0" t="38100" r="57150" b="19050"/>
                <wp:wrapNone/>
                <wp:docPr id="450" name="Прямая со стрелкой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0FB5" id="Прямая со стрелкой 450" o:spid="_x0000_s1026" type="#_x0000_t32" style="position:absolute;margin-left:171.75pt;margin-top:174.35pt;width:39pt;height:12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IxDw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CB00B19" wp14:editId="18A695D3">
                <wp:simplePos x="0" y="0"/>
                <wp:positionH relativeFrom="page">
                  <wp:posOffset>2085975</wp:posOffset>
                </wp:positionH>
                <wp:positionV relativeFrom="paragraph">
                  <wp:posOffset>1042670</wp:posOffset>
                </wp:positionV>
                <wp:extent cx="495300" cy="152400"/>
                <wp:effectExtent l="0" t="38100" r="57150" b="19050"/>
                <wp:wrapNone/>
                <wp:docPr id="451" name="Прямая со стрелкой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4BE86" id="Прямая со стрелкой 451" o:spid="_x0000_s1026" type="#_x0000_t32" style="position:absolute;margin-left:164.25pt;margin-top:82.1pt;width:39pt;height:12pt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CAWEA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9CE8E07" wp14:editId="142B7C3C">
            <wp:extent cx="6299835" cy="4323080"/>
            <wp:effectExtent l="0" t="0" r="5715" b="1270"/>
            <wp:docPr id="475" name="Рисунок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49CD88" wp14:editId="215EBC0A">
            <wp:extent cx="6299835" cy="1024890"/>
            <wp:effectExtent l="0" t="0" r="5715" b="3810"/>
            <wp:docPr id="476" name="Рисунок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D08C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F94CFC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.4. Кредит на недвижимость с использованием субсидии  </w:t>
      </w:r>
    </w:p>
    <w:p w14:paraId="0A1F592A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A60991C" wp14:editId="76DE99F7">
                <wp:simplePos x="0" y="0"/>
                <wp:positionH relativeFrom="page">
                  <wp:posOffset>5810250</wp:posOffset>
                </wp:positionH>
                <wp:positionV relativeFrom="paragraph">
                  <wp:posOffset>542290</wp:posOffset>
                </wp:positionV>
                <wp:extent cx="495300" cy="152400"/>
                <wp:effectExtent l="0" t="38100" r="57150" b="19050"/>
                <wp:wrapNone/>
                <wp:docPr id="452" name="Прямая со стрелкой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FE22" id="Прямая со стрелкой 452" o:spid="_x0000_s1026" type="#_x0000_t32" style="position:absolute;margin-left:457.5pt;margin-top:42.7pt;width:39pt;height:12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Z+EA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4C58DEB" wp14:editId="39E24D82">
            <wp:extent cx="6299835" cy="2016125"/>
            <wp:effectExtent l="0" t="0" r="5715" b="3175"/>
            <wp:docPr id="477" name="Рисунок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4.4.1. Открыть вкладку «Условия и документы»</w:t>
      </w:r>
    </w:p>
    <w:p w14:paraId="6FAC4C9D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9C44599" wp14:editId="39AEE276">
                <wp:simplePos x="0" y="0"/>
                <wp:positionH relativeFrom="page">
                  <wp:posOffset>3390900</wp:posOffset>
                </wp:positionH>
                <wp:positionV relativeFrom="paragraph">
                  <wp:posOffset>2776220</wp:posOffset>
                </wp:positionV>
                <wp:extent cx="495300" cy="152400"/>
                <wp:effectExtent l="0" t="38100" r="57150" b="19050"/>
                <wp:wrapNone/>
                <wp:docPr id="453" name="Прямая со стрелкой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F95A6" id="Прямая со стрелкой 453" o:spid="_x0000_s1026" type="#_x0000_t32" style="position:absolute;margin-left:267pt;margin-top:218.6pt;width:39pt;height:12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532A795" wp14:editId="0353A306">
            <wp:extent cx="6299835" cy="2781300"/>
            <wp:effectExtent l="0" t="0" r="5715" b="0"/>
            <wp:docPr id="478" name="Рисунок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1141" w14:textId="77777777" w:rsidR="00BE5950" w:rsidRDefault="00BE5950" w:rsidP="00BE5950">
      <w:pPr>
        <w:jc w:val="right"/>
        <w:rPr>
          <w:rFonts w:ascii="Times New Roman" w:hAnsi="Times New Roman"/>
          <w:sz w:val="28"/>
          <w:szCs w:val="28"/>
        </w:rPr>
      </w:pPr>
    </w:p>
    <w:p w14:paraId="7716CBF1" w14:textId="77777777" w:rsidR="00BE5950" w:rsidRDefault="00BE5950" w:rsidP="00BE595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4.4.2. </w:t>
      </w:r>
      <w:r w:rsidRPr="00575CA6">
        <w:rPr>
          <w:rFonts w:ascii="Times New Roman" w:hAnsi="Times New Roman"/>
          <w:sz w:val="28"/>
          <w:szCs w:val="28"/>
        </w:rPr>
        <w:t>Во вкладке «Условия и документы» выбираем необходимые данные:</w:t>
      </w:r>
    </w:p>
    <w:p w14:paraId="409ADAE1" w14:textId="77777777" w:rsidR="00BE5950" w:rsidRPr="0029033C" w:rsidRDefault="00BE5950" w:rsidP="00BE5950">
      <w:pPr>
        <w:rPr>
          <w:rFonts w:ascii="Times New Roman" w:hAnsi="Times New Roman"/>
          <w:sz w:val="28"/>
          <w:szCs w:val="28"/>
          <w:lang w:val="en-US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AA1D0E2" wp14:editId="6CD72E51">
                <wp:simplePos x="0" y="0"/>
                <wp:positionH relativeFrom="page">
                  <wp:posOffset>2066925</wp:posOffset>
                </wp:positionH>
                <wp:positionV relativeFrom="paragraph">
                  <wp:posOffset>2668905</wp:posOffset>
                </wp:positionV>
                <wp:extent cx="495300" cy="152400"/>
                <wp:effectExtent l="0" t="38100" r="57150" b="19050"/>
                <wp:wrapNone/>
                <wp:docPr id="454" name="Прямая со стрелкой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DE966" id="Прямая со стрелкой 454" o:spid="_x0000_s1026" type="#_x0000_t32" style="position:absolute;margin-left:162.75pt;margin-top:210.15pt;width:39pt;height:12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guvEA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618BD75" wp14:editId="4E28F7DC">
                <wp:simplePos x="0" y="0"/>
                <wp:positionH relativeFrom="page">
                  <wp:posOffset>2095500</wp:posOffset>
                </wp:positionH>
                <wp:positionV relativeFrom="paragraph">
                  <wp:posOffset>1849755</wp:posOffset>
                </wp:positionV>
                <wp:extent cx="495300" cy="152400"/>
                <wp:effectExtent l="0" t="38100" r="57150" b="19050"/>
                <wp:wrapNone/>
                <wp:docPr id="455" name="Прямая со стрелкой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ABC4" id="Прямая со стрелкой 455" o:spid="_x0000_s1026" type="#_x0000_t32" style="position:absolute;margin-left:165pt;margin-top:145.65pt;width:39pt;height:12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4B9A245" wp14:editId="3092E165">
                <wp:simplePos x="0" y="0"/>
                <wp:positionH relativeFrom="page">
                  <wp:posOffset>2095500</wp:posOffset>
                </wp:positionH>
                <wp:positionV relativeFrom="paragraph">
                  <wp:posOffset>1163955</wp:posOffset>
                </wp:positionV>
                <wp:extent cx="495300" cy="152400"/>
                <wp:effectExtent l="0" t="38100" r="57150" b="19050"/>
                <wp:wrapNone/>
                <wp:docPr id="456" name="Прямая со стрелкой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FF61C" id="Прямая со стрелкой 456" o:spid="_x0000_s1026" type="#_x0000_t32" style="position:absolute;margin-left:165pt;margin-top:91.65pt;width:39pt;height:12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DDDBF9A" wp14:editId="0F0C3D9B">
            <wp:extent cx="6299835" cy="617220"/>
            <wp:effectExtent l="0" t="0" r="5715" b="0"/>
            <wp:docPr id="479" name="Рисунок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3A421CC" wp14:editId="2AB17BAF">
            <wp:extent cx="6299835" cy="2714625"/>
            <wp:effectExtent l="0" t="0" r="5715" b="9525"/>
            <wp:docPr id="480" name="Рисунок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CD2C" w14:textId="77777777" w:rsidR="00BE5950" w:rsidRPr="007D4B5A" w:rsidRDefault="00BE5950" w:rsidP="00BE5950">
      <w:pPr>
        <w:jc w:val="right"/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E2A39D" wp14:editId="12ABC356">
                <wp:simplePos x="0" y="0"/>
                <wp:positionH relativeFrom="page">
                  <wp:posOffset>2076450</wp:posOffset>
                </wp:positionH>
                <wp:positionV relativeFrom="paragraph">
                  <wp:posOffset>699135</wp:posOffset>
                </wp:positionV>
                <wp:extent cx="495300" cy="152400"/>
                <wp:effectExtent l="0" t="38100" r="57150" b="19050"/>
                <wp:wrapNone/>
                <wp:docPr id="457" name="Прямая со стрелкой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8BD2A" id="Прямая со стрелкой 457" o:spid="_x0000_s1026" type="#_x0000_t32" style="position:absolute;margin-left:163.5pt;margin-top:55.05pt;width:39pt;height:12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271731C" wp14:editId="3559F435">
            <wp:extent cx="6299835" cy="1393190"/>
            <wp:effectExtent l="0" t="0" r="5715" b="0"/>
            <wp:docPr id="481" name="Рисунок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5E3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ED65216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F17C772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6E4B35C1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65A290B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BE5759E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0CDE1A73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3FA95E68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F979133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4AA2E10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FB6022B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247DE3BF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0C96CBBD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012D1BA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3D048BA9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726EA9FC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A7C0F5A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2465AB44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6B6812B0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2A1D29E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6519A16E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2352F558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409AF887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143D186E" w14:textId="77777777" w:rsidR="00BE5950" w:rsidRDefault="00BE5950" w:rsidP="00BE5950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FE02DDF" w14:textId="77777777" w:rsidR="006305F5" w:rsidRPr="005D7D1D" w:rsidRDefault="006305F5" w:rsidP="006305F5">
      <w:pPr>
        <w:rPr>
          <w:rFonts w:ascii="Times New Roman" w:hAnsi="Times New Roman"/>
          <w:szCs w:val="24"/>
        </w:rPr>
      </w:pPr>
    </w:p>
    <w:p w14:paraId="364CAA4A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62DB066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1D518E4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3728A285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2CEF8AEE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CB1924A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3462C2D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6198799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C73DCD6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13EBD915" w14:textId="31CF54B5" w:rsidR="00BE5950" w:rsidRDefault="00BE5950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6D517AC" w14:textId="087BCBB2" w:rsidR="006305F5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4" w:name="_Toc214888731"/>
      <w:bookmarkStart w:id="65" w:name="_Toc218605550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r>
        <w:rPr>
          <w:rStyle w:val="ae"/>
          <w:rFonts w:ascii="Times New Roman" w:hAnsi="Times New Roman"/>
          <w:b/>
        </w:rPr>
        <w:t xml:space="preserve">4   </w:t>
      </w:r>
      <w:bookmarkEnd w:id="64"/>
      <w:bookmarkEnd w:id="65"/>
      <w:r w:rsidR="00BE5950" w:rsidRPr="00BE5950">
        <w:rPr>
          <w:rFonts w:ascii="Times New Roman" w:hAnsi="Times New Roman"/>
        </w:rPr>
        <w:t>ОАО «</w:t>
      </w:r>
      <w:r w:rsidR="00BE5950">
        <w:rPr>
          <w:rStyle w:val="ae"/>
          <w:rFonts w:ascii="Times New Roman" w:hAnsi="Times New Roman"/>
          <w:b/>
        </w:rPr>
        <w:t xml:space="preserve">Банк </w:t>
      </w:r>
      <w:proofErr w:type="spellStart"/>
      <w:r w:rsidR="00BE5950">
        <w:rPr>
          <w:rStyle w:val="ae"/>
          <w:rFonts w:ascii="Times New Roman" w:hAnsi="Times New Roman"/>
          <w:b/>
        </w:rPr>
        <w:t>Дабрабыт</w:t>
      </w:r>
      <w:proofErr w:type="spellEnd"/>
      <w:r w:rsidR="00BE5950" w:rsidRPr="00BE5950">
        <w:rPr>
          <w:rFonts w:ascii="Times New Roman" w:hAnsi="Times New Roman"/>
        </w:rPr>
        <w:t>»</w:t>
      </w:r>
    </w:p>
    <w:p w14:paraId="014D15BA" w14:textId="528D629E" w:rsidR="006305F5" w:rsidRPr="002A4697" w:rsidRDefault="006305F5" w:rsidP="006305F5"/>
    <w:p w14:paraId="05473014" w14:textId="110C0C96" w:rsidR="00BE5950" w:rsidRDefault="00BE5950" w:rsidP="006305F5">
      <w:pPr>
        <w:pStyle w:val="afd"/>
        <w:numPr>
          <w:ilvl w:val="0"/>
          <w:numId w:val="14"/>
        </w:numPr>
        <w:spacing w:after="0" w:line="259" w:lineRule="auto"/>
        <w:ind w:left="426" w:hanging="426"/>
        <w:rPr>
          <w:rFonts w:ascii="Times New Roman" w:hAnsi="Times New Roman" w:cs="Times New Roman"/>
        </w:rPr>
      </w:pPr>
      <w:r w:rsidRPr="00BE5950">
        <w:rPr>
          <w:rFonts w:ascii="Times New Roman" w:hAnsi="Times New Roman" w:cs="Times New Roman"/>
          <w:b/>
        </w:rPr>
        <w:t xml:space="preserve">ОАО </w:t>
      </w:r>
      <w:r w:rsidRPr="00BE5950">
        <w:rPr>
          <w:rFonts w:ascii="Times New Roman" w:hAnsi="Times New Roman" w:cs="Times New Roman"/>
        </w:rPr>
        <w:t>«</w:t>
      </w:r>
      <w:r w:rsidRPr="00BE5950">
        <w:rPr>
          <w:rStyle w:val="ae"/>
          <w:rFonts w:ascii="Times New Roman" w:hAnsi="Times New Roman"/>
        </w:rPr>
        <w:t xml:space="preserve">Банк </w:t>
      </w:r>
      <w:proofErr w:type="spellStart"/>
      <w:r w:rsidRPr="00BE5950">
        <w:rPr>
          <w:rStyle w:val="ae"/>
          <w:rFonts w:ascii="Times New Roman" w:hAnsi="Times New Roman"/>
        </w:rPr>
        <w:t>Дабрабыт</w:t>
      </w:r>
      <w:proofErr w:type="spellEnd"/>
      <w:r w:rsidRPr="00BE5950">
        <w:rPr>
          <w:rFonts w:ascii="Times New Roman" w:hAnsi="Times New Roman" w:cs="Times New Roman"/>
        </w:rPr>
        <w:t>»</w:t>
      </w:r>
    </w:p>
    <w:p w14:paraId="164B90B7" w14:textId="77777777" w:rsidR="00BE5950" w:rsidRDefault="00BE5950">
      <w:pPr>
        <w:spacing w:after="160" w:line="259" w:lineRule="auto"/>
        <w:jc w:val="left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</w:rPr>
        <w:br w:type="page"/>
      </w:r>
    </w:p>
    <w:p w14:paraId="2D9C1FD7" w14:textId="5DF89D3E" w:rsidR="006305F5" w:rsidRPr="00AA73A3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6" w:name="_Toc214888733"/>
      <w:bookmarkStart w:id="67" w:name="_Toc218605551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proofErr w:type="gramStart"/>
      <w:r>
        <w:rPr>
          <w:rStyle w:val="ae"/>
          <w:rFonts w:ascii="Times New Roman" w:hAnsi="Times New Roman"/>
          <w:b/>
        </w:rPr>
        <w:t xml:space="preserve">5  </w:t>
      </w:r>
      <w:bookmarkEnd w:id="66"/>
      <w:bookmarkEnd w:id="67"/>
      <w:r w:rsidR="00BE5950" w:rsidRPr="009C5B59">
        <w:rPr>
          <w:rFonts w:ascii="Times New Roman" w:hAnsi="Times New Roman"/>
        </w:rPr>
        <w:t>«</w:t>
      </w:r>
      <w:proofErr w:type="spellStart"/>
      <w:proofErr w:type="gramEnd"/>
      <w:r w:rsidR="00BE5950">
        <w:rPr>
          <w:rFonts w:ascii="Times New Roman" w:hAnsi="Times New Roman"/>
        </w:rPr>
        <w:t>Паритет</w:t>
      </w:r>
      <w:r w:rsidR="00BE5950" w:rsidRPr="009C5B59">
        <w:rPr>
          <w:rFonts w:ascii="Times New Roman" w:hAnsi="Times New Roman"/>
        </w:rPr>
        <w:t>банк</w:t>
      </w:r>
      <w:proofErr w:type="spellEnd"/>
      <w:r w:rsidR="00BE5950" w:rsidRPr="009C5B59">
        <w:rPr>
          <w:rFonts w:ascii="Times New Roman" w:hAnsi="Times New Roman"/>
        </w:rPr>
        <w:t>»</w:t>
      </w:r>
    </w:p>
    <w:p w14:paraId="597E3F4A" w14:textId="77777777" w:rsidR="006305F5" w:rsidRDefault="006305F5" w:rsidP="006305F5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7BCC5E7A" w14:textId="1FC1A621" w:rsidR="006305F5" w:rsidRPr="00BE5950" w:rsidRDefault="00BE5950" w:rsidP="00B8410A">
      <w:pPr>
        <w:pStyle w:val="afd"/>
        <w:numPr>
          <w:ilvl w:val="0"/>
          <w:numId w:val="15"/>
        </w:numPr>
        <w:spacing w:after="0" w:line="259" w:lineRule="auto"/>
        <w:ind w:left="426" w:hanging="426"/>
        <w:rPr>
          <w:rFonts w:ascii="Times New Roman" w:hAnsi="Times New Roman" w:cs="Times New Roman"/>
          <w:b/>
        </w:rPr>
      </w:pPr>
      <w:r w:rsidRPr="009C5B59">
        <w:rPr>
          <w:rFonts w:ascii="Times New Roman" w:hAnsi="Times New Roman" w:cs="Times New Roman"/>
          <w:b/>
        </w:rPr>
        <w:t>ОАО «</w:t>
      </w:r>
      <w:proofErr w:type="spellStart"/>
      <w:r>
        <w:rPr>
          <w:rFonts w:ascii="Times New Roman" w:hAnsi="Times New Roman" w:cs="Times New Roman"/>
          <w:b/>
        </w:rPr>
        <w:t>Паритет</w:t>
      </w:r>
      <w:r w:rsidRPr="009C5B59">
        <w:rPr>
          <w:rFonts w:ascii="Times New Roman" w:hAnsi="Times New Roman" w:cs="Times New Roman"/>
          <w:b/>
        </w:rPr>
        <w:t>банк</w:t>
      </w:r>
      <w:proofErr w:type="spellEnd"/>
      <w:r w:rsidRPr="009C5B59">
        <w:rPr>
          <w:rFonts w:ascii="Times New Roman" w:hAnsi="Times New Roman" w:cs="Times New Roman"/>
          <w:b/>
        </w:rPr>
        <w:t>»</w:t>
      </w:r>
    </w:p>
    <w:p w14:paraId="5CDB9BEF" w14:textId="7DF0F912" w:rsidR="00BE5950" w:rsidRDefault="006305F5" w:rsidP="00BE5950">
      <w:pPr>
        <w:jc w:val="left"/>
      </w:pPr>
      <w:r w:rsidRPr="00063669">
        <w:rPr>
          <w:rFonts w:ascii="Times New Roman" w:hAnsi="Times New Roman"/>
          <w:sz w:val="28"/>
          <w:szCs w:val="28"/>
        </w:rPr>
        <w:t xml:space="preserve">Ссылка для сбора информации </w:t>
      </w:r>
    </w:p>
    <w:p w14:paraId="209027AB" w14:textId="77777777" w:rsidR="00BE5950" w:rsidRDefault="00BE5950">
      <w:pPr>
        <w:spacing w:after="160" w:line="259" w:lineRule="auto"/>
        <w:jc w:val="left"/>
      </w:pPr>
      <w:r>
        <w:br w:type="page"/>
      </w:r>
    </w:p>
    <w:p w14:paraId="3A59A957" w14:textId="301B4852" w:rsidR="006305F5" w:rsidRPr="00BE5950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8" w:name="_Toc218605552"/>
      <w:r w:rsidRPr="00AA73A3">
        <w:rPr>
          <w:rStyle w:val="ae"/>
          <w:rFonts w:ascii="Times New Roman" w:hAnsi="Times New Roman"/>
          <w:b/>
        </w:rPr>
        <w:lastRenderedPageBreak/>
        <w:t xml:space="preserve">Приложение </w:t>
      </w:r>
      <w:r>
        <w:rPr>
          <w:rStyle w:val="ae"/>
          <w:rFonts w:ascii="Times New Roman" w:hAnsi="Times New Roman"/>
          <w:b/>
        </w:rPr>
        <w:t xml:space="preserve">6   </w:t>
      </w:r>
      <w:bookmarkEnd w:id="68"/>
      <w:r w:rsidR="00BE5950">
        <w:rPr>
          <w:rStyle w:val="ae"/>
          <w:rFonts w:ascii="Times New Roman" w:hAnsi="Times New Roman"/>
          <w:b/>
        </w:rPr>
        <w:t>Сбербанк</w:t>
      </w:r>
    </w:p>
    <w:p w14:paraId="1CC24E11" w14:textId="77777777" w:rsidR="006305F5" w:rsidRDefault="006305F5" w:rsidP="006305F5"/>
    <w:p w14:paraId="6539A562" w14:textId="77777777" w:rsidR="006305F5" w:rsidRPr="002A4697" w:rsidRDefault="006305F5" w:rsidP="006305F5"/>
    <w:p w14:paraId="6F8A9E2E" w14:textId="2FFA4D25" w:rsidR="006305F5" w:rsidRDefault="00BE5950" w:rsidP="006305F5">
      <w:pPr>
        <w:pStyle w:val="afd"/>
        <w:numPr>
          <w:ilvl w:val="0"/>
          <w:numId w:val="17"/>
        </w:numPr>
        <w:spacing w:after="0" w:line="259" w:lineRule="auto"/>
        <w:ind w:left="426" w:hanging="426"/>
        <w:rPr>
          <w:rFonts w:ascii="Times New Roman" w:hAnsi="Times New Roman" w:cs="Times New Roman"/>
          <w:b/>
        </w:rPr>
      </w:pPr>
      <w:r w:rsidRPr="00BE5950">
        <w:rPr>
          <w:rFonts w:ascii="Times New Roman" w:hAnsi="Times New Roman" w:cs="Times New Roman"/>
          <w:b/>
        </w:rPr>
        <w:t>Сбербанк</w:t>
      </w:r>
    </w:p>
    <w:p w14:paraId="33E33509" w14:textId="77777777" w:rsidR="006305F5" w:rsidRPr="008747E1" w:rsidRDefault="006305F5" w:rsidP="006305F5">
      <w:pPr>
        <w:pStyle w:val="afd"/>
        <w:spacing w:after="0" w:line="259" w:lineRule="auto"/>
        <w:ind w:left="426"/>
        <w:rPr>
          <w:rFonts w:ascii="Times New Roman" w:hAnsi="Times New Roman" w:cs="Times New Roman"/>
          <w:b/>
        </w:rPr>
      </w:pPr>
    </w:p>
    <w:p w14:paraId="2E766A85" w14:textId="46DEE99F" w:rsidR="006305F5" w:rsidRPr="0001726E" w:rsidRDefault="006305F5" w:rsidP="006305F5">
      <w:pPr>
        <w:rPr>
          <w:rFonts w:ascii="Times New Roman" w:hAnsi="Times New Roman"/>
          <w:sz w:val="28"/>
          <w:szCs w:val="28"/>
        </w:rPr>
      </w:pPr>
      <w:proofErr w:type="gramStart"/>
      <w:r w:rsidRPr="0001726E">
        <w:rPr>
          <w:rFonts w:ascii="Times New Roman" w:hAnsi="Times New Roman"/>
          <w:sz w:val="28"/>
          <w:szCs w:val="28"/>
        </w:rPr>
        <w:t>Ссылка  для</w:t>
      </w:r>
      <w:proofErr w:type="gramEnd"/>
      <w:r w:rsidRPr="0001726E">
        <w:rPr>
          <w:rFonts w:ascii="Times New Roman" w:hAnsi="Times New Roman"/>
          <w:sz w:val="28"/>
          <w:szCs w:val="28"/>
        </w:rPr>
        <w:t xml:space="preserve"> сбора информации </w:t>
      </w:r>
    </w:p>
    <w:p w14:paraId="1837FBF3" w14:textId="77777777" w:rsidR="00BE5950" w:rsidRDefault="00BE5950">
      <w:pPr>
        <w:spacing w:after="160" w:line="259" w:lineRule="auto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F3B174D" w14:textId="6060A889" w:rsidR="006305F5" w:rsidRDefault="006305F5" w:rsidP="00BE5950">
      <w:pPr>
        <w:suppressAutoHyphens/>
        <w:rPr>
          <w:rFonts w:ascii="Times New Roman" w:hAnsi="Times New Roman"/>
          <w:szCs w:val="24"/>
        </w:rPr>
      </w:pPr>
      <w:r w:rsidRPr="0001726E">
        <w:rPr>
          <w:rFonts w:ascii="Times New Roman" w:hAnsi="Times New Roman"/>
          <w:i/>
          <w:sz w:val="28"/>
          <w:szCs w:val="28"/>
        </w:rPr>
        <w:lastRenderedPageBreak/>
        <w:t xml:space="preserve"> </w:t>
      </w:r>
      <w:r w:rsidRPr="003F62E2">
        <w:rPr>
          <w:rFonts w:ascii="Times New Roman" w:hAnsi="Times New Roman"/>
          <w:szCs w:val="24"/>
        </w:rPr>
        <w:t xml:space="preserve"> </w:t>
      </w:r>
    </w:p>
    <w:p w14:paraId="47D40BA2" w14:textId="42E78212" w:rsidR="00BE5950" w:rsidRPr="00BE5950" w:rsidRDefault="00BE5950" w:rsidP="00BE5950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bookmarkStart w:id="69" w:name="_Toc214888739"/>
      <w:bookmarkStart w:id="70" w:name="_Toc218605553"/>
      <w:r w:rsidRPr="00AA73A3">
        <w:rPr>
          <w:rStyle w:val="ae"/>
          <w:rFonts w:ascii="Times New Roman" w:hAnsi="Times New Roman"/>
          <w:b/>
        </w:rPr>
        <w:t xml:space="preserve">Приложение </w:t>
      </w:r>
      <w:proofErr w:type="gramStart"/>
      <w:r>
        <w:rPr>
          <w:rStyle w:val="ae"/>
          <w:rFonts w:ascii="Times New Roman" w:hAnsi="Times New Roman"/>
          <w:b/>
        </w:rPr>
        <w:t>7</w:t>
      </w:r>
      <w:r w:rsidR="00C10536">
        <w:rPr>
          <w:rStyle w:val="ae"/>
          <w:rFonts w:ascii="Times New Roman" w:hAnsi="Times New Roman"/>
          <w:b/>
        </w:rPr>
        <w:t xml:space="preserve">  </w:t>
      </w:r>
      <w:proofErr w:type="spellStart"/>
      <w:r w:rsidR="00C10536">
        <w:rPr>
          <w:rStyle w:val="ae"/>
          <w:rFonts w:ascii="Times New Roman" w:hAnsi="Times New Roman"/>
          <w:b/>
        </w:rPr>
        <w:t>Белгазпромбанк</w:t>
      </w:r>
      <w:proofErr w:type="spellEnd"/>
      <w:proofErr w:type="gramEnd"/>
    </w:p>
    <w:p w14:paraId="2CCF2490" w14:textId="77777777" w:rsidR="00BE5950" w:rsidRDefault="00BE5950" w:rsidP="00BE5950"/>
    <w:p w14:paraId="21BA7292" w14:textId="77777777" w:rsidR="00BE5950" w:rsidRPr="002A4697" w:rsidRDefault="00BE5950" w:rsidP="00BE5950"/>
    <w:p w14:paraId="08C9FEBE" w14:textId="622F2A76" w:rsidR="00BE5950" w:rsidRPr="00C10536" w:rsidRDefault="00C10536" w:rsidP="00BE5950">
      <w:pPr>
        <w:pStyle w:val="afd"/>
        <w:numPr>
          <w:ilvl w:val="0"/>
          <w:numId w:val="17"/>
        </w:numPr>
        <w:spacing w:after="0" w:line="259" w:lineRule="auto"/>
        <w:ind w:left="426" w:hanging="426"/>
        <w:rPr>
          <w:rStyle w:val="ae"/>
          <w:rFonts w:ascii="Times New Roman" w:hAnsi="Times New Roman" w:cs="Times New Roman"/>
          <w:b w:val="0"/>
        </w:rPr>
      </w:pPr>
      <w:r>
        <w:rPr>
          <w:rStyle w:val="ae"/>
          <w:rFonts w:ascii="Times New Roman" w:hAnsi="Times New Roman"/>
        </w:rPr>
        <w:t>ОАО «</w:t>
      </w:r>
      <w:proofErr w:type="spellStart"/>
      <w:r w:rsidRPr="00C10536">
        <w:rPr>
          <w:rStyle w:val="ae"/>
          <w:rFonts w:ascii="Times New Roman" w:hAnsi="Times New Roman"/>
        </w:rPr>
        <w:t>Белгазпромбанк</w:t>
      </w:r>
      <w:proofErr w:type="spellEnd"/>
      <w:r>
        <w:rPr>
          <w:rStyle w:val="ae"/>
          <w:rFonts w:ascii="Times New Roman" w:hAnsi="Times New Roman"/>
        </w:rPr>
        <w:t>»</w:t>
      </w:r>
    </w:p>
    <w:p w14:paraId="467CE348" w14:textId="009FF528" w:rsidR="00C10536" w:rsidRPr="00C10536" w:rsidRDefault="00C10536" w:rsidP="00C10536">
      <w:pPr>
        <w:spacing w:line="259" w:lineRule="auto"/>
        <w:rPr>
          <w:rStyle w:val="ae"/>
          <w:rFonts w:ascii="Times New Roman" w:hAnsi="Times New Roman"/>
          <w:b w:val="0"/>
        </w:rPr>
      </w:pPr>
      <w:r w:rsidRPr="0001726E">
        <w:rPr>
          <w:rFonts w:ascii="Times New Roman" w:hAnsi="Times New Roman"/>
          <w:sz w:val="28"/>
          <w:szCs w:val="28"/>
        </w:rPr>
        <w:t>Ссылка  для сбора информации</w:t>
      </w:r>
      <w:r>
        <w:rPr>
          <w:rFonts w:ascii="Times New Roman" w:hAnsi="Times New Roman"/>
          <w:sz w:val="28"/>
          <w:szCs w:val="28"/>
        </w:rPr>
        <w:t xml:space="preserve"> - </w:t>
      </w:r>
      <w:hyperlink r:id="rId168" w:history="1">
        <w:r w:rsidRPr="00C10536">
          <w:rPr>
            <w:rStyle w:val="af4"/>
            <w:rFonts w:ascii="Times New Roman" w:hAnsi="Times New Roman"/>
            <w:sz w:val="28"/>
            <w:szCs w:val="28"/>
          </w:rPr>
          <w:t>https://belgazprombank.by/personal_banking/krediti/</w:t>
        </w:r>
      </w:hyperlink>
    </w:p>
    <w:p w14:paraId="1E1115C7" w14:textId="3EDF3E59" w:rsidR="00C10536" w:rsidRPr="00C10536" w:rsidRDefault="00C10536" w:rsidP="00C10536">
      <w:pPr>
        <w:spacing w:line="259" w:lineRule="auto"/>
        <w:rPr>
          <w:rFonts w:ascii="Times New Roman" w:hAnsi="Times New Roman"/>
        </w:rPr>
      </w:pPr>
    </w:p>
    <w:p w14:paraId="0E2AF7DD" w14:textId="77777777" w:rsidR="00C10536" w:rsidRPr="000419F5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9D5020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I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.</w:t>
      </w:r>
      <w:r>
        <w:rPr>
          <w:rFonts w:ascii="Times New Roman" w:hAnsi="Times New Roman"/>
          <w:b/>
          <w:i/>
          <w:sz w:val="28"/>
          <w:szCs w:val="28"/>
          <w:u w:val="single"/>
        </w:rPr>
        <w:t xml:space="preserve"> 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Кредиты</w:t>
      </w:r>
      <w:r w:rsidRPr="000419F5">
        <w:rPr>
          <w:rFonts w:ascii="Times New Roman" w:hAnsi="Times New Roman"/>
          <w:b/>
          <w:i/>
          <w:sz w:val="28"/>
          <w:szCs w:val="28"/>
          <w:u w:val="single"/>
        </w:rPr>
        <w:t xml:space="preserve"> на недвижимость</w:t>
      </w:r>
    </w:p>
    <w:p w14:paraId="2173833F" w14:textId="77777777" w:rsidR="00C10536" w:rsidRPr="00A31604" w:rsidRDefault="00C10536" w:rsidP="00C10536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77ED6EF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Зайти на</w:t>
      </w:r>
      <w:r w:rsidRPr="00A31604">
        <w:rPr>
          <w:rFonts w:ascii="Times New Roman" w:hAnsi="Times New Roman"/>
          <w:sz w:val="28"/>
          <w:szCs w:val="28"/>
        </w:rPr>
        <w:t xml:space="preserve"> сайт банка </w:t>
      </w:r>
      <w:r w:rsidRPr="008F2307">
        <w:rPr>
          <w:rFonts w:ascii="Times New Roman" w:hAnsi="Times New Roman"/>
          <w:sz w:val="28"/>
          <w:szCs w:val="28"/>
        </w:rPr>
        <w:t>(</w:t>
      </w:r>
      <w:hyperlink r:id="rId169" w:history="1">
        <w:r w:rsidRPr="008F2307">
          <w:rPr>
            <w:rStyle w:val="af4"/>
            <w:rFonts w:ascii="Times New Roman" w:hAnsi="Times New Roman"/>
            <w:szCs w:val="28"/>
          </w:rPr>
          <w:t>https://belgazprombank.by/</w:t>
        </w:r>
      </w:hyperlink>
      <w:r w:rsidRPr="008F2307">
        <w:rPr>
          <w:rFonts w:ascii="Times New Roman" w:hAnsi="Times New Roman"/>
          <w:sz w:val="28"/>
          <w:szCs w:val="28"/>
        </w:rPr>
        <w:t xml:space="preserve">) </w:t>
      </w:r>
    </w:p>
    <w:p w14:paraId="080880DE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6EC9F14" wp14:editId="3E9F7AFD">
                <wp:simplePos x="0" y="0"/>
                <wp:positionH relativeFrom="column">
                  <wp:posOffset>1442085</wp:posOffset>
                </wp:positionH>
                <wp:positionV relativeFrom="paragraph">
                  <wp:posOffset>172085</wp:posOffset>
                </wp:positionV>
                <wp:extent cx="342900" cy="381000"/>
                <wp:effectExtent l="0" t="38100" r="57150" b="19050"/>
                <wp:wrapNone/>
                <wp:docPr id="482" name="Прямая со стрелкой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437AE" id="Прямая со стрелкой 482" o:spid="_x0000_s1026" type="#_x0000_t32" style="position:absolute;margin-left:113.55pt;margin-top:13.55pt;width:27pt;height:30pt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73E02A5" wp14:editId="70F83966">
            <wp:extent cx="6299835" cy="3525520"/>
            <wp:effectExtent l="0" t="0" r="5715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89A8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6561D708" w14:textId="77777777" w:rsidR="00C10536" w:rsidRPr="008F2307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Открыть вкладку</w:t>
      </w:r>
      <w:r w:rsidRPr="00A31604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Частным лицам</w:t>
      </w:r>
      <w:r w:rsidRPr="00A31604">
        <w:rPr>
          <w:rFonts w:ascii="Times New Roman" w:hAnsi="Times New Roman"/>
          <w:sz w:val="28"/>
          <w:szCs w:val="28"/>
        </w:rPr>
        <w:t xml:space="preserve">» </w:t>
      </w:r>
      <w:r w:rsidRPr="008F2307">
        <w:rPr>
          <w:rFonts w:ascii="Times New Roman" w:hAnsi="Times New Roman"/>
          <w:sz w:val="28"/>
          <w:szCs w:val="28"/>
        </w:rPr>
        <w:t>(</w:t>
      </w:r>
      <w:hyperlink r:id="rId171" w:history="1">
        <w:r w:rsidRPr="008F2307">
          <w:rPr>
            <w:rStyle w:val="af4"/>
            <w:rFonts w:ascii="Times New Roman" w:hAnsi="Times New Roman"/>
            <w:szCs w:val="28"/>
          </w:rPr>
          <w:t>https://belgazprombank.by/personal_banking/</w:t>
        </w:r>
      </w:hyperlink>
      <w:r>
        <w:rPr>
          <w:rFonts w:ascii="Times New Roman" w:hAnsi="Times New Roman"/>
          <w:sz w:val="28"/>
          <w:szCs w:val="28"/>
        </w:rPr>
        <w:t>)</w:t>
      </w:r>
    </w:p>
    <w:p w14:paraId="75834869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BEE680" wp14:editId="1F9DC4CC">
                <wp:simplePos x="0" y="0"/>
                <wp:positionH relativeFrom="column">
                  <wp:posOffset>908685</wp:posOffset>
                </wp:positionH>
                <wp:positionV relativeFrom="paragraph">
                  <wp:posOffset>367665</wp:posOffset>
                </wp:positionV>
                <wp:extent cx="342900" cy="381000"/>
                <wp:effectExtent l="0" t="38100" r="57150" b="19050"/>
                <wp:wrapNone/>
                <wp:docPr id="483" name="Прямая со стрелкой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612FA" id="Прямая со стрелкой 483" o:spid="_x0000_s1026" type="#_x0000_t32" style="position:absolute;margin-left:71.55pt;margin-top:28.95pt;width:27pt;height:30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293892D" wp14:editId="71022643">
            <wp:extent cx="6299835" cy="3430270"/>
            <wp:effectExtent l="0" t="0" r="571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E3AC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</w:p>
    <w:p w14:paraId="20941D52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Открыть </w:t>
      </w:r>
      <w:r w:rsidRPr="00A31604">
        <w:rPr>
          <w:rFonts w:ascii="Times New Roman" w:hAnsi="Times New Roman"/>
          <w:sz w:val="28"/>
          <w:szCs w:val="28"/>
        </w:rPr>
        <w:t>вкладку «</w:t>
      </w:r>
      <w:r>
        <w:rPr>
          <w:rFonts w:ascii="Times New Roman" w:hAnsi="Times New Roman"/>
          <w:sz w:val="28"/>
          <w:szCs w:val="28"/>
        </w:rPr>
        <w:t>К</w:t>
      </w:r>
      <w:r w:rsidRPr="00A31604">
        <w:rPr>
          <w:rFonts w:ascii="Times New Roman" w:hAnsi="Times New Roman"/>
          <w:sz w:val="28"/>
          <w:szCs w:val="28"/>
        </w:rPr>
        <w:t xml:space="preserve">редиты» и перейти по ссылке </w:t>
      </w:r>
      <w:hyperlink r:id="rId173" w:history="1">
        <w:r w:rsidRPr="008F2307">
          <w:rPr>
            <w:rStyle w:val="af4"/>
            <w:rFonts w:ascii="Times New Roman" w:hAnsi="Times New Roman"/>
            <w:szCs w:val="28"/>
          </w:rPr>
          <w:t>https://belgazprombank.by/personal_banking/krediti/</w:t>
        </w:r>
      </w:hyperlink>
      <w:r>
        <w:rPr>
          <w:rFonts w:ascii="Times New Roman" w:hAnsi="Times New Roman"/>
          <w:sz w:val="28"/>
          <w:szCs w:val="28"/>
        </w:rPr>
        <w:t xml:space="preserve"> </w:t>
      </w:r>
      <w:r w:rsidRPr="00A31604">
        <w:rPr>
          <w:rFonts w:ascii="Times New Roman" w:hAnsi="Times New Roman"/>
          <w:sz w:val="28"/>
          <w:szCs w:val="28"/>
        </w:rPr>
        <w:t>к перечню кредитных продуктов</w:t>
      </w:r>
    </w:p>
    <w:p w14:paraId="6D35927A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A82CAE7" wp14:editId="06AF0CB6">
                <wp:simplePos x="0" y="0"/>
                <wp:positionH relativeFrom="column">
                  <wp:posOffset>2080260</wp:posOffset>
                </wp:positionH>
                <wp:positionV relativeFrom="paragraph">
                  <wp:posOffset>441960</wp:posOffset>
                </wp:positionV>
                <wp:extent cx="514350" cy="257175"/>
                <wp:effectExtent l="38100" t="38100" r="19050" b="28575"/>
                <wp:wrapNone/>
                <wp:docPr id="484" name="Прямая со стрелкой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F861A2" id="Прямая со стрелкой 484" o:spid="_x0000_s1026" type="#_x0000_t32" style="position:absolute;margin-left:163.8pt;margin-top:34.8pt;width:40.5pt;height:20.25pt;flip:x 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4876149" wp14:editId="58ABE5B7">
            <wp:extent cx="6299835" cy="3378835"/>
            <wp:effectExtent l="0" t="0" r="571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3B4C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</w:p>
    <w:p w14:paraId="508C9884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</w:t>
      </w:r>
      <w:r w:rsidRPr="00A3160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A31604">
        <w:rPr>
          <w:rFonts w:ascii="Times New Roman" w:hAnsi="Times New Roman"/>
          <w:sz w:val="28"/>
          <w:szCs w:val="28"/>
        </w:rPr>
        <w:t xml:space="preserve"> вкладку «</w:t>
      </w:r>
      <w:r>
        <w:rPr>
          <w:rFonts w:ascii="Times New Roman" w:hAnsi="Times New Roman"/>
          <w:sz w:val="28"/>
          <w:szCs w:val="28"/>
        </w:rPr>
        <w:t>Н</w:t>
      </w:r>
      <w:r w:rsidRPr="00A31604">
        <w:rPr>
          <w:rFonts w:ascii="Times New Roman" w:hAnsi="Times New Roman"/>
          <w:sz w:val="28"/>
          <w:szCs w:val="28"/>
        </w:rPr>
        <w:t>едвижимость» и перейти по ссылке к перечню кредитных продуктов</w:t>
      </w:r>
      <w:r>
        <w:t xml:space="preserve"> </w:t>
      </w:r>
      <w:hyperlink r:id="rId175" w:history="1">
        <w:r w:rsidRPr="00A31604">
          <w:rPr>
            <w:rStyle w:val="af4"/>
            <w:rFonts w:ascii="Times New Roman" w:hAnsi="Times New Roman"/>
            <w:szCs w:val="28"/>
          </w:rPr>
          <w:t>https://www.belapb.by/chastnomu-klientu/kredity/filter/purpose_loan-is-nedvijimost/apply/</w:t>
        </w:r>
      </w:hyperlink>
      <w:r w:rsidRPr="00A31604">
        <w:rPr>
          <w:rFonts w:ascii="Times New Roman" w:hAnsi="Times New Roman"/>
          <w:sz w:val="28"/>
          <w:szCs w:val="28"/>
        </w:rPr>
        <w:t xml:space="preserve"> </w:t>
      </w:r>
    </w:p>
    <w:p w14:paraId="3CC3EBDA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5988029" wp14:editId="56798733">
                <wp:simplePos x="0" y="0"/>
                <wp:positionH relativeFrom="column">
                  <wp:posOffset>5060950</wp:posOffset>
                </wp:positionH>
                <wp:positionV relativeFrom="paragraph">
                  <wp:posOffset>3969385</wp:posOffset>
                </wp:positionV>
                <wp:extent cx="542925" cy="304800"/>
                <wp:effectExtent l="38100" t="38100" r="28575" b="19050"/>
                <wp:wrapNone/>
                <wp:docPr id="485" name="Прямая со стрелкой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3048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B5598" id="Прямая со стрелкой 485" o:spid="_x0000_s1026" type="#_x0000_t32" style="position:absolute;margin-left:398.5pt;margin-top:312.55pt;width:42.75pt;height:24pt;flip:x 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F44955C" wp14:editId="55229821">
            <wp:extent cx="6299835" cy="4427855"/>
            <wp:effectExtent l="0" t="0" r="5715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D340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</w:p>
    <w:p w14:paraId="69241BE8" w14:textId="77777777" w:rsidR="00C10536" w:rsidRPr="00A31604" w:rsidRDefault="00C10536" w:rsidP="00C10536">
      <w:pPr>
        <w:rPr>
          <w:rFonts w:ascii="Times New Roman" w:hAnsi="Times New Roman"/>
          <w:sz w:val="28"/>
          <w:szCs w:val="28"/>
        </w:rPr>
      </w:pPr>
    </w:p>
    <w:p w14:paraId="294F956F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После открытия вкладки «Недвижимость» открыть каждый кредитный продукт, размещенный в ней, и извлечь следующие данные:</w:t>
      </w:r>
    </w:p>
    <w:p w14:paraId="6D248A5B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вид кредита; </w:t>
      </w:r>
    </w:p>
    <w:p w14:paraId="2DDCA664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процентная ставка;</w:t>
      </w:r>
    </w:p>
    <w:p w14:paraId="04E8225F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срок;</w:t>
      </w:r>
    </w:p>
    <w:p w14:paraId="587B5A65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максимальная сумма;</w:t>
      </w:r>
    </w:p>
    <w:p w14:paraId="0F47C44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обеспечение;</w:t>
      </w:r>
    </w:p>
    <w:p w14:paraId="4F41039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способ уплаты платежей;</w:t>
      </w:r>
    </w:p>
    <w:p w14:paraId="0C32F1F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отсрочка (при наличии).</w:t>
      </w:r>
    </w:p>
    <w:p w14:paraId="1978BF10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48467CBD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5.1.  </w:t>
      </w:r>
      <w:r w:rsidRPr="00CC18B0">
        <w:rPr>
          <w:rFonts w:ascii="Times New Roman" w:hAnsi="Times New Roman"/>
          <w:sz w:val="28"/>
          <w:szCs w:val="28"/>
        </w:rPr>
        <w:t>Программа «Скоро новоселье»</w:t>
      </w:r>
      <w:r>
        <w:rPr>
          <w:rFonts w:ascii="Times New Roman" w:hAnsi="Times New Roman"/>
          <w:sz w:val="28"/>
          <w:szCs w:val="28"/>
        </w:rPr>
        <w:t xml:space="preserve"> - нажать кнопку «Подробнее» (</w:t>
      </w:r>
      <w:hyperlink r:id="rId177" w:history="1">
        <w:r w:rsidRPr="00C95DF4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https://belgazprombank.by/personal_banking/krediti/kredit_na_priobretenie_i_stroitel_stvo_n/programma-skoro-novosele/</w:t>
        </w:r>
      </w:hyperlink>
      <w:r>
        <w:rPr>
          <w:rFonts w:ascii="Times New Roman" w:hAnsi="Times New Roman"/>
          <w:sz w:val="28"/>
          <w:szCs w:val="28"/>
        </w:rPr>
        <w:t>)</w:t>
      </w:r>
    </w:p>
    <w:p w14:paraId="532C33C7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61CB4051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B32FC30" wp14:editId="5E017AE1">
                <wp:simplePos x="0" y="0"/>
                <wp:positionH relativeFrom="column">
                  <wp:posOffset>2327910</wp:posOffset>
                </wp:positionH>
                <wp:positionV relativeFrom="paragraph">
                  <wp:posOffset>2613660</wp:posOffset>
                </wp:positionV>
                <wp:extent cx="514350" cy="257175"/>
                <wp:effectExtent l="38100" t="38100" r="19050" b="28575"/>
                <wp:wrapNone/>
                <wp:docPr id="486" name="Прямая со стрелкой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10D82" id="Прямая со стрелкой 486" o:spid="_x0000_s1026" type="#_x0000_t32" style="position:absolute;margin-left:183.3pt;margin-top:205.8pt;width:40.5pt;height:20.25pt;flip:x 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9D3E17A" wp14:editId="507DFA0F">
                <wp:simplePos x="0" y="0"/>
                <wp:positionH relativeFrom="column">
                  <wp:posOffset>2727960</wp:posOffset>
                </wp:positionH>
                <wp:positionV relativeFrom="paragraph">
                  <wp:posOffset>2080260</wp:posOffset>
                </wp:positionV>
                <wp:extent cx="514350" cy="257175"/>
                <wp:effectExtent l="38100" t="38100" r="19050" b="28575"/>
                <wp:wrapNone/>
                <wp:docPr id="487" name="Прямая со стрелкой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A9076" id="Прямая со стрелкой 487" o:spid="_x0000_s1026" type="#_x0000_t32" style="position:absolute;margin-left:214.8pt;margin-top:163.8pt;width:40.5pt;height:20.25pt;flip:x 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EEEB4B" wp14:editId="67C5478D">
                <wp:simplePos x="0" y="0"/>
                <wp:positionH relativeFrom="column">
                  <wp:posOffset>1670685</wp:posOffset>
                </wp:positionH>
                <wp:positionV relativeFrom="paragraph">
                  <wp:posOffset>4232910</wp:posOffset>
                </wp:positionV>
                <wp:extent cx="514350" cy="257175"/>
                <wp:effectExtent l="38100" t="38100" r="19050" b="28575"/>
                <wp:wrapNone/>
                <wp:docPr id="488" name="Прямая со стрелкой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35F09" id="Прямая со стрелкой 488" o:spid="_x0000_s1026" type="#_x0000_t32" style="position:absolute;margin-left:131.55pt;margin-top:333.3pt;width:40.5pt;height:20.25pt;flip:x 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656EBFA" wp14:editId="1FA7A40C">
            <wp:extent cx="6299835" cy="4360545"/>
            <wp:effectExtent l="0" t="0" r="5715" b="1905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5A4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43E6995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0094EEF5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5.1.1. Открыть вкладку «Условия» (</w:t>
      </w:r>
      <w:hyperlink r:id="rId179" w:history="1">
        <w:r w:rsidRPr="00C95DF4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https://belgazprombank.by/personal_banking/krediti/kredit_na_priobretenie_i_stroitel_stvo_n/programma-skoro-novosele/</w:t>
        </w:r>
      </w:hyperlink>
      <w:r>
        <w:rPr>
          <w:rFonts w:ascii="Times New Roman" w:hAnsi="Times New Roman"/>
          <w:sz w:val="28"/>
          <w:szCs w:val="28"/>
        </w:rPr>
        <w:t xml:space="preserve">) </w:t>
      </w:r>
    </w:p>
    <w:p w14:paraId="6C9FCC65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D4D2C1C" wp14:editId="14A22084">
                <wp:simplePos x="0" y="0"/>
                <wp:positionH relativeFrom="column">
                  <wp:posOffset>1099185</wp:posOffset>
                </wp:positionH>
                <wp:positionV relativeFrom="paragraph">
                  <wp:posOffset>924560</wp:posOffset>
                </wp:positionV>
                <wp:extent cx="514350" cy="257175"/>
                <wp:effectExtent l="38100" t="38100" r="19050" b="28575"/>
                <wp:wrapNone/>
                <wp:docPr id="489" name="Прямая со стрелкой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F7CF7" id="Прямая со стрелкой 489" o:spid="_x0000_s1026" type="#_x0000_t32" style="position:absolute;margin-left:86.55pt;margin-top:72.8pt;width:40.5pt;height:20.25pt;flip:x 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AC622A0" wp14:editId="0E2B1039">
            <wp:extent cx="6299835" cy="2891790"/>
            <wp:effectExtent l="0" t="0" r="5715" b="3810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4304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5.1.2. Выбрать необходимые данные:</w:t>
      </w:r>
    </w:p>
    <w:p w14:paraId="1924CD4B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1A01BF" wp14:editId="71C1C836">
                <wp:simplePos x="0" y="0"/>
                <wp:positionH relativeFrom="column">
                  <wp:posOffset>1148467</wp:posOffset>
                </wp:positionH>
                <wp:positionV relativeFrom="paragraph">
                  <wp:posOffset>3146233</wp:posOffset>
                </wp:positionV>
                <wp:extent cx="635331" cy="45719"/>
                <wp:effectExtent l="0" t="57150" r="12700" b="50165"/>
                <wp:wrapNone/>
                <wp:docPr id="490" name="Прямая со стрелкой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331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701B" id="Прямая со стрелкой 490" o:spid="_x0000_s1026" type="#_x0000_t32" style="position:absolute;margin-left:90.45pt;margin-top:247.75pt;width:50.05pt;height:3.6pt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22AB8ED" wp14:editId="2C0538EF">
                <wp:simplePos x="0" y="0"/>
                <wp:positionH relativeFrom="column">
                  <wp:posOffset>670560</wp:posOffset>
                </wp:positionH>
                <wp:positionV relativeFrom="paragraph">
                  <wp:posOffset>3547109</wp:posOffset>
                </wp:positionV>
                <wp:extent cx="533400" cy="180975"/>
                <wp:effectExtent l="38100" t="38100" r="19050" b="28575"/>
                <wp:wrapNone/>
                <wp:docPr id="491" name="Прямая со стрелкой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8DAB" id="Прямая со стрелкой 491" o:spid="_x0000_s1026" type="#_x0000_t32" style="position:absolute;margin-left:52.8pt;margin-top:279.3pt;width:42pt;height:14.25pt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F6604AF" wp14:editId="67CEA1F0">
                <wp:simplePos x="0" y="0"/>
                <wp:positionH relativeFrom="column">
                  <wp:posOffset>965835</wp:posOffset>
                </wp:positionH>
                <wp:positionV relativeFrom="paragraph">
                  <wp:posOffset>1937385</wp:posOffset>
                </wp:positionV>
                <wp:extent cx="514350" cy="257175"/>
                <wp:effectExtent l="38100" t="38100" r="19050" b="28575"/>
                <wp:wrapNone/>
                <wp:docPr id="492" name="Прямая со стрелкой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DBBCB5" id="Прямая со стрелкой 492" o:spid="_x0000_s1026" type="#_x0000_t32" style="position:absolute;margin-left:76.05pt;margin-top:152.55pt;width:40.5pt;height:20.25pt;flip:x 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D275165" wp14:editId="686A8E65">
                <wp:simplePos x="0" y="0"/>
                <wp:positionH relativeFrom="column">
                  <wp:posOffset>765810</wp:posOffset>
                </wp:positionH>
                <wp:positionV relativeFrom="paragraph">
                  <wp:posOffset>603885</wp:posOffset>
                </wp:positionV>
                <wp:extent cx="514350" cy="257175"/>
                <wp:effectExtent l="38100" t="38100" r="19050" b="28575"/>
                <wp:wrapNone/>
                <wp:docPr id="493" name="Прямая со стрелкой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3A5231" id="Прямая со стрелкой 493" o:spid="_x0000_s1026" type="#_x0000_t32" style="position:absolute;margin-left:60.3pt;margin-top:47.55pt;width:40.5pt;height:20.25pt;flip:x 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AE59886" wp14:editId="351932BC">
            <wp:extent cx="6299835" cy="4058920"/>
            <wp:effectExtent l="0" t="0" r="5715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6BBF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2BC18E9" wp14:editId="2514687B">
                <wp:simplePos x="0" y="0"/>
                <wp:positionH relativeFrom="column">
                  <wp:posOffset>1051560</wp:posOffset>
                </wp:positionH>
                <wp:positionV relativeFrom="paragraph">
                  <wp:posOffset>173990</wp:posOffset>
                </wp:positionV>
                <wp:extent cx="447675" cy="133350"/>
                <wp:effectExtent l="38100" t="38100" r="28575" b="19050"/>
                <wp:wrapNone/>
                <wp:docPr id="494" name="Прямая со стрелкой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1333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521D4" id="Прямая со стрелкой 494" o:spid="_x0000_s1026" type="#_x0000_t32" style="position:absolute;margin-left:82.8pt;margin-top:13.7pt;width:35.25pt;height:10.5p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AF8F540" wp14:editId="5BE5656D">
            <wp:extent cx="6299835" cy="923290"/>
            <wp:effectExtent l="0" t="0" r="5715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4C6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55AD4F2D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5.2. </w:t>
      </w:r>
      <w:r w:rsidRPr="006E2726">
        <w:rPr>
          <w:rFonts w:ascii="Times New Roman" w:hAnsi="Times New Roman"/>
          <w:sz w:val="28"/>
          <w:szCs w:val="28"/>
        </w:rPr>
        <w:t>Программа «Строим вместе» - нажа</w:t>
      </w:r>
      <w:r>
        <w:rPr>
          <w:rFonts w:ascii="Times New Roman" w:hAnsi="Times New Roman"/>
          <w:sz w:val="28"/>
          <w:szCs w:val="28"/>
        </w:rPr>
        <w:t>ть кнопку</w:t>
      </w:r>
      <w:r w:rsidRPr="006E2726">
        <w:rPr>
          <w:rFonts w:ascii="Times New Roman" w:hAnsi="Times New Roman"/>
          <w:sz w:val="28"/>
          <w:szCs w:val="28"/>
        </w:rPr>
        <w:t xml:space="preserve"> «Подробнее»</w:t>
      </w:r>
      <w:r>
        <w:rPr>
          <w:rFonts w:ascii="Times New Roman" w:hAnsi="Times New Roman"/>
          <w:sz w:val="28"/>
          <w:szCs w:val="28"/>
        </w:rPr>
        <w:t xml:space="preserve"> (</w:t>
      </w:r>
      <w:hyperlink r:id="rId183" w:history="1">
        <w:r w:rsidRPr="00C95DF4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https://belgazprombank.by/personal_banking/krediti/kredit_na_priobretenie_i_stroitel_stvo_n/programma-stroim-vmeste/</w:t>
        </w:r>
      </w:hyperlink>
      <w:r>
        <w:rPr>
          <w:rFonts w:ascii="Times New Roman" w:hAnsi="Times New Roman"/>
          <w:sz w:val="28"/>
          <w:szCs w:val="28"/>
        </w:rPr>
        <w:t xml:space="preserve"> )</w:t>
      </w:r>
    </w:p>
    <w:p w14:paraId="74C349AF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02EEC4B3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70E3E3" wp14:editId="27E3346A">
                <wp:simplePos x="0" y="0"/>
                <wp:positionH relativeFrom="page">
                  <wp:posOffset>3467100</wp:posOffset>
                </wp:positionH>
                <wp:positionV relativeFrom="paragraph">
                  <wp:posOffset>1181100</wp:posOffset>
                </wp:positionV>
                <wp:extent cx="533400" cy="180975"/>
                <wp:effectExtent l="38100" t="38100" r="19050" b="28575"/>
                <wp:wrapNone/>
                <wp:docPr id="495" name="Прямая со стрелкой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1918C" id="Прямая со стрелкой 495" o:spid="_x0000_s1026" type="#_x0000_t32" style="position:absolute;margin-left:273pt;margin-top:93pt;width:42pt;height:14.25pt;flip:x y;z-index:251802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" strokecolor="red" strokeweight="2pt">
                <v:stroke endarrow="block" joinstyle="miter"/>
                <w10:wrap anchorx="page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25E7BC8" wp14:editId="0DBF871E">
                <wp:simplePos x="0" y="0"/>
                <wp:positionH relativeFrom="column">
                  <wp:posOffset>1994535</wp:posOffset>
                </wp:positionH>
                <wp:positionV relativeFrom="paragraph">
                  <wp:posOffset>2537460</wp:posOffset>
                </wp:positionV>
                <wp:extent cx="533400" cy="180975"/>
                <wp:effectExtent l="38100" t="38100" r="19050" b="28575"/>
                <wp:wrapNone/>
                <wp:docPr id="496" name="Прямая со стрелкой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C3341" id="Прямая со стрелкой 496" o:spid="_x0000_s1026" type="#_x0000_t32" style="position:absolute;margin-left:157.05pt;margin-top:199.8pt;width:42pt;height:14.25pt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7AF4D1D" wp14:editId="6B2E0263">
                <wp:simplePos x="0" y="0"/>
                <wp:positionH relativeFrom="page">
                  <wp:align>center</wp:align>
                </wp:positionH>
                <wp:positionV relativeFrom="paragraph">
                  <wp:posOffset>661035</wp:posOffset>
                </wp:positionV>
                <wp:extent cx="533400" cy="180975"/>
                <wp:effectExtent l="38100" t="38100" r="19050" b="28575"/>
                <wp:wrapNone/>
                <wp:docPr id="497" name="Прямая со стрелкой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9989" id="Прямая со стрелкой 497" o:spid="_x0000_s1026" type="#_x0000_t32" style="position:absolute;margin-left:0;margin-top:52.05pt;width:42pt;height:14.25pt;flip:x y;z-index:251793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" strokecolor="red" strokeweight="2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F1E7A49" wp14:editId="2F463922">
            <wp:extent cx="6299835" cy="3171825"/>
            <wp:effectExtent l="0" t="0" r="5715" b="9525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BFE6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5.2.1. Открыть вкладку «Условия» (</w:t>
      </w:r>
      <w:hyperlink r:id="rId185" w:history="1">
        <w:r w:rsidRPr="00C95DF4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https://belgazprombank.by/personal_banking/krediti/kredit_na_priobretenie_i_stroitel_stvo_n/programma-stroim-vmeste/</w:t>
        </w:r>
      </w:hyperlink>
      <w:r>
        <w:rPr>
          <w:rFonts w:ascii="Times New Roman" w:hAnsi="Times New Roman"/>
          <w:sz w:val="28"/>
          <w:szCs w:val="28"/>
        </w:rPr>
        <w:t xml:space="preserve">) </w:t>
      </w:r>
    </w:p>
    <w:p w14:paraId="275AAF3A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40A956F" wp14:editId="15139320">
                <wp:simplePos x="0" y="0"/>
                <wp:positionH relativeFrom="column">
                  <wp:posOffset>1470660</wp:posOffset>
                </wp:positionH>
                <wp:positionV relativeFrom="paragraph">
                  <wp:posOffset>895350</wp:posOffset>
                </wp:positionV>
                <wp:extent cx="533400" cy="180975"/>
                <wp:effectExtent l="38100" t="38100" r="19050" b="28575"/>
                <wp:wrapNone/>
                <wp:docPr id="498" name="Прямая со стрелкой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40F72" id="Прямая со стрелкой 498" o:spid="_x0000_s1026" type="#_x0000_t32" style="position:absolute;margin-left:115.8pt;margin-top:70.5pt;width:42pt;height:14.25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AFFF743" wp14:editId="38BD8781">
            <wp:extent cx="6299835" cy="2456815"/>
            <wp:effectExtent l="0" t="0" r="5715" b="635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184A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5.2.2. Выбрать необходимые данные:</w:t>
      </w:r>
    </w:p>
    <w:p w14:paraId="0E0DAF05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A31604">
        <w:rPr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A042240" wp14:editId="6BA2C88A">
                <wp:simplePos x="0" y="0"/>
                <wp:positionH relativeFrom="column">
                  <wp:posOffset>997391</wp:posOffset>
                </wp:positionH>
                <wp:positionV relativeFrom="paragraph">
                  <wp:posOffset>3136900</wp:posOffset>
                </wp:positionV>
                <wp:extent cx="556591" cy="111318"/>
                <wp:effectExtent l="19050" t="57150" r="15240" b="22225"/>
                <wp:wrapNone/>
                <wp:docPr id="499" name="Прямая со стрелкой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591" cy="111318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F3FF0" id="Прямая со стрелкой 499" o:spid="_x0000_s1026" type="#_x0000_t32" style="position:absolute;margin-left:78.55pt;margin-top:247pt;width:43.85pt;height:8.75pt;flip:x 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F4476C" wp14:editId="5C64ECA6">
                <wp:simplePos x="0" y="0"/>
                <wp:positionH relativeFrom="column">
                  <wp:posOffset>927734</wp:posOffset>
                </wp:positionH>
                <wp:positionV relativeFrom="paragraph">
                  <wp:posOffset>548004</wp:posOffset>
                </wp:positionV>
                <wp:extent cx="714375" cy="104775"/>
                <wp:effectExtent l="38100" t="57150" r="28575" b="28575"/>
                <wp:wrapNone/>
                <wp:docPr id="500" name="Прямая со стрелкой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1047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38003" id="Прямая со стрелкой 500" o:spid="_x0000_s1026" type="#_x0000_t32" style="position:absolute;margin-left:73.05pt;margin-top:43.15pt;width:56.25pt;height:8.25pt;flip:x 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6D78428" wp14:editId="34F5C2EE">
                <wp:simplePos x="0" y="0"/>
                <wp:positionH relativeFrom="column">
                  <wp:posOffset>5709285</wp:posOffset>
                </wp:positionH>
                <wp:positionV relativeFrom="paragraph">
                  <wp:posOffset>4443730</wp:posOffset>
                </wp:positionV>
                <wp:extent cx="533400" cy="180975"/>
                <wp:effectExtent l="38100" t="38100" r="19050" b="28575"/>
                <wp:wrapNone/>
                <wp:docPr id="501" name="Прямая со стрелкой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9E427" id="Прямая со стрелкой 501" o:spid="_x0000_s1026" type="#_x0000_t32" style="position:absolute;margin-left:449.55pt;margin-top:349.9pt;width:42pt;height:14.25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343FA7A" wp14:editId="71ED083D">
                <wp:simplePos x="0" y="0"/>
                <wp:positionH relativeFrom="column">
                  <wp:posOffset>3166110</wp:posOffset>
                </wp:positionH>
                <wp:positionV relativeFrom="paragraph">
                  <wp:posOffset>4453255</wp:posOffset>
                </wp:positionV>
                <wp:extent cx="533400" cy="180975"/>
                <wp:effectExtent l="38100" t="38100" r="19050" b="28575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98C40" id="Прямая со стрелкой 192" o:spid="_x0000_s1026" type="#_x0000_t32" style="position:absolute;margin-left:249.3pt;margin-top:350.65pt;width:42pt;height:14.25pt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A31604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D61F7E9" wp14:editId="227060EA">
                <wp:simplePos x="0" y="0"/>
                <wp:positionH relativeFrom="column">
                  <wp:posOffset>832485</wp:posOffset>
                </wp:positionH>
                <wp:positionV relativeFrom="paragraph">
                  <wp:posOffset>1948180</wp:posOffset>
                </wp:positionV>
                <wp:extent cx="533400" cy="180975"/>
                <wp:effectExtent l="38100" t="38100" r="19050" b="28575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48E9A" id="Прямая со стрелкой 193" o:spid="_x0000_s1026" type="#_x0000_t32" style="position:absolute;margin-left:65.55pt;margin-top:153.4pt;width:42pt;height:14.25pt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4C42BE7C" wp14:editId="37926DD8">
            <wp:extent cx="6299835" cy="3898265"/>
            <wp:effectExtent l="0" t="0" r="5715" b="698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8CC64C" wp14:editId="3EA00862">
            <wp:extent cx="6299835" cy="1820545"/>
            <wp:effectExtent l="0" t="0" r="5715" b="825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0804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  <w:lang w:val="en-US"/>
        </w:rPr>
      </w:pPr>
    </w:p>
    <w:p w14:paraId="224059F2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  <w:r w:rsidRPr="009D5020">
        <w:rPr>
          <w:rFonts w:ascii="Times New Roman" w:hAnsi="Times New Roman"/>
          <w:b/>
          <w:i/>
          <w:sz w:val="28"/>
          <w:szCs w:val="28"/>
          <w:u w:val="single"/>
          <w:lang w:val="en-US"/>
        </w:rPr>
        <w:t>II</w:t>
      </w:r>
      <w:r w:rsidRPr="009D5020">
        <w:rPr>
          <w:rFonts w:ascii="Times New Roman" w:hAnsi="Times New Roman"/>
          <w:b/>
          <w:i/>
          <w:sz w:val="28"/>
          <w:szCs w:val="28"/>
          <w:u w:val="single"/>
        </w:rPr>
        <w:t>.</w:t>
      </w:r>
      <w:r>
        <w:rPr>
          <w:rFonts w:ascii="Times New Roman" w:hAnsi="Times New Roman"/>
          <w:b/>
          <w:i/>
          <w:sz w:val="28"/>
          <w:szCs w:val="28"/>
          <w:u w:val="single"/>
        </w:rPr>
        <w:t xml:space="preserve"> Рефинансирование кредитов на финансирование недвижимости</w:t>
      </w:r>
    </w:p>
    <w:p w14:paraId="19C76040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Зайти</w:t>
      </w:r>
      <w:r w:rsidRPr="007D746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 </w:t>
      </w:r>
      <w:r w:rsidRPr="007D7460">
        <w:rPr>
          <w:rFonts w:ascii="Times New Roman" w:hAnsi="Times New Roman"/>
          <w:sz w:val="28"/>
          <w:szCs w:val="28"/>
        </w:rPr>
        <w:t>сайт банка (</w:t>
      </w:r>
      <w:hyperlink r:id="rId189" w:history="1">
        <w:r w:rsidRPr="007D7460">
          <w:rPr>
            <w:rStyle w:val="af4"/>
            <w:rFonts w:ascii="Times New Roman" w:hAnsi="Times New Roman"/>
            <w:szCs w:val="28"/>
          </w:rPr>
          <w:t>https://belgazprombank.by/</w:t>
        </w:r>
      </w:hyperlink>
      <w:r w:rsidRPr="007D7460">
        <w:rPr>
          <w:rFonts w:ascii="Times New Roman" w:hAnsi="Times New Roman"/>
          <w:sz w:val="28"/>
          <w:szCs w:val="28"/>
        </w:rPr>
        <w:t xml:space="preserve">) </w:t>
      </w:r>
    </w:p>
    <w:p w14:paraId="10C427BB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C6E68FA" wp14:editId="52BDFC56">
                <wp:simplePos x="0" y="0"/>
                <wp:positionH relativeFrom="column">
                  <wp:posOffset>1432560</wp:posOffset>
                </wp:positionH>
                <wp:positionV relativeFrom="paragraph">
                  <wp:posOffset>135890</wp:posOffset>
                </wp:positionV>
                <wp:extent cx="342900" cy="381000"/>
                <wp:effectExtent l="0" t="38100" r="57150" b="19050"/>
                <wp:wrapNone/>
                <wp:docPr id="194" name="Прямая со стрелко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32CFF2" id="Прямая со стрелкой 194" o:spid="_x0000_s1026" type="#_x0000_t32" style="position:absolute;margin-left:112.8pt;margin-top:10.7pt;width:27pt;height:30pt;flip:y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" strokecolor="red" strokeweight="2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5D864DF3" wp14:editId="046953E6">
            <wp:extent cx="6299835" cy="2543175"/>
            <wp:effectExtent l="0" t="0" r="5715" b="952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F86A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Открыть вкладку</w:t>
      </w:r>
      <w:r w:rsidRPr="007D7460">
        <w:rPr>
          <w:rFonts w:ascii="Times New Roman" w:hAnsi="Times New Roman"/>
          <w:sz w:val="28"/>
          <w:szCs w:val="28"/>
        </w:rPr>
        <w:t xml:space="preserve"> «Частным лицам» (</w:t>
      </w:r>
      <w:hyperlink r:id="rId190" w:history="1">
        <w:r w:rsidRPr="007D7460">
          <w:rPr>
            <w:rStyle w:val="af4"/>
            <w:rFonts w:ascii="Times New Roman" w:hAnsi="Times New Roman"/>
            <w:szCs w:val="28"/>
          </w:rPr>
          <w:t>https://belgazprombank.by/personal_banking/</w:t>
        </w:r>
      </w:hyperlink>
      <w:r>
        <w:rPr>
          <w:rFonts w:ascii="Times New Roman" w:hAnsi="Times New Roman"/>
          <w:sz w:val="28"/>
          <w:szCs w:val="28"/>
        </w:rPr>
        <w:t>)</w:t>
      </w:r>
    </w:p>
    <w:p w14:paraId="1B2ADF4A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C45241" wp14:editId="21946E31">
                <wp:simplePos x="0" y="0"/>
                <wp:positionH relativeFrom="column">
                  <wp:posOffset>908685</wp:posOffset>
                </wp:positionH>
                <wp:positionV relativeFrom="paragraph">
                  <wp:posOffset>367665</wp:posOffset>
                </wp:positionV>
                <wp:extent cx="342900" cy="381000"/>
                <wp:effectExtent l="0" t="38100" r="57150" b="1905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3810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272CB" id="Прямая со стрелкой 195" o:spid="_x0000_s1026" type="#_x0000_t32" style="position:absolute;margin-left:71.55pt;margin-top:28.95pt;width:27pt;height:30pt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6541AD3" wp14:editId="7396065D">
            <wp:extent cx="6299835" cy="3430270"/>
            <wp:effectExtent l="0" t="0" r="5715" b="0"/>
            <wp:docPr id="221" name="Рисунок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D91F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58CA5FCA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7D746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7D7460">
        <w:rPr>
          <w:rFonts w:ascii="Times New Roman" w:hAnsi="Times New Roman"/>
          <w:sz w:val="28"/>
          <w:szCs w:val="28"/>
        </w:rPr>
        <w:t xml:space="preserve"> вкладку «Кредиты» и перейти по ссылке </w:t>
      </w:r>
      <w:hyperlink r:id="rId191" w:history="1">
        <w:r w:rsidRPr="007D7460">
          <w:rPr>
            <w:rStyle w:val="af4"/>
            <w:rFonts w:ascii="Times New Roman" w:hAnsi="Times New Roman"/>
            <w:szCs w:val="28"/>
          </w:rPr>
          <w:t>https://belgazprombank.by/personal_banking/krediti/</w:t>
        </w:r>
      </w:hyperlink>
      <w:r>
        <w:rPr>
          <w:rFonts w:ascii="Times New Roman" w:hAnsi="Times New Roman"/>
          <w:sz w:val="28"/>
          <w:szCs w:val="28"/>
        </w:rPr>
        <w:t xml:space="preserve"> к перечню кредитных продуктов</w:t>
      </w:r>
    </w:p>
    <w:p w14:paraId="66C9A6F1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D7F0556" wp14:editId="6CFC8F47">
                <wp:simplePos x="0" y="0"/>
                <wp:positionH relativeFrom="column">
                  <wp:posOffset>2080260</wp:posOffset>
                </wp:positionH>
                <wp:positionV relativeFrom="paragraph">
                  <wp:posOffset>441960</wp:posOffset>
                </wp:positionV>
                <wp:extent cx="514350" cy="257175"/>
                <wp:effectExtent l="38100" t="38100" r="19050" b="28575"/>
                <wp:wrapNone/>
                <wp:docPr id="196" name="Прямая со стрелко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F4261" id="Прямая со стрелкой 196" o:spid="_x0000_s1026" type="#_x0000_t32" style="position:absolute;margin-left:163.8pt;margin-top:34.8pt;width:40.5pt;height:20.25pt;flip:x y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0118B3C" wp14:editId="2C173AC4">
            <wp:extent cx="6299835" cy="3378835"/>
            <wp:effectExtent l="0" t="0" r="5715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4E3B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2FC40FBE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7D746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7D7460">
        <w:rPr>
          <w:rFonts w:ascii="Times New Roman" w:hAnsi="Times New Roman"/>
          <w:sz w:val="28"/>
          <w:szCs w:val="28"/>
        </w:rPr>
        <w:t xml:space="preserve"> вкладку «Недвижимость» и перейти по ссылке </w:t>
      </w:r>
      <w:hyperlink r:id="rId192" w:history="1">
        <w:r w:rsidRPr="007D7460">
          <w:rPr>
            <w:rStyle w:val="af4"/>
            <w:rFonts w:ascii="Times New Roman" w:hAnsi="Times New Roman"/>
            <w:szCs w:val="28"/>
          </w:rPr>
          <w:t>https://www.belapb.by/chastnomu-klientu/kredity/filter/purpose_loan-is-nedvijimost/apply/</w:t>
        </w:r>
      </w:hyperlink>
      <w:r w:rsidRPr="007D7460">
        <w:rPr>
          <w:rFonts w:ascii="Times New Roman" w:hAnsi="Times New Roman"/>
          <w:sz w:val="28"/>
          <w:szCs w:val="28"/>
        </w:rPr>
        <w:t xml:space="preserve"> </w:t>
      </w:r>
    </w:p>
    <w:p w14:paraId="0F9CAB7E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2362D00" wp14:editId="43690A87">
                <wp:simplePos x="0" y="0"/>
                <wp:positionH relativeFrom="column">
                  <wp:posOffset>5060950</wp:posOffset>
                </wp:positionH>
                <wp:positionV relativeFrom="paragraph">
                  <wp:posOffset>3969385</wp:posOffset>
                </wp:positionV>
                <wp:extent cx="542925" cy="304800"/>
                <wp:effectExtent l="38100" t="38100" r="28575" b="19050"/>
                <wp:wrapNone/>
                <wp:docPr id="197" name="Прямая со стрелкой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3048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FC7DE" id="Прямая со стрелкой 197" o:spid="_x0000_s1026" type="#_x0000_t32" style="position:absolute;margin-left:398.5pt;margin-top:312.55pt;width:42.75pt;height:24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C5B95B" wp14:editId="4F64A981">
            <wp:extent cx="6299835" cy="4427855"/>
            <wp:effectExtent l="0" t="0" r="5715" b="0"/>
            <wp:docPr id="223" name="Рисунок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AE7C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261176E2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070A798C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7D7460">
        <w:rPr>
          <w:rFonts w:ascii="Times New Roman" w:hAnsi="Times New Roman"/>
          <w:sz w:val="28"/>
          <w:szCs w:val="28"/>
        </w:rPr>
        <w:t xml:space="preserve">.  </w:t>
      </w:r>
      <w:r>
        <w:rPr>
          <w:rFonts w:ascii="Times New Roman" w:hAnsi="Times New Roman"/>
          <w:sz w:val="28"/>
          <w:szCs w:val="28"/>
        </w:rPr>
        <w:t xml:space="preserve">Выбрать </w:t>
      </w:r>
      <w:r w:rsidRPr="007D7460">
        <w:rPr>
          <w:rFonts w:ascii="Times New Roman" w:hAnsi="Times New Roman"/>
          <w:sz w:val="28"/>
          <w:szCs w:val="28"/>
        </w:rPr>
        <w:t>Программ</w:t>
      </w:r>
      <w:r>
        <w:rPr>
          <w:rFonts w:ascii="Times New Roman" w:hAnsi="Times New Roman"/>
          <w:sz w:val="28"/>
          <w:szCs w:val="28"/>
        </w:rPr>
        <w:t>у</w:t>
      </w:r>
      <w:r w:rsidRPr="007D7460">
        <w:rPr>
          <w:rFonts w:ascii="Times New Roman" w:hAnsi="Times New Roman"/>
          <w:sz w:val="28"/>
          <w:szCs w:val="28"/>
        </w:rPr>
        <w:t xml:space="preserve"> «Скоро новоселье» - наж</w:t>
      </w:r>
      <w:r>
        <w:rPr>
          <w:rFonts w:ascii="Times New Roman" w:hAnsi="Times New Roman"/>
          <w:sz w:val="28"/>
          <w:szCs w:val="28"/>
        </w:rPr>
        <w:t>ать кнопку</w:t>
      </w:r>
      <w:r w:rsidRPr="007D7460">
        <w:rPr>
          <w:rFonts w:ascii="Times New Roman" w:hAnsi="Times New Roman"/>
          <w:sz w:val="28"/>
          <w:szCs w:val="28"/>
        </w:rPr>
        <w:t xml:space="preserve"> «Подробнее» (</w:t>
      </w:r>
      <w:hyperlink r:id="rId193" w:history="1">
        <w:r w:rsidRPr="007D7460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https://belgazprombank.by/personal_banking/krediti/kredit_na_priobretenie_i_stroitel_stvo_n/programma-skoro-novosele/</w:t>
        </w:r>
      </w:hyperlink>
      <w:r w:rsidRPr="007D7460">
        <w:rPr>
          <w:rFonts w:ascii="Times New Roman" w:hAnsi="Times New Roman"/>
          <w:sz w:val="28"/>
          <w:szCs w:val="28"/>
        </w:rPr>
        <w:t>)</w:t>
      </w:r>
    </w:p>
    <w:p w14:paraId="37E5A13D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7F676F88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C7A4B6" wp14:editId="7D06B4B4">
                <wp:simplePos x="0" y="0"/>
                <wp:positionH relativeFrom="column">
                  <wp:posOffset>2670810</wp:posOffset>
                </wp:positionH>
                <wp:positionV relativeFrom="paragraph">
                  <wp:posOffset>2832735</wp:posOffset>
                </wp:positionV>
                <wp:extent cx="514350" cy="257175"/>
                <wp:effectExtent l="38100" t="38100" r="19050" b="28575"/>
                <wp:wrapNone/>
                <wp:docPr id="198" name="Прямая со стрелкой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48C0C" id="Прямая со стрелкой 198" o:spid="_x0000_s1026" type="#_x0000_t32" style="position:absolute;margin-left:210.3pt;margin-top:223.05pt;width:40.5pt;height:20.25pt;flip:x y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54F4E63" wp14:editId="4E7EDC25">
                <wp:simplePos x="0" y="0"/>
                <wp:positionH relativeFrom="column">
                  <wp:posOffset>2727960</wp:posOffset>
                </wp:positionH>
                <wp:positionV relativeFrom="paragraph">
                  <wp:posOffset>2080260</wp:posOffset>
                </wp:positionV>
                <wp:extent cx="514350" cy="257175"/>
                <wp:effectExtent l="38100" t="38100" r="19050" b="28575"/>
                <wp:wrapNone/>
                <wp:docPr id="199" name="Прямая со стрелкой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5384B" id="Прямая со стрелкой 199" o:spid="_x0000_s1026" type="#_x0000_t32" style="position:absolute;margin-left:214.8pt;margin-top:163.8pt;width:40.5pt;height:20.25pt;flip:x y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3D04969" wp14:editId="189D3669">
                <wp:simplePos x="0" y="0"/>
                <wp:positionH relativeFrom="column">
                  <wp:posOffset>1670685</wp:posOffset>
                </wp:positionH>
                <wp:positionV relativeFrom="paragraph">
                  <wp:posOffset>4232910</wp:posOffset>
                </wp:positionV>
                <wp:extent cx="514350" cy="257175"/>
                <wp:effectExtent l="38100" t="38100" r="19050" b="28575"/>
                <wp:wrapNone/>
                <wp:docPr id="200" name="Прямая со стрелкой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5B8D8" id="Прямая со стрелкой 200" o:spid="_x0000_s1026" type="#_x0000_t32" style="position:absolute;margin-left:131.55pt;margin-top:333.3pt;width:40.5pt;height:20.25pt;flip:x 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23D17F5" wp14:editId="5CCD0C96">
            <wp:extent cx="6299835" cy="4360545"/>
            <wp:effectExtent l="0" t="0" r="5715" b="1905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B476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20CDD6AE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13B19373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7D746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Открыть</w:t>
      </w:r>
      <w:r w:rsidRPr="007D7460">
        <w:rPr>
          <w:rFonts w:ascii="Times New Roman" w:hAnsi="Times New Roman"/>
          <w:sz w:val="28"/>
          <w:szCs w:val="28"/>
        </w:rPr>
        <w:t xml:space="preserve"> вкладку «Условия» (</w:t>
      </w:r>
      <w:hyperlink r:id="rId194" w:history="1">
        <w:r w:rsidRPr="007D7460">
          <w:rPr>
            <w:rStyle w:val="af4"/>
            <w:rFonts w:ascii="Times New Roman" w:hAnsi="Times New Roman"/>
            <w:szCs w:val="28"/>
          </w:rPr>
          <w:t>https://belgazprombank.by/personal_banking/krediti/kredit_na_priobretenie_i_stroitel_stvo_n/programma-skoro-novosele/</w:t>
        </w:r>
      </w:hyperlink>
      <w:r>
        <w:rPr>
          <w:rFonts w:ascii="Times New Roman" w:hAnsi="Times New Roman"/>
          <w:sz w:val="28"/>
          <w:szCs w:val="28"/>
        </w:rPr>
        <w:t>)</w:t>
      </w:r>
      <w:r w:rsidRPr="007D7460">
        <w:rPr>
          <w:rFonts w:ascii="Times New Roman" w:hAnsi="Times New Roman"/>
          <w:sz w:val="28"/>
          <w:szCs w:val="28"/>
        </w:rPr>
        <w:t xml:space="preserve"> </w:t>
      </w:r>
    </w:p>
    <w:p w14:paraId="1E726C22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168B6A0" wp14:editId="6932F3AF">
                <wp:simplePos x="0" y="0"/>
                <wp:positionH relativeFrom="column">
                  <wp:posOffset>1099185</wp:posOffset>
                </wp:positionH>
                <wp:positionV relativeFrom="paragraph">
                  <wp:posOffset>924560</wp:posOffset>
                </wp:positionV>
                <wp:extent cx="514350" cy="257175"/>
                <wp:effectExtent l="38100" t="38100" r="19050" b="28575"/>
                <wp:wrapNone/>
                <wp:docPr id="201" name="Прямая со стрелкой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5802F" id="Прямая со стрелкой 201" o:spid="_x0000_s1026" type="#_x0000_t32" style="position:absolute;margin-left:86.55pt;margin-top:72.8pt;width:40.5pt;height:20.25pt;flip:x y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2BB7F6D" wp14:editId="4E14664B">
            <wp:extent cx="6299835" cy="2891790"/>
            <wp:effectExtent l="0" t="0" r="5715" b="381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2786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7D7460">
        <w:rPr>
          <w:rFonts w:ascii="Times New Roman" w:hAnsi="Times New Roman"/>
          <w:sz w:val="28"/>
          <w:szCs w:val="28"/>
        </w:rPr>
        <w:t>. Выбра</w:t>
      </w:r>
      <w:r>
        <w:rPr>
          <w:rFonts w:ascii="Times New Roman" w:hAnsi="Times New Roman"/>
          <w:sz w:val="28"/>
          <w:szCs w:val="28"/>
        </w:rPr>
        <w:t>ть</w:t>
      </w:r>
      <w:r w:rsidRPr="007D7460">
        <w:rPr>
          <w:rFonts w:ascii="Times New Roman" w:hAnsi="Times New Roman"/>
          <w:sz w:val="28"/>
          <w:szCs w:val="28"/>
        </w:rPr>
        <w:t xml:space="preserve"> необходимые данные:</w:t>
      </w:r>
    </w:p>
    <w:p w14:paraId="0F180AFC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FA52216" wp14:editId="7D1993D5">
                <wp:simplePos x="0" y="0"/>
                <wp:positionH relativeFrom="column">
                  <wp:posOffset>1076905</wp:posOffset>
                </wp:positionH>
                <wp:positionV relativeFrom="paragraph">
                  <wp:posOffset>3168097</wp:posOffset>
                </wp:positionV>
                <wp:extent cx="524786" cy="45719"/>
                <wp:effectExtent l="0" t="57150" r="27940" b="50165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4786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D37CB" id="Прямая со стрелкой 202" o:spid="_x0000_s1026" type="#_x0000_t32" style="position:absolute;margin-left:84.8pt;margin-top:249.45pt;width:41.3pt;height:3.6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9495DAB" wp14:editId="6E9B5CBC">
                <wp:simplePos x="0" y="0"/>
                <wp:positionH relativeFrom="margin">
                  <wp:posOffset>870585</wp:posOffset>
                </wp:positionH>
                <wp:positionV relativeFrom="paragraph">
                  <wp:posOffset>3547110</wp:posOffset>
                </wp:positionV>
                <wp:extent cx="304800" cy="133350"/>
                <wp:effectExtent l="38100" t="38100" r="19050" b="1905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13335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DA3B9" id="Прямая со стрелкой 203" o:spid="_x0000_s1026" type="#_x0000_t32" style="position:absolute;margin-left:68.55pt;margin-top:279.3pt;width:24pt;height:10.5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17C8D" wp14:editId="40540890">
                <wp:simplePos x="0" y="0"/>
                <wp:positionH relativeFrom="margin">
                  <wp:align>center</wp:align>
                </wp:positionH>
                <wp:positionV relativeFrom="paragraph">
                  <wp:posOffset>3613150</wp:posOffset>
                </wp:positionV>
                <wp:extent cx="533400" cy="180975"/>
                <wp:effectExtent l="38100" t="38100" r="19050" b="28575"/>
                <wp:wrapNone/>
                <wp:docPr id="204" name="Прямая со стрелко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0" cy="1809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C0830" id="Прямая со стрелкой 204" o:spid="_x0000_s1026" type="#_x0000_t32" style="position:absolute;margin-left:0;margin-top:284.5pt;width:42pt;height:14.25pt;flip:x y;z-index:251812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" strokecolor="red" strokeweight="2pt">
                <v:stroke endarrow="block" joinstyle="miter"/>
                <w10:wrap anchorx="margin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2D93FE5" wp14:editId="13752E41">
                <wp:simplePos x="0" y="0"/>
                <wp:positionH relativeFrom="column">
                  <wp:posOffset>965835</wp:posOffset>
                </wp:positionH>
                <wp:positionV relativeFrom="paragraph">
                  <wp:posOffset>1937385</wp:posOffset>
                </wp:positionV>
                <wp:extent cx="514350" cy="257175"/>
                <wp:effectExtent l="38100" t="38100" r="19050" b="28575"/>
                <wp:wrapNone/>
                <wp:docPr id="205" name="Прямая со стрелкой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4928B" id="Прямая со стрелкой 205" o:spid="_x0000_s1026" type="#_x0000_t32" style="position:absolute;margin-left:76.05pt;margin-top:152.55pt;width:40.5pt;height:20.25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7C230C" wp14:editId="62593602">
                <wp:simplePos x="0" y="0"/>
                <wp:positionH relativeFrom="column">
                  <wp:posOffset>765810</wp:posOffset>
                </wp:positionH>
                <wp:positionV relativeFrom="paragraph">
                  <wp:posOffset>603885</wp:posOffset>
                </wp:positionV>
                <wp:extent cx="514350" cy="257175"/>
                <wp:effectExtent l="38100" t="38100" r="19050" b="28575"/>
                <wp:wrapNone/>
                <wp:docPr id="206" name="Прямая со стрелкой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2571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3D87C1" id="Прямая со стрелкой 206" o:spid="_x0000_s1026" type="#_x0000_t32" style="position:absolute;margin-left:60.3pt;margin-top:47.55pt;width:40.5pt;height:20.25pt;flip:x y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379E2D7" wp14:editId="46000C1A">
            <wp:extent cx="6299835" cy="4058920"/>
            <wp:effectExtent l="0" t="0" r="5715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2E14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  <w:r w:rsidRPr="007D7460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DD0B8E" wp14:editId="5D10EC59">
                <wp:simplePos x="0" y="0"/>
                <wp:positionH relativeFrom="column">
                  <wp:posOffset>1051560</wp:posOffset>
                </wp:positionH>
                <wp:positionV relativeFrom="paragraph">
                  <wp:posOffset>173989</wp:posOffset>
                </wp:positionV>
                <wp:extent cx="266700" cy="142875"/>
                <wp:effectExtent l="38100" t="38100" r="19050" b="28575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14287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5F875" id="Прямая со стрелкой 207" o:spid="_x0000_s1026" type="#_x0000_t32" style="position:absolute;margin-left:82.8pt;margin-top:13.7pt;width:21pt;height:11.25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" strokecolor="red" strokeweight="2pt">
                <v:stroke endarrow="block" joinstyle="miter"/>
              </v:shape>
            </w:pict>
          </mc:Fallback>
        </mc:AlternateContent>
      </w:r>
      <w:r w:rsidRPr="007D746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D480126" wp14:editId="7E610171">
            <wp:extent cx="6299835" cy="923290"/>
            <wp:effectExtent l="0" t="0" r="571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8884" w14:textId="77777777" w:rsidR="00C10536" w:rsidRPr="007D7460" w:rsidRDefault="00C10536" w:rsidP="00C10536">
      <w:pPr>
        <w:rPr>
          <w:rFonts w:ascii="Times New Roman" w:hAnsi="Times New Roman"/>
          <w:sz w:val="28"/>
          <w:szCs w:val="28"/>
        </w:rPr>
      </w:pPr>
    </w:p>
    <w:p w14:paraId="3A5FDBDD" w14:textId="77777777" w:rsidR="00C10536" w:rsidRDefault="00C10536" w:rsidP="00C10536">
      <w:pPr>
        <w:rPr>
          <w:rFonts w:ascii="Times New Roman" w:hAnsi="Times New Roman"/>
          <w:sz w:val="28"/>
          <w:szCs w:val="28"/>
        </w:rPr>
      </w:pPr>
    </w:p>
    <w:p w14:paraId="0A8271B3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49508D49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3248F845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3469453C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4591E44A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08EFCE64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72CD8E31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2D4F306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4E7C0585" w14:textId="77777777" w:rsidR="00C10536" w:rsidRDefault="00C10536" w:rsidP="00C10536">
      <w:pPr>
        <w:jc w:val="center"/>
        <w:rPr>
          <w:rFonts w:ascii="Times New Roman" w:hAnsi="Times New Roman"/>
          <w:b/>
          <w:i/>
          <w:sz w:val="28"/>
          <w:szCs w:val="28"/>
          <w:u w:val="single"/>
        </w:rPr>
      </w:pPr>
    </w:p>
    <w:p w14:paraId="5603CDDC" w14:textId="777DDA08" w:rsidR="00BE5950" w:rsidRDefault="00BE5950">
      <w:pPr>
        <w:spacing w:after="160" w:line="259" w:lineRule="auto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32225407" w14:textId="77777777" w:rsidR="00BE5950" w:rsidRPr="00BE5950" w:rsidRDefault="00BE5950" w:rsidP="00BE5950">
      <w:pPr>
        <w:spacing w:line="259" w:lineRule="auto"/>
        <w:rPr>
          <w:rFonts w:ascii="Times New Roman" w:hAnsi="Times New Roman"/>
          <w:b/>
        </w:rPr>
      </w:pPr>
    </w:p>
    <w:p w14:paraId="42CD64AC" w14:textId="568A6746" w:rsidR="00C10536" w:rsidRPr="00BE5950" w:rsidRDefault="00C10536" w:rsidP="00C10536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r w:rsidRPr="00AA73A3">
        <w:rPr>
          <w:rStyle w:val="ae"/>
          <w:rFonts w:ascii="Times New Roman" w:hAnsi="Times New Roman"/>
          <w:b/>
        </w:rPr>
        <w:t xml:space="preserve">Приложение </w:t>
      </w:r>
      <w:proofErr w:type="gramStart"/>
      <w:r>
        <w:rPr>
          <w:rStyle w:val="ae"/>
          <w:rFonts w:ascii="Times New Roman" w:hAnsi="Times New Roman"/>
          <w:b/>
        </w:rPr>
        <w:t xml:space="preserve">8  </w:t>
      </w:r>
      <w:r w:rsidRPr="00C10536">
        <w:rPr>
          <w:rFonts w:ascii="Times New Roman" w:hAnsi="Times New Roman"/>
        </w:rPr>
        <w:t>Банк</w:t>
      </w:r>
      <w:proofErr w:type="gramEnd"/>
      <w:r w:rsidRPr="00C10536">
        <w:rPr>
          <w:rFonts w:ascii="Times New Roman" w:hAnsi="Times New Roman"/>
        </w:rPr>
        <w:t xml:space="preserve"> </w:t>
      </w:r>
      <w:proofErr w:type="spellStart"/>
      <w:r w:rsidRPr="00C10536">
        <w:rPr>
          <w:rFonts w:ascii="Times New Roman" w:hAnsi="Times New Roman"/>
        </w:rPr>
        <w:t>БелВЭБ</w:t>
      </w:r>
      <w:proofErr w:type="spellEnd"/>
    </w:p>
    <w:p w14:paraId="5C9BE93C" w14:textId="77777777" w:rsidR="00C10536" w:rsidRDefault="00C10536" w:rsidP="00C10536"/>
    <w:p w14:paraId="644F78F6" w14:textId="77777777" w:rsidR="00C10536" w:rsidRPr="002A4697" w:rsidRDefault="00C10536" w:rsidP="00C10536"/>
    <w:p w14:paraId="57E07139" w14:textId="6A7855A7" w:rsidR="00C10536" w:rsidRPr="00C10536" w:rsidRDefault="00C10536" w:rsidP="00C10536">
      <w:pPr>
        <w:pStyle w:val="afd"/>
        <w:numPr>
          <w:ilvl w:val="0"/>
          <w:numId w:val="17"/>
        </w:numPr>
        <w:spacing w:after="0" w:line="259" w:lineRule="auto"/>
        <w:ind w:left="426" w:hanging="426"/>
        <w:rPr>
          <w:rStyle w:val="ae"/>
          <w:rFonts w:ascii="Times New Roman" w:hAnsi="Times New Roman" w:cs="Times New Roman"/>
          <w:b w:val="0"/>
        </w:rPr>
      </w:pPr>
      <w:r>
        <w:rPr>
          <w:rStyle w:val="ae"/>
          <w:rFonts w:ascii="Times New Roman" w:hAnsi="Times New Roman"/>
        </w:rPr>
        <w:t>ОАО «</w:t>
      </w:r>
      <w:proofErr w:type="spellStart"/>
      <w:r w:rsidRPr="00C10536">
        <w:rPr>
          <w:rStyle w:val="ae"/>
          <w:rFonts w:ascii="Times New Roman" w:hAnsi="Times New Roman"/>
        </w:rPr>
        <w:t>Белгазпромбанк</w:t>
      </w:r>
      <w:proofErr w:type="spellEnd"/>
      <w:r>
        <w:rPr>
          <w:rStyle w:val="ae"/>
          <w:rFonts w:ascii="Times New Roman" w:hAnsi="Times New Roman"/>
        </w:rPr>
        <w:t>»</w:t>
      </w:r>
    </w:p>
    <w:p w14:paraId="257AD524" w14:textId="3A0C6835" w:rsidR="00C10536" w:rsidRDefault="00C10536">
      <w:pPr>
        <w:spacing w:after="160" w:line="259" w:lineRule="auto"/>
        <w:jc w:val="left"/>
        <w:rPr>
          <w:rStyle w:val="ae"/>
          <w:rFonts w:ascii="Times New Roman" w:hAnsi="Times New Roman"/>
          <w:b w:val="0"/>
        </w:rPr>
      </w:pPr>
      <w:r>
        <w:rPr>
          <w:rStyle w:val="ae"/>
          <w:rFonts w:ascii="Times New Roman" w:hAnsi="Times New Roman"/>
          <w:b w:val="0"/>
        </w:rPr>
        <w:br w:type="page"/>
      </w:r>
    </w:p>
    <w:p w14:paraId="09068C81" w14:textId="77777777" w:rsidR="00C10536" w:rsidRPr="00C10536" w:rsidRDefault="00C10536" w:rsidP="00C10536">
      <w:pPr>
        <w:spacing w:line="259" w:lineRule="auto"/>
        <w:rPr>
          <w:rStyle w:val="ae"/>
          <w:rFonts w:ascii="Times New Roman" w:hAnsi="Times New Roman"/>
          <w:b w:val="0"/>
        </w:rPr>
      </w:pPr>
    </w:p>
    <w:p w14:paraId="38F9AF44" w14:textId="5ABF1D75" w:rsidR="006305F5" w:rsidRDefault="006305F5" w:rsidP="006305F5">
      <w:pPr>
        <w:pStyle w:val="1"/>
        <w:numPr>
          <w:ilvl w:val="0"/>
          <w:numId w:val="0"/>
        </w:numPr>
        <w:spacing w:line="252" w:lineRule="auto"/>
        <w:ind w:left="567"/>
        <w:jc w:val="right"/>
        <w:rPr>
          <w:rStyle w:val="ae"/>
          <w:rFonts w:ascii="Times New Roman" w:hAnsi="Times New Roman"/>
          <w:b/>
        </w:rPr>
      </w:pPr>
      <w:r>
        <w:rPr>
          <w:rStyle w:val="ae"/>
          <w:rFonts w:ascii="Times New Roman" w:hAnsi="Times New Roman"/>
          <w:b/>
        </w:rPr>
        <w:t>П</w:t>
      </w:r>
      <w:r w:rsidRPr="00AA73A3">
        <w:rPr>
          <w:rStyle w:val="ae"/>
          <w:rFonts w:ascii="Times New Roman" w:hAnsi="Times New Roman"/>
          <w:b/>
        </w:rPr>
        <w:t xml:space="preserve">риложение </w:t>
      </w:r>
      <w:r>
        <w:rPr>
          <w:rStyle w:val="ae"/>
          <w:rFonts w:ascii="Times New Roman" w:hAnsi="Times New Roman"/>
          <w:b/>
        </w:rPr>
        <w:t>7   Отчет</w:t>
      </w:r>
      <w:bookmarkEnd w:id="69"/>
      <w:bookmarkEnd w:id="70"/>
    </w:p>
    <w:p w14:paraId="5DC58E11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</w:p>
    <w:p w14:paraId="7EE819E8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55513E5" wp14:editId="3BE91EB2">
            <wp:extent cx="6153150" cy="641032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5"/>
                    <a:srcRect l="462"/>
                    <a:stretch/>
                  </pic:blipFill>
                  <pic:spPr bwMode="auto">
                    <a:xfrm>
                      <a:off x="0" y="0"/>
                      <a:ext cx="6153150" cy="641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6E387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94B58B8" wp14:editId="5A9784AD">
            <wp:extent cx="6331585" cy="54292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6A77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1C9C82E" wp14:editId="35112C55">
            <wp:extent cx="6331585" cy="59245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2875" w14:textId="77777777" w:rsidR="006305F5" w:rsidRDefault="006305F5" w:rsidP="006305F5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EDE8561" wp14:editId="69AFDC89">
            <wp:extent cx="6331585" cy="50863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C016" w14:textId="77777777" w:rsidR="006305F5" w:rsidRPr="00C26BF2" w:rsidRDefault="006305F5" w:rsidP="006305F5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AC6F2E" wp14:editId="6431F167">
            <wp:extent cx="6322060" cy="4495800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9"/>
                    <a:srcRect l="150" t="-1" b="1966"/>
                    <a:stretch/>
                  </pic:blipFill>
                  <pic:spPr bwMode="auto">
                    <a:xfrm>
                      <a:off x="0" y="0"/>
                      <a:ext cx="6322060" cy="449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7991" w14:textId="77777777" w:rsidR="00775052" w:rsidRPr="006305F5" w:rsidRDefault="00775052" w:rsidP="006305F5"/>
    <w:sectPr w:rsidR="00775052" w:rsidRPr="006305F5" w:rsidSect="00F37C7A">
      <w:headerReference w:type="default" r:id="rId200"/>
      <w:footerReference w:type="default" r:id="rId201"/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4926A" w14:textId="77777777" w:rsidR="0049217A" w:rsidRDefault="0049217A" w:rsidP="00341EE5">
      <w:r>
        <w:separator/>
      </w:r>
    </w:p>
  </w:endnote>
  <w:endnote w:type="continuationSeparator" w:id="0">
    <w:p w14:paraId="06013325" w14:textId="77777777" w:rsidR="0049217A" w:rsidRDefault="0049217A" w:rsidP="0034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1A1D3" w14:textId="77777777" w:rsidR="00B8410A" w:rsidRDefault="00B8410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3E2CBD" w14:textId="77777777" w:rsidR="00B8410A" w:rsidRDefault="00B8410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2FEEE" w14:textId="77777777" w:rsidR="00B8410A" w:rsidRDefault="00B8410A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E394C" w14:textId="77777777" w:rsidR="00B8410A" w:rsidRDefault="00B8410A">
    <w:pPr>
      <w:pStyle w:val="a6"/>
    </w:pPr>
  </w:p>
  <w:p w14:paraId="7D191224" w14:textId="77777777" w:rsidR="00B8410A" w:rsidRPr="00AF6671" w:rsidRDefault="00B8410A">
    <w:pPr>
      <w:pStyle w:val="a6"/>
      <w:rPr>
        <w:szCs w:val="2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7" w:type="dxa"/>
      <w:tblInd w:w="35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20"/>
      <w:gridCol w:w="6480"/>
      <w:gridCol w:w="1397"/>
    </w:tblGrid>
    <w:tr w:rsidR="00B8410A" w14:paraId="30FB153B" w14:textId="77777777" w:rsidTr="00F37C7A">
      <w:trPr>
        <w:trHeight w:val="1047"/>
      </w:trPr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C16AF8" w14:textId="680C83DB" w:rsidR="00B8410A" w:rsidRDefault="00B8410A">
          <w:pPr>
            <w:spacing w:before="60"/>
            <w:rPr>
              <w:sz w:val="20"/>
            </w:rPr>
          </w:pPr>
          <w:r>
            <w:rPr>
              <w:rFonts w:ascii="Times New Roman" w:hAnsi="Times New Roman"/>
            </w:rPr>
            <w:t xml:space="preserve">Дата: </w:t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DATE \@ "dd.MM.yyyy" </w:instrText>
          </w:r>
          <w:r>
            <w:rPr>
              <w:rFonts w:ascii="Times New Roman" w:hAnsi="Times New Roman"/>
            </w:rPr>
            <w:fldChar w:fldCharType="separate"/>
          </w:r>
          <w:r w:rsidR="00FA7C2F">
            <w:rPr>
              <w:rFonts w:ascii="Times New Roman" w:hAnsi="Times New Roman"/>
              <w:noProof/>
            </w:rPr>
            <w:t>27.01.2026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64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3169D6" w14:textId="77777777" w:rsidR="00B8410A" w:rsidRPr="00D914AF" w:rsidRDefault="00B8410A" w:rsidP="00CA0F24">
          <w:pPr>
            <w:spacing w:before="60"/>
            <w:jc w:val="center"/>
            <w:rPr>
              <w:rFonts w:ascii="Times New Roman" w:hAnsi="Times New Roman"/>
              <w:szCs w:val="24"/>
            </w:rPr>
          </w:pPr>
          <w:r w:rsidRPr="00AF6671">
            <w:rPr>
              <w:rFonts w:ascii="Times New Roman" w:hAnsi="Times New Roman"/>
              <w:szCs w:val="24"/>
            </w:rPr>
            <w:t xml:space="preserve">Этап </w:t>
          </w:r>
          <w:r>
            <w:rPr>
              <w:rFonts w:ascii="Times New Roman" w:hAnsi="Times New Roman"/>
              <w:szCs w:val="24"/>
            </w:rPr>
            <w:t>3</w:t>
          </w:r>
          <w:r w:rsidRPr="00AF6671">
            <w:rPr>
              <w:rFonts w:ascii="Times New Roman" w:hAnsi="Times New Roman"/>
              <w:szCs w:val="24"/>
            </w:rPr>
            <w:t xml:space="preserve">. </w:t>
          </w:r>
          <w:r>
            <w:rPr>
              <w:rFonts w:ascii="Times New Roman" w:hAnsi="Times New Roman"/>
              <w:szCs w:val="24"/>
            </w:rPr>
            <w:t xml:space="preserve">Мониторинг </w:t>
          </w:r>
          <w:r>
            <w:rPr>
              <w:rFonts w:ascii="Times New Roman" w:hAnsi="Times New Roman"/>
              <w:color w:val="000000"/>
            </w:rPr>
            <w:t>процентных ставок по</w:t>
          </w:r>
          <w:r w:rsidRPr="00215A5B">
            <w:rPr>
              <w:rFonts w:ascii="Times New Roman" w:hAnsi="Times New Roman"/>
              <w:color w:val="000000"/>
            </w:rPr>
            <w:t xml:space="preserve"> </w:t>
          </w:r>
          <w:r>
            <w:rPr>
              <w:rFonts w:ascii="Times New Roman" w:hAnsi="Times New Roman"/>
              <w:color w:val="000000"/>
            </w:rPr>
            <w:t>срочным банковским вкладам (депозитам</w:t>
          </w:r>
          <w:r w:rsidRPr="00215A5B">
            <w:rPr>
              <w:rFonts w:ascii="Times New Roman" w:hAnsi="Times New Roman"/>
              <w:color w:val="000000"/>
            </w:rPr>
            <w:t>)</w:t>
          </w:r>
          <w:r>
            <w:rPr>
              <w:rFonts w:ascii="Times New Roman" w:hAnsi="Times New Roman"/>
              <w:color w:val="000000"/>
            </w:rPr>
            <w:t xml:space="preserve"> юридических лиц </w:t>
          </w:r>
          <w:r w:rsidRPr="00215A5B">
            <w:rPr>
              <w:rFonts w:ascii="Times New Roman" w:hAnsi="Times New Roman"/>
              <w:color w:val="000000"/>
            </w:rPr>
            <w:t>в банках РБ</w:t>
          </w:r>
        </w:p>
      </w:tc>
      <w:tc>
        <w:tcPr>
          <w:tcW w:w="13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B603FE" w14:textId="77777777" w:rsidR="00B8410A" w:rsidRDefault="00B8410A">
          <w:pPr>
            <w:tabs>
              <w:tab w:val="center" w:pos="3969"/>
              <w:tab w:val="right" w:pos="7938"/>
            </w:tabs>
            <w:spacing w:before="60"/>
            <w:jc w:val="center"/>
            <w:rPr>
              <w:rStyle w:val="af3"/>
              <w:rFonts w:ascii="Times New Roman" w:hAnsi="Times New Roman"/>
            </w:rPr>
          </w:pPr>
          <w:r>
            <w:rPr>
              <w:rStyle w:val="af3"/>
              <w:rFonts w:ascii="Times New Roman" w:hAnsi="Times New Roman"/>
            </w:rPr>
            <w:t>Страница</w:t>
          </w:r>
        </w:p>
        <w:p w14:paraId="39C40B87" w14:textId="794B8DAC" w:rsidR="00B8410A" w:rsidRDefault="00B8410A">
          <w:pPr>
            <w:tabs>
              <w:tab w:val="center" w:pos="3969"/>
              <w:tab w:val="right" w:pos="7938"/>
            </w:tabs>
            <w:spacing w:before="60"/>
            <w:jc w:val="center"/>
          </w:pP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PAGE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FA7C2F">
            <w:rPr>
              <w:rStyle w:val="af3"/>
              <w:rFonts w:ascii="Times New Roman" w:hAnsi="Times New Roman"/>
              <w:noProof/>
            </w:rPr>
            <w:t>21</w:t>
          </w:r>
          <w:r>
            <w:rPr>
              <w:rStyle w:val="af3"/>
              <w:rFonts w:ascii="Times New Roman" w:hAnsi="Times New Roman"/>
            </w:rPr>
            <w:fldChar w:fldCharType="end"/>
          </w:r>
          <w:r>
            <w:rPr>
              <w:rStyle w:val="af3"/>
              <w:rFonts w:ascii="Times New Roman" w:hAnsi="Times New Roman"/>
            </w:rPr>
            <w:t xml:space="preserve">  из</w:t>
          </w:r>
          <w:r w:rsidRPr="00AE0EA4">
            <w:rPr>
              <w:rStyle w:val="af3"/>
              <w:rFonts w:ascii="Times New Roman" w:hAnsi="Times New Roman"/>
            </w:rPr>
            <w:t xml:space="preserve"> </w:t>
          </w: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NUMPAGES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FA7C2F">
            <w:rPr>
              <w:rStyle w:val="af3"/>
              <w:rFonts w:ascii="Times New Roman" w:hAnsi="Times New Roman"/>
              <w:noProof/>
            </w:rPr>
            <w:t>84</w:t>
          </w:r>
          <w:r>
            <w:rPr>
              <w:rStyle w:val="af3"/>
              <w:rFonts w:ascii="Times New Roman" w:hAnsi="Times New Roman"/>
            </w:rPr>
            <w:fldChar w:fldCharType="end"/>
          </w:r>
        </w:p>
      </w:tc>
    </w:tr>
  </w:tbl>
  <w:p w14:paraId="2B6A5472" w14:textId="77777777" w:rsidR="00B8410A" w:rsidRDefault="00B8410A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97" w:type="dxa"/>
      <w:tblInd w:w="35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20"/>
      <w:gridCol w:w="6480"/>
      <w:gridCol w:w="1397"/>
    </w:tblGrid>
    <w:tr w:rsidR="00B8410A" w14:paraId="57432602" w14:textId="77777777" w:rsidTr="00920284">
      <w:trPr>
        <w:trHeight w:val="1047"/>
      </w:trPr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7529E9" w14:textId="49F83C38" w:rsidR="00B8410A" w:rsidRDefault="00B8410A">
          <w:pPr>
            <w:spacing w:before="60"/>
            <w:rPr>
              <w:sz w:val="20"/>
            </w:rPr>
          </w:pPr>
          <w:r>
            <w:rPr>
              <w:rFonts w:ascii="Times New Roman" w:hAnsi="Times New Roman"/>
            </w:rPr>
            <w:t xml:space="preserve">Дата: </w:t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DATE \@ "dd.MM.yyyy" </w:instrText>
          </w:r>
          <w:r>
            <w:rPr>
              <w:rFonts w:ascii="Times New Roman" w:hAnsi="Times New Roman"/>
            </w:rPr>
            <w:fldChar w:fldCharType="separate"/>
          </w:r>
          <w:r w:rsidR="00FA7C2F">
            <w:rPr>
              <w:rFonts w:ascii="Times New Roman" w:hAnsi="Times New Roman"/>
              <w:noProof/>
            </w:rPr>
            <w:t>27.01.2026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64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7A0B1F36" w14:textId="7DB9BBAA" w:rsidR="00B8410A" w:rsidRDefault="00B8410A" w:rsidP="00F37C7A">
          <w:pPr>
            <w:spacing w:before="60"/>
            <w:jc w:val="center"/>
            <w:rPr>
              <w:rFonts w:ascii="Times New Roman" w:hAnsi="Times New Roman"/>
              <w:szCs w:val="24"/>
            </w:rPr>
          </w:pPr>
          <w:r w:rsidRPr="00920284">
            <w:rPr>
              <w:rFonts w:ascii="Times New Roman" w:hAnsi="Times New Roman"/>
              <w:szCs w:val="24"/>
            </w:rPr>
            <w:t xml:space="preserve">Этап </w:t>
          </w:r>
          <w:r>
            <w:rPr>
              <w:rFonts w:ascii="Times New Roman" w:hAnsi="Times New Roman"/>
              <w:szCs w:val="24"/>
            </w:rPr>
            <w:t>5</w:t>
          </w:r>
          <w:r w:rsidRPr="00920284">
            <w:rPr>
              <w:rFonts w:ascii="Times New Roman" w:hAnsi="Times New Roman"/>
              <w:szCs w:val="24"/>
            </w:rPr>
            <w:t>. Мониторинг кредитов для физических лиц</w:t>
          </w:r>
        </w:p>
        <w:p w14:paraId="60A561A1" w14:textId="5A30CF5E" w:rsidR="00B8410A" w:rsidRDefault="00B8410A" w:rsidP="00F37C7A">
          <w:pPr>
            <w:spacing w:before="60"/>
            <w:jc w:val="center"/>
            <w:rPr>
              <w:rFonts w:ascii="Times New Roman" w:hAnsi="Times New Roman"/>
              <w:szCs w:val="24"/>
            </w:rPr>
          </w:pPr>
          <w:r w:rsidRPr="00920284">
            <w:rPr>
              <w:rFonts w:ascii="Times New Roman" w:hAnsi="Times New Roman"/>
              <w:szCs w:val="24"/>
            </w:rPr>
            <w:t xml:space="preserve">на финансирование недвижимости </w:t>
          </w:r>
        </w:p>
        <w:p w14:paraId="322D95C0" w14:textId="6A4E8085" w:rsidR="00B8410A" w:rsidRPr="00920284" w:rsidRDefault="00B8410A" w:rsidP="00F37C7A">
          <w:pPr>
            <w:spacing w:before="60"/>
            <w:jc w:val="center"/>
            <w:rPr>
              <w:rFonts w:ascii="Times New Roman" w:hAnsi="Times New Roman"/>
              <w:b/>
              <w:szCs w:val="24"/>
            </w:rPr>
          </w:pPr>
          <w:r w:rsidRPr="00920284">
            <w:rPr>
              <w:rFonts w:ascii="Times New Roman" w:hAnsi="Times New Roman"/>
              <w:szCs w:val="24"/>
            </w:rPr>
            <w:t>(процентные ставки, срок пользования)</w:t>
          </w:r>
        </w:p>
      </w:tc>
      <w:tc>
        <w:tcPr>
          <w:tcW w:w="13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D6BCC5" w14:textId="77777777" w:rsidR="00B8410A" w:rsidRDefault="00B8410A">
          <w:pPr>
            <w:tabs>
              <w:tab w:val="center" w:pos="3969"/>
              <w:tab w:val="right" w:pos="7938"/>
            </w:tabs>
            <w:spacing w:before="60"/>
            <w:jc w:val="center"/>
            <w:rPr>
              <w:rStyle w:val="af3"/>
              <w:rFonts w:ascii="Times New Roman" w:hAnsi="Times New Roman"/>
            </w:rPr>
          </w:pPr>
          <w:r>
            <w:rPr>
              <w:rStyle w:val="af3"/>
              <w:rFonts w:ascii="Times New Roman" w:hAnsi="Times New Roman"/>
            </w:rPr>
            <w:t>Страница</w:t>
          </w:r>
        </w:p>
        <w:p w14:paraId="5E14991F" w14:textId="1FA28AF8" w:rsidR="00B8410A" w:rsidRDefault="00B8410A">
          <w:pPr>
            <w:tabs>
              <w:tab w:val="center" w:pos="3969"/>
              <w:tab w:val="right" w:pos="7938"/>
            </w:tabs>
            <w:spacing w:before="60"/>
            <w:jc w:val="center"/>
          </w:pP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PAGE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FA7C2F">
            <w:rPr>
              <w:rStyle w:val="af3"/>
              <w:rFonts w:ascii="Times New Roman" w:hAnsi="Times New Roman"/>
              <w:noProof/>
            </w:rPr>
            <w:t>84</w:t>
          </w:r>
          <w:r>
            <w:rPr>
              <w:rStyle w:val="af3"/>
              <w:rFonts w:ascii="Times New Roman" w:hAnsi="Times New Roman"/>
            </w:rPr>
            <w:fldChar w:fldCharType="end"/>
          </w:r>
          <w:r>
            <w:rPr>
              <w:rStyle w:val="af3"/>
              <w:rFonts w:ascii="Times New Roman" w:hAnsi="Times New Roman"/>
            </w:rPr>
            <w:t xml:space="preserve">  из</w:t>
          </w:r>
          <w:r w:rsidRPr="00AE0EA4">
            <w:rPr>
              <w:rStyle w:val="af3"/>
              <w:rFonts w:ascii="Times New Roman" w:hAnsi="Times New Roman"/>
            </w:rPr>
            <w:t xml:space="preserve"> </w:t>
          </w:r>
          <w:r>
            <w:rPr>
              <w:rStyle w:val="af3"/>
              <w:rFonts w:ascii="Times New Roman" w:hAnsi="Times New Roman"/>
            </w:rPr>
            <w:fldChar w:fldCharType="begin"/>
          </w:r>
          <w:r>
            <w:rPr>
              <w:rStyle w:val="af3"/>
              <w:rFonts w:ascii="Times New Roman" w:hAnsi="Times New Roman"/>
            </w:rPr>
            <w:instrText xml:space="preserve"> NUMPAGES </w:instrText>
          </w:r>
          <w:r>
            <w:rPr>
              <w:rStyle w:val="af3"/>
              <w:rFonts w:ascii="Times New Roman" w:hAnsi="Times New Roman"/>
            </w:rPr>
            <w:fldChar w:fldCharType="separate"/>
          </w:r>
          <w:r w:rsidR="00FA7C2F">
            <w:rPr>
              <w:rStyle w:val="af3"/>
              <w:rFonts w:ascii="Times New Roman" w:hAnsi="Times New Roman"/>
              <w:noProof/>
            </w:rPr>
            <w:t>84</w:t>
          </w:r>
          <w:r>
            <w:rPr>
              <w:rStyle w:val="af3"/>
              <w:rFonts w:ascii="Times New Roman" w:hAnsi="Times New Roman"/>
            </w:rPr>
            <w:fldChar w:fldCharType="end"/>
          </w:r>
        </w:p>
      </w:tc>
    </w:tr>
  </w:tbl>
  <w:p w14:paraId="4615FC35" w14:textId="77777777" w:rsidR="00B8410A" w:rsidRDefault="00B841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E87869" w14:textId="77777777" w:rsidR="0049217A" w:rsidRDefault="0049217A" w:rsidP="00341EE5">
      <w:r>
        <w:separator/>
      </w:r>
    </w:p>
  </w:footnote>
  <w:footnote w:type="continuationSeparator" w:id="0">
    <w:p w14:paraId="19852C99" w14:textId="77777777" w:rsidR="0049217A" w:rsidRDefault="0049217A" w:rsidP="00341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6F75F" w14:textId="77777777" w:rsidR="00B8410A" w:rsidRDefault="00B8410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545D" w14:textId="77777777" w:rsidR="00B8410A" w:rsidRDefault="00B8410A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7A550" w14:textId="77777777" w:rsidR="00B8410A" w:rsidRDefault="00B8410A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7F9222" w14:textId="77777777" w:rsidR="00B8410A" w:rsidRDefault="00B8410A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587BC" w14:textId="77777777" w:rsidR="00B8410A" w:rsidRDefault="00B8410A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C94BC" w14:textId="77777777" w:rsidR="00B8410A" w:rsidRDefault="00B8410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86C69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D5A8C"/>
    <w:multiLevelType w:val="hybridMultilevel"/>
    <w:tmpl w:val="0C1608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E5359C"/>
    <w:multiLevelType w:val="hybridMultilevel"/>
    <w:tmpl w:val="531E1CFA"/>
    <w:lvl w:ilvl="0" w:tplc="697067D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91" w:hanging="360"/>
      </w:pPr>
    </w:lvl>
    <w:lvl w:ilvl="2" w:tplc="0419001B" w:tentative="1">
      <w:start w:val="1"/>
      <w:numFmt w:val="lowerRoman"/>
      <w:lvlText w:val="%3."/>
      <w:lvlJc w:val="right"/>
      <w:pPr>
        <w:ind w:left="1811" w:hanging="180"/>
      </w:pPr>
    </w:lvl>
    <w:lvl w:ilvl="3" w:tplc="0419000F" w:tentative="1">
      <w:start w:val="1"/>
      <w:numFmt w:val="decimal"/>
      <w:lvlText w:val="%4."/>
      <w:lvlJc w:val="left"/>
      <w:pPr>
        <w:ind w:left="2531" w:hanging="360"/>
      </w:pPr>
    </w:lvl>
    <w:lvl w:ilvl="4" w:tplc="04190019" w:tentative="1">
      <w:start w:val="1"/>
      <w:numFmt w:val="lowerLetter"/>
      <w:lvlText w:val="%5."/>
      <w:lvlJc w:val="left"/>
      <w:pPr>
        <w:ind w:left="3251" w:hanging="360"/>
      </w:pPr>
    </w:lvl>
    <w:lvl w:ilvl="5" w:tplc="0419001B" w:tentative="1">
      <w:start w:val="1"/>
      <w:numFmt w:val="lowerRoman"/>
      <w:lvlText w:val="%6."/>
      <w:lvlJc w:val="right"/>
      <w:pPr>
        <w:ind w:left="3971" w:hanging="180"/>
      </w:pPr>
    </w:lvl>
    <w:lvl w:ilvl="6" w:tplc="0419000F" w:tentative="1">
      <w:start w:val="1"/>
      <w:numFmt w:val="decimal"/>
      <w:lvlText w:val="%7."/>
      <w:lvlJc w:val="left"/>
      <w:pPr>
        <w:ind w:left="4691" w:hanging="360"/>
      </w:pPr>
    </w:lvl>
    <w:lvl w:ilvl="7" w:tplc="04190019" w:tentative="1">
      <w:start w:val="1"/>
      <w:numFmt w:val="lowerLetter"/>
      <w:lvlText w:val="%8."/>
      <w:lvlJc w:val="left"/>
      <w:pPr>
        <w:ind w:left="5411" w:hanging="360"/>
      </w:pPr>
    </w:lvl>
    <w:lvl w:ilvl="8" w:tplc="041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3" w15:restartNumberingAfterBreak="0">
    <w:nsid w:val="0FCC2967"/>
    <w:multiLevelType w:val="multilevel"/>
    <w:tmpl w:val="387E8188"/>
    <w:lvl w:ilvl="0">
      <w:start w:val="1"/>
      <w:numFmt w:val="decimal"/>
      <w:pStyle w:val="1"/>
      <w:suff w:val="space"/>
      <w:lvlText w:val="%1."/>
      <w:lvlJc w:val="left"/>
      <w:pPr>
        <w:ind w:left="993" w:firstLine="0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pStyle w:val="2"/>
      <w:suff w:val="space"/>
      <w:lvlText w:val="%1.%2."/>
      <w:lvlJc w:val="left"/>
      <w:pPr>
        <w:ind w:left="11" w:firstLine="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suff w:val="space"/>
      <w:lvlText w:val="%1.%2.%3."/>
      <w:lvlJc w:val="left"/>
      <w:pPr>
        <w:ind w:left="11" w:firstLine="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1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2367"/>
        </w:tabs>
        <w:ind w:left="207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31"/>
        </w:tabs>
        <w:ind w:left="20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1"/>
        </w:tabs>
        <w:ind w:left="25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11"/>
        </w:tabs>
        <w:ind w:left="30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31"/>
        </w:tabs>
        <w:ind w:left="3611" w:hanging="1440"/>
      </w:pPr>
      <w:rPr>
        <w:rFonts w:hint="default"/>
      </w:rPr>
    </w:lvl>
  </w:abstractNum>
  <w:abstractNum w:abstractNumId="4" w15:restartNumberingAfterBreak="0">
    <w:nsid w:val="10C8712F"/>
    <w:multiLevelType w:val="hybridMultilevel"/>
    <w:tmpl w:val="875AEB92"/>
    <w:lvl w:ilvl="0" w:tplc="0FDE012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215AC3"/>
    <w:multiLevelType w:val="multilevel"/>
    <w:tmpl w:val="5128C23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FA65D3"/>
    <w:multiLevelType w:val="multilevel"/>
    <w:tmpl w:val="788E5E1E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680" w:hanging="68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680" w:hanging="68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71A718A"/>
    <w:multiLevelType w:val="hybridMultilevel"/>
    <w:tmpl w:val="2BBC4576"/>
    <w:lvl w:ilvl="0" w:tplc="8FC06360">
      <w:start w:val="1"/>
      <w:numFmt w:val="bullet"/>
      <w:pStyle w:val="TableText-Bullet"/>
      <w:lvlText w:val="▪"/>
      <w:lvlJc w:val="left"/>
      <w:pPr>
        <w:tabs>
          <w:tab w:val="num" w:pos="720"/>
        </w:tabs>
        <w:ind w:left="720" w:hanging="360"/>
      </w:pPr>
      <w:rPr>
        <w:rFonts w:ascii="Palatino Linotype" w:hAnsi="Palatino Linotype" w:cs="Times New Roman" w:hint="default"/>
        <w:b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86A0C"/>
    <w:multiLevelType w:val="hybridMultilevel"/>
    <w:tmpl w:val="11043CF6"/>
    <w:lvl w:ilvl="0" w:tplc="6E485C6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C5218"/>
    <w:multiLevelType w:val="multilevel"/>
    <w:tmpl w:val="9D94E16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10" w15:restartNumberingAfterBreak="0">
    <w:nsid w:val="2F592B4B"/>
    <w:multiLevelType w:val="multilevel"/>
    <w:tmpl w:val="A05A277C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34E14B71"/>
    <w:multiLevelType w:val="multilevel"/>
    <w:tmpl w:val="22709296"/>
    <w:lvl w:ilvl="0">
      <w:start w:val="6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78" w:hanging="1800"/>
      </w:pPr>
      <w:rPr>
        <w:rFonts w:hint="default"/>
      </w:rPr>
    </w:lvl>
  </w:abstractNum>
  <w:abstractNum w:abstractNumId="12" w15:restartNumberingAfterBreak="0">
    <w:nsid w:val="5AEF481A"/>
    <w:multiLevelType w:val="hybridMultilevel"/>
    <w:tmpl w:val="81EA75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72D0F"/>
    <w:multiLevelType w:val="multilevel"/>
    <w:tmpl w:val="AC18AFF6"/>
    <w:lvl w:ilvl="0">
      <w:start w:val="1"/>
      <w:numFmt w:val="decimalZero"/>
      <w:lvlText w:val="%1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2">
      <w:start w:val="1"/>
      <w:numFmt w:val="none"/>
      <w:pStyle w:val="02"/>
      <w:lvlText w:val="03.06.02.00"/>
      <w:lvlJc w:val="left"/>
      <w:pPr>
        <w:tabs>
          <w:tab w:val="num" w:pos="1410"/>
        </w:tabs>
        <w:ind w:left="1410" w:hanging="1410"/>
      </w:pPr>
      <w:rPr>
        <w:rFonts w:hint="default"/>
        <w:b/>
        <w:sz w:val="28"/>
        <w:szCs w:val="28"/>
      </w:rPr>
    </w:lvl>
    <w:lvl w:ilvl="3">
      <w:start w:val="1"/>
      <w:numFmt w:val="decimalZero"/>
      <w:lvlText w:val="%1.%2.%3.%4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5F481C93"/>
    <w:multiLevelType w:val="multilevel"/>
    <w:tmpl w:val="50600ADA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66AF0671"/>
    <w:multiLevelType w:val="hybridMultilevel"/>
    <w:tmpl w:val="4CB8B80E"/>
    <w:lvl w:ilvl="0" w:tplc="3D9ACF96">
      <w:start w:val="6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8B078FD"/>
    <w:multiLevelType w:val="hybridMultilevel"/>
    <w:tmpl w:val="E38AE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6A7D80"/>
    <w:multiLevelType w:val="multilevel"/>
    <w:tmpl w:val="D5269588"/>
    <w:lvl w:ilvl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71A87F7B"/>
    <w:multiLevelType w:val="multilevel"/>
    <w:tmpl w:val="4C6C2FC8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7"/>
  </w:num>
  <w:num w:numId="5">
    <w:abstractNumId w:val="13"/>
  </w:num>
  <w:num w:numId="6">
    <w:abstractNumId w:val="2"/>
  </w:num>
  <w:num w:numId="7">
    <w:abstractNumId w:val="3"/>
  </w:num>
  <w:num w:numId="8">
    <w:abstractNumId w:val="1"/>
  </w:num>
  <w:num w:numId="9">
    <w:abstractNumId w:val="8"/>
  </w:num>
  <w:num w:numId="10">
    <w:abstractNumId w:val="15"/>
  </w:num>
  <w:num w:numId="11">
    <w:abstractNumId w:val="9"/>
  </w:num>
  <w:num w:numId="12">
    <w:abstractNumId w:val="17"/>
  </w:num>
  <w:num w:numId="13">
    <w:abstractNumId w:val="10"/>
  </w:num>
  <w:num w:numId="14">
    <w:abstractNumId w:val="18"/>
  </w:num>
  <w:num w:numId="15">
    <w:abstractNumId w:val="14"/>
  </w:num>
  <w:num w:numId="16">
    <w:abstractNumId w:val="5"/>
  </w:num>
  <w:num w:numId="17">
    <w:abstractNumId w:val="11"/>
  </w:num>
  <w:num w:numId="18">
    <w:abstractNumId w:val="16"/>
  </w:num>
  <w:num w:numId="19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Езерская Анна Иосифовна">
    <w15:presenceInfo w15:providerId="None" w15:userId="Езерская Анна Иосиф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56"/>
    <w:rsid w:val="00021051"/>
    <w:rsid w:val="00027F03"/>
    <w:rsid w:val="00030526"/>
    <w:rsid w:val="00037B54"/>
    <w:rsid w:val="00060926"/>
    <w:rsid w:val="0006141D"/>
    <w:rsid w:val="000620DC"/>
    <w:rsid w:val="00076BBD"/>
    <w:rsid w:val="00087B5E"/>
    <w:rsid w:val="000A745C"/>
    <w:rsid w:val="000B13B9"/>
    <w:rsid w:val="000C3969"/>
    <w:rsid w:val="000D511B"/>
    <w:rsid w:val="00113BC6"/>
    <w:rsid w:val="00116835"/>
    <w:rsid w:val="00123C42"/>
    <w:rsid w:val="0012736A"/>
    <w:rsid w:val="00132165"/>
    <w:rsid w:val="00150755"/>
    <w:rsid w:val="001534BD"/>
    <w:rsid w:val="00190E43"/>
    <w:rsid w:val="00192648"/>
    <w:rsid w:val="001A15FE"/>
    <w:rsid w:val="001C56FD"/>
    <w:rsid w:val="001C5D0B"/>
    <w:rsid w:val="001F25D2"/>
    <w:rsid w:val="0020671E"/>
    <w:rsid w:val="00215A5B"/>
    <w:rsid w:val="00232F11"/>
    <w:rsid w:val="002410D7"/>
    <w:rsid w:val="00244D9E"/>
    <w:rsid w:val="002510F1"/>
    <w:rsid w:val="00255DE5"/>
    <w:rsid w:val="00257212"/>
    <w:rsid w:val="00277CAE"/>
    <w:rsid w:val="00290CF8"/>
    <w:rsid w:val="0029115C"/>
    <w:rsid w:val="002922A8"/>
    <w:rsid w:val="002940E1"/>
    <w:rsid w:val="002A2455"/>
    <w:rsid w:val="002A551B"/>
    <w:rsid w:val="002C4E42"/>
    <w:rsid w:val="002D34D0"/>
    <w:rsid w:val="002D4C7D"/>
    <w:rsid w:val="002D57ED"/>
    <w:rsid w:val="002E1791"/>
    <w:rsid w:val="002F4807"/>
    <w:rsid w:val="00306294"/>
    <w:rsid w:val="0030786B"/>
    <w:rsid w:val="003134E6"/>
    <w:rsid w:val="00322829"/>
    <w:rsid w:val="00324B3F"/>
    <w:rsid w:val="0033607A"/>
    <w:rsid w:val="00337859"/>
    <w:rsid w:val="00341EE5"/>
    <w:rsid w:val="00342C62"/>
    <w:rsid w:val="00343319"/>
    <w:rsid w:val="00343D30"/>
    <w:rsid w:val="00346DD6"/>
    <w:rsid w:val="0036368D"/>
    <w:rsid w:val="00382C68"/>
    <w:rsid w:val="003B38EB"/>
    <w:rsid w:val="003D2314"/>
    <w:rsid w:val="003D5F10"/>
    <w:rsid w:val="003E0331"/>
    <w:rsid w:val="003E15A4"/>
    <w:rsid w:val="003E6C1E"/>
    <w:rsid w:val="003F243E"/>
    <w:rsid w:val="003F4D04"/>
    <w:rsid w:val="003F7AB5"/>
    <w:rsid w:val="00402543"/>
    <w:rsid w:val="004149AA"/>
    <w:rsid w:val="0043354E"/>
    <w:rsid w:val="00441059"/>
    <w:rsid w:val="004453F3"/>
    <w:rsid w:val="00450A7D"/>
    <w:rsid w:val="0045216E"/>
    <w:rsid w:val="00457B64"/>
    <w:rsid w:val="004650E5"/>
    <w:rsid w:val="00467F0E"/>
    <w:rsid w:val="00476460"/>
    <w:rsid w:val="0049217A"/>
    <w:rsid w:val="004936B6"/>
    <w:rsid w:val="00496DDA"/>
    <w:rsid w:val="004A101F"/>
    <w:rsid w:val="004B315C"/>
    <w:rsid w:val="004B510E"/>
    <w:rsid w:val="004B5B02"/>
    <w:rsid w:val="004F6A0D"/>
    <w:rsid w:val="00501461"/>
    <w:rsid w:val="0050292C"/>
    <w:rsid w:val="00510EF9"/>
    <w:rsid w:val="00520232"/>
    <w:rsid w:val="00524A08"/>
    <w:rsid w:val="00537DA1"/>
    <w:rsid w:val="00540D3E"/>
    <w:rsid w:val="005575AC"/>
    <w:rsid w:val="005935FF"/>
    <w:rsid w:val="005A1E01"/>
    <w:rsid w:val="005B35FF"/>
    <w:rsid w:val="005B6F5F"/>
    <w:rsid w:val="005C386F"/>
    <w:rsid w:val="00610051"/>
    <w:rsid w:val="00616EC2"/>
    <w:rsid w:val="00620955"/>
    <w:rsid w:val="006305F5"/>
    <w:rsid w:val="00643BBE"/>
    <w:rsid w:val="006463C9"/>
    <w:rsid w:val="00656365"/>
    <w:rsid w:val="006670CE"/>
    <w:rsid w:val="006701B5"/>
    <w:rsid w:val="006767E7"/>
    <w:rsid w:val="0069580B"/>
    <w:rsid w:val="00696BEF"/>
    <w:rsid w:val="006B3CAC"/>
    <w:rsid w:val="006B6381"/>
    <w:rsid w:val="006D1136"/>
    <w:rsid w:val="006D3E7C"/>
    <w:rsid w:val="007026A8"/>
    <w:rsid w:val="0070336E"/>
    <w:rsid w:val="00711DED"/>
    <w:rsid w:val="00714BAE"/>
    <w:rsid w:val="00734595"/>
    <w:rsid w:val="007414D8"/>
    <w:rsid w:val="00743F7D"/>
    <w:rsid w:val="00756FF5"/>
    <w:rsid w:val="00773598"/>
    <w:rsid w:val="00775052"/>
    <w:rsid w:val="007A7E16"/>
    <w:rsid w:val="007B15C5"/>
    <w:rsid w:val="007B1D20"/>
    <w:rsid w:val="007D675D"/>
    <w:rsid w:val="007D67BF"/>
    <w:rsid w:val="00805899"/>
    <w:rsid w:val="00812DA2"/>
    <w:rsid w:val="00837A15"/>
    <w:rsid w:val="008420FD"/>
    <w:rsid w:val="00842850"/>
    <w:rsid w:val="0085331E"/>
    <w:rsid w:val="008560C4"/>
    <w:rsid w:val="00856598"/>
    <w:rsid w:val="00862479"/>
    <w:rsid w:val="008624F2"/>
    <w:rsid w:val="008647CC"/>
    <w:rsid w:val="00871687"/>
    <w:rsid w:val="0089766D"/>
    <w:rsid w:val="00897DFA"/>
    <w:rsid w:val="008B4567"/>
    <w:rsid w:val="008C1D5D"/>
    <w:rsid w:val="008C7EB5"/>
    <w:rsid w:val="008D246A"/>
    <w:rsid w:val="008E4EF9"/>
    <w:rsid w:val="008F5A80"/>
    <w:rsid w:val="009013A5"/>
    <w:rsid w:val="00911760"/>
    <w:rsid w:val="00920284"/>
    <w:rsid w:val="00920D1A"/>
    <w:rsid w:val="00926DC3"/>
    <w:rsid w:val="00935704"/>
    <w:rsid w:val="0094165A"/>
    <w:rsid w:val="0095202A"/>
    <w:rsid w:val="0095469E"/>
    <w:rsid w:val="00967849"/>
    <w:rsid w:val="00970DC4"/>
    <w:rsid w:val="00995AD2"/>
    <w:rsid w:val="009A5714"/>
    <w:rsid w:val="009A58F0"/>
    <w:rsid w:val="009B417A"/>
    <w:rsid w:val="009C1606"/>
    <w:rsid w:val="009C5892"/>
    <w:rsid w:val="009E5445"/>
    <w:rsid w:val="009F1EB7"/>
    <w:rsid w:val="009F7404"/>
    <w:rsid w:val="00A03C54"/>
    <w:rsid w:val="00A11513"/>
    <w:rsid w:val="00A146DD"/>
    <w:rsid w:val="00A16FA5"/>
    <w:rsid w:val="00A23C03"/>
    <w:rsid w:val="00A529C0"/>
    <w:rsid w:val="00A5582F"/>
    <w:rsid w:val="00A66882"/>
    <w:rsid w:val="00A71A03"/>
    <w:rsid w:val="00A8234A"/>
    <w:rsid w:val="00A90FD4"/>
    <w:rsid w:val="00A91D70"/>
    <w:rsid w:val="00AA17F9"/>
    <w:rsid w:val="00AA7D1A"/>
    <w:rsid w:val="00AC261D"/>
    <w:rsid w:val="00AD77CC"/>
    <w:rsid w:val="00AE058B"/>
    <w:rsid w:val="00AE5540"/>
    <w:rsid w:val="00AF6671"/>
    <w:rsid w:val="00B2261F"/>
    <w:rsid w:val="00B23AEC"/>
    <w:rsid w:val="00B253BC"/>
    <w:rsid w:val="00B26DAC"/>
    <w:rsid w:val="00B26E75"/>
    <w:rsid w:val="00B32236"/>
    <w:rsid w:val="00B34DA1"/>
    <w:rsid w:val="00B453FA"/>
    <w:rsid w:val="00B50800"/>
    <w:rsid w:val="00B62125"/>
    <w:rsid w:val="00B82124"/>
    <w:rsid w:val="00B8410A"/>
    <w:rsid w:val="00B855B4"/>
    <w:rsid w:val="00BA1811"/>
    <w:rsid w:val="00BB685A"/>
    <w:rsid w:val="00BC029C"/>
    <w:rsid w:val="00BC470C"/>
    <w:rsid w:val="00BD6D3E"/>
    <w:rsid w:val="00BE5950"/>
    <w:rsid w:val="00BF193B"/>
    <w:rsid w:val="00C054E2"/>
    <w:rsid w:val="00C10536"/>
    <w:rsid w:val="00C1183E"/>
    <w:rsid w:val="00C1369E"/>
    <w:rsid w:val="00C14A56"/>
    <w:rsid w:val="00C14ABA"/>
    <w:rsid w:val="00C22A97"/>
    <w:rsid w:val="00C23AB3"/>
    <w:rsid w:val="00C26BF2"/>
    <w:rsid w:val="00C3406E"/>
    <w:rsid w:val="00C3746E"/>
    <w:rsid w:val="00C429CD"/>
    <w:rsid w:val="00C56B56"/>
    <w:rsid w:val="00C74B38"/>
    <w:rsid w:val="00C74EF3"/>
    <w:rsid w:val="00C77C73"/>
    <w:rsid w:val="00C81D96"/>
    <w:rsid w:val="00C94757"/>
    <w:rsid w:val="00CA0F24"/>
    <w:rsid w:val="00CF6F24"/>
    <w:rsid w:val="00D157E7"/>
    <w:rsid w:val="00D2126F"/>
    <w:rsid w:val="00D336C0"/>
    <w:rsid w:val="00D37C94"/>
    <w:rsid w:val="00D7405C"/>
    <w:rsid w:val="00D83BBE"/>
    <w:rsid w:val="00DA7F66"/>
    <w:rsid w:val="00DB71AB"/>
    <w:rsid w:val="00DC6AEF"/>
    <w:rsid w:val="00DF4DCA"/>
    <w:rsid w:val="00E062B4"/>
    <w:rsid w:val="00E15219"/>
    <w:rsid w:val="00E2577A"/>
    <w:rsid w:val="00E32408"/>
    <w:rsid w:val="00E3245D"/>
    <w:rsid w:val="00E62FC7"/>
    <w:rsid w:val="00E638B5"/>
    <w:rsid w:val="00E64AE5"/>
    <w:rsid w:val="00EA4CDD"/>
    <w:rsid w:val="00EB3CBA"/>
    <w:rsid w:val="00EB7727"/>
    <w:rsid w:val="00EC2249"/>
    <w:rsid w:val="00ED7BD4"/>
    <w:rsid w:val="00EE786C"/>
    <w:rsid w:val="00EF0203"/>
    <w:rsid w:val="00F30873"/>
    <w:rsid w:val="00F31AE0"/>
    <w:rsid w:val="00F35B8D"/>
    <w:rsid w:val="00F36883"/>
    <w:rsid w:val="00F37228"/>
    <w:rsid w:val="00F37C7A"/>
    <w:rsid w:val="00F43656"/>
    <w:rsid w:val="00F618AD"/>
    <w:rsid w:val="00F65506"/>
    <w:rsid w:val="00F9261B"/>
    <w:rsid w:val="00FA7C2F"/>
    <w:rsid w:val="00FC508A"/>
    <w:rsid w:val="00FD5F39"/>
    <w:rsid w:val="00FE05B6"/>
    <w:rsid w:val="00FF1DBC"/>
    <w:rsid w:val="00FF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D1FB7"/>
  <w15:chartTrackingRefBased/>
  <w15:docId w15:val="{8A518696-6B38-4DFC-92F2-CF4D49D59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10536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</w:rPr>
  </w:style>
  <w:style w:type="paragraph" w:styleId="1">
    <w:name w:val="heading 1"/>
    <w:basedOn w:val="a0"/>
    <w:next w:val="a0"/>
    <w:link w:val="10"/>
    <w:qFormat/>
    <w:rsid w:val="0094165A"/>
    <w:pPr>
      <w:keepNext/>
      <w:numPr>
        <w:numId w:val="2"/>
      </w:numPr>
      <w:ind w:left="710"/>
      <w:outlineLvl w:val="0"/>
    </w:pPr>
    <w:rPr>
      <w:b/>
      <w:sz w:val="28"/>
    </w:rPr>
  </w:style>
  <w:style w:type="paragraph" w:styleId="2">
    <w:name w:val="heading 2"/>
    <w:basedOn w:val="a0"/>
    <w:next w:val="a0"/>
    <w:link w:val="20"/>
    <w:qFormat/>
    <w:rsid w:val="0094165A"/>
    <w:pPr>
      <w:keepNext/>
      <w:numPr>
        <w:ilvl w:val="1"/>
        <w:numId w:val="2"/>
      </w:numPr>
      <w:outlineLvl w:val="1"/>
    </w:pPr>
    <w:rPr>
      <w:b/>
    </w:rPr>
  </w:style>
  <w:style w:type="paragraph" w:styleId="3">
    <w:name w:val="heading 3"/>
    <w:basedOn w:val="a0"/>
    <w:next w:val="a0"/>
    <w:link w:val="30"/>
    <w:qFormat/>
    <w:rsid w:val="0094165A"/>
    <w:pPr>
      <w:keepNext/>
      <w:numPr>
        <w:ilvl w:val="2"/>
        <w:numId w:val="2"/>
      </w:numPr>
      <w:outlineLvl w:val="2"/>
    </w:pPr>
    <w:rPr>
      <w:b/>
    </w:rPr>
  </w:style>
  <w:style w:type="paragraph" w:styleId="4">
    <w:name w:val="heading 4"/>
    <w:basedOn w:val="a0"/>
    <w:next w:val="a0"/>
    <w:link w:val="40"/>
    <w:qFormat/>
    <w:rsid w:val="0094165A"/>
    <w:pPr>
      <w:keepNext/>
      <w:numPr>
        <w:ilvl w:val="3"/>
        <w:numId w:val="2"/>
      </w:numPr>
      <w:outlineLvl w:val="3"/>
    </w:pPr>
    <w:rPr>
      <w:b/>
      <w:bCs/>
    </w:rPr>
  </w:style>
  <w:style w:type="paragraph" w:styleId="5">
    <w:name w:val="heading 5"/>
    <w:basedOn w:val="a0"/>
    <w:next w:val="a0"/>
    <w:link w:val="50"/>
    <w:qFormat/>
    <w:rsid w:val="0094165A"/>
    <w:pPr>
      <w:keepNext/>
      <w:numPr>
        <w:ilvl w:val="4"/>
        <w:numId w:val="1"/>
      </w:numPr>
      <w:jc w:val="right"/>
      <w:outlineLvl w:val="4"/>
    </w:pPr>
    <w:rPr>
      <w:sz w:val="56"/>
    </w:rPr>
  </w:style>
  <w:style w:type="paragraph" w:styleId="6">
    <w:name w:val="heading 6"/>
    <w:basedOn w:val="a0"/>
    <w:next w:val="a0"/>
    <w:link w:val="60"/>
    <w:qFormat/>
    <w:rsid w:val="0094165A"/>
    <w:pPr>
      <w:keepNext/>
      <w:numPr>
        <w:ilvl w:val="5"/>
        <w:numId w:val="1"/>
      </w:numPr>
      <w:jc w:val="right"/>
      <w:outlineLvl w:val="5"/>
    </w:pPr>
    <w:rPr>
      <w:b/>
      <w:sz w:val="56"/>
    </w:rPr>
  </w:style>
  <w:style w:type="paragraph" w:styleId="7">
    <w:name w:val="heading 7"/>
    <w:basedOn w:val="a0"/>
    <w:next w:val="a0"/>
    <w:link w:val="70"/>
    <w:qFormat/>
    <w:rsid w:val="0094165A"/>
    <w:pPr>
      <w:keepNext/>
      <w:keepLines/>
      <w:widowControl w:val="0"/>
      <w:numPr>
        <w:ilvl w:val="6"/>
        <w:numId w:val="1"/>
      </w:numPr>
      <w:outlineLvl w:val="6"/>
    </w:pPr>
    <w:rPr>
      <w:b/>
      <w:i/>
    </w:rPr>
  </w:style>
  <w:style w:type="paragraph" w:styleId="8">
    <w:name w:val="heading 8"/>
    <w:basedOn w:val="a0"/>
    <w:next w:val="a0"/>
    <w:link w:val="80"/>
    <w:qFormat/>
    <w:rsid w:val="0094165A"/>
    <w:pPr>
      <w:keepNext/>
      <w:numPr>
        <w:ilvl w:val="7"/>
        <w:numId w:val="1"/>
      </w:numPr>
      <w:outlineLvl w:val="7"/>
    </w:pPr>
    <w:rPr>
      <w:i/>
    </w:rPr>
  </w:style>
  <w:style w:type="paragraph" w:styleId="9">
    <w:name w:val="heading 9"/>
    <w:basedOn w:val="a0"/>
    <w:next w:val="a0"/>
    <w:link w:val="90"/>
    <w:qFormat/>
    <w:rsid w:val="0094165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94165A"/>
    <w:rPr>
      <w:rFonts w:ascii="Arial" w:eastAsia="Times New Roman" w:hAnsi="Arial" w:cs="Times New Roman"/>
      <w:b/>
      <w:sz w:val="28"/>
      <w:szCs w:val="20"/>
    </w:rPr>
  </w:style>
  <w:style w:type="character" w:customStyle="1" w:styleId="20">
    <w:name w:val="Заголовок 2 Знак"/>
    <w:basedOn w:val="a1"/>
    <w:link w:val="2"/>
    <w:rsid w:val="0094165A"/>
    <w:rPr>
      <w:rFonts w:ascii="Arial" w:eastAsia="Times New Roman" w:hAnsi="Arial" w:cs="Times New Roman"/>
      <w:b/>
      <w:sz w:val="24"/>
      <w:szCs w:val="20"/>
    </w:rPr>
  </w:style>
  <w:style w:type="character" w:customStyle="1" w:styleId="30">
    <w:name w:val="Заголовок 3 Знак"/>
    <w:basedOn w:val="a1"/>
    <w:link w:val="3"/>
    <w:rsid w:val="0094165A"/>
    <w:rPr>
      <w:rFonts w:ascii="Arial" w:eastAsia="Times New Roman" w:hAnsi="Arial" w:cs="Times New Roman"/>
      <w:b/>
      <w:sz w:val="24"/>
      <w:szCs w:val="20"/>
    </w:rPr>
  </w:style>
  <w:style w:type="character" w:customStyle="1" w:styleId="40">
    <w:name w:val="Заголовок 4 Знак"/>
    <w:basedOn w:val="a1"/>
    <w:link w:val="4"/>
    <w:rsid w:val="0094165A"/>
    <w:rPr>
      <w:rFonts w:ascii="Arial" w:eastAsia="Times New Roman" w:hAnsi="Arial" w:cs="Times New Roman"/>
      <w:b/>
      <w:bCs/>
      <w:sz w:val="24"/>
      <w:szCs w:val="20"/>
    </w:rPr>
  </w:style>
  <w:style w:type="character" w:customStyle="1" w:styleId="50">
    <w:name w:val="Заголовок 5 Знак"/>
    <w:basedOn w:val="a1"/>
    <w:link w:val="5"/>
    <w:rsid w:val="0094165A"/>
    <w:rPr>
      <w:rFonts w:ascii="Arial" w:eastAsia="Times New Roman" w:hAnsi="Arial" w:cs="Times New Roman"/>
      <w:sz w:val="56"/>
      <w:szCs w:val="20"/>
    </w:rPr>
  </w:style>
  <w:style w:type="character" w:customStyle="1" w:styleId="60">
    <w:name w:val="Заголовок 6 Знак"/>
    <w:basedOn w:val="a1"/>
    <w:link w:val="6"/>
    <w:rsid w:val="0094165A"/>
    <w:rPr>
      <w:rFonts w:ascii="Arial" w:eastAsia="Times New Roman" w:hAnsi="Arial" w:cs="Times New Roman"/>
      <w:b/>
      <w:sz w:val="56"/>
      <w:szCs w:val="20"/>
    </w:rPr>
  </w:style>
  <w:style w:type="character" w:customStyle="1" w:styleId="70">
    <w:name w:val="Заголовок 7 Знак"/>
    <w:basedOn w:val="a1"/>
    <w:link w:val="7"/>
    <w:rsid w:val="0094165A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80">
    <w:name w:val="Заголовок 8 Знак"/>
    <w:basedOn w:val="a1"/>
    <w:link w:val="8"/>
    <w:rsid w:val="0094165A"/>
    <w:rPr>
      <w:rFonts w:ascii="Arial" w:eastAsia="Times New Roman" w:hAnsi="Arial" w:cs="Times New Roman"/>
      <w:i/>
      <w:sz w:val="24"/>
      <w:szCs w:val="20"/>
    </w:rPr>
  </w:style>
  <w:style w:type="character" w:customStyle="1" w:styleId="90">
    <w:name w:val="Заголовок 9 Знак"/>
    <w:basedOn w:val="a1"/>
    <w:link w:val="9"/>
    <w:rsid w:val="0094165A"/>
    <w:rPr>
      <w:rFonts w:ascii="Arial" w:eastAsia="Times New Roman" w:hAnsi="Arial" w:cs="Arial"/>
    </w:rPr>
  </w:style>
  <w:style w:type="paragraph" w:styleId="a4">
    <w:name w:val="header"/>
    <w:basedOn w:val="a0"/>
    <w:link w:val="a5"/>
    <w:rsid w:val="0094165A"/>
    <w:pPr>
      <w:tabs>
        <w:tab w:val="center" w:pos="4320"/>
        <w:tab w:val="right" w:pos="8640"/>
      </w:tabs>
    </w:pPr>
  </w:style>
  <w:style w:type="character" w:customStyle="1" w:styleId="a5">
    <w:name w:val="Верхний колонтитул Знак"/>
    <w:basedOn w:val="a1"/>
    <w:link w:val="a4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Style2">
    <w:name w:val="Style2"/>
    <w:basedOn w:val="a0"/>
    <w:rsid w:val="0094165A"/>
    <w:rPr>
      <w:b/>
    </w:rPr>
  </w:style>
  <w:style w:type="paragraph" w:styleId="a6">
    <w:name w:val="footer"/>
    <w:basedOn w:val="a0"/>
    <w:link w:val="a7"/>
    <w:uiPriority w:val="99"/>
    <w:rsid w:val="0094165A"/>
    <w:pPr>
      <w:tabs>
        <w:tab w:val="center" w:pos="4320"/>
        <w:tab w:val="right" w:pos="8640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94165A"/>
    <w:rPr>
      <w:rFonts w:ascii="Arial" w:eastAsia="Times New Roman" w:hAnsi="Arial" w:cs="Times New Roman"/>
      <w:sz w:val="24"/>
      <w:szCs w:val="20"/>
    </w:rPr>
  </w:style>
  <w:style w:type="paragraph" w:styleId="a8">
    <w:name w:val="Block Text"/>
    <w:basedOn w:val="a0"/>
    <w:rsid w:val="0094165A"/>
    <w:rPr>
      <w:rFonts w:ascii="Times New Roman" w:hAnsi="Times New Roman"/>
      <w:lang w:val="en-US"/>
    </w:rPr>
  </w:style>
  <w:style w:type="paragraph" w:styleId="a9">
    <w:name w:val="Body Text"/>
    <w:basedOn w:val="a0"/>
    <w:link w:val="aa"/>
    <w:rsid w:val="0094165A"/>
  </w:style>
  <w:style w:type="character" w:customStyle="1" w:styleId="aa">
    <w:name w:val="Основной текст Знак"/>
    <w:basedOn w:val="a1"/>
    <w:link w:val="a9"/>
    <w:rsid w:val="0094165A"/>
    <w:rPr>
      <w:rFonts w:ascii="Arial" w:eastAsia="Times New Roman" w:hAnsi="Arial" w:cs="Times New Roman"/>
      <w:sz w:val="24"/>
      <w:szCs w:val="20"/>
    </w:rPr>
  </w:style>
  <w:style w:type="paragraph" w:styleId="ab">
    <w:name w:val="Body Text Indent"/>
    <w:basedOn w:val="a0"/>
    <w:link w:val="ac"/>
    <w:rsid w:val="0094165A"/>
    <w:pPr>
      <w:ind w:firstLine="720"/>
    </w:pPr>
  </w:style>
  <w:style w:type="character" w:customStyle="1" w:styleId="ac">
    <w:name w:val="Основной текст с отступом Знак"/>
    <w:basedOn w:val="a1"/>
    <w:link w:val="ab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Table">
    <w:name w:val="Table"/>
    <w:basedOn w:val="a0"/>
    <w:rsid w:val="0094165A"/>
    <w:rPr>
      <w:sz w:val="22"/>
      <w:lang w:val="en-US"/>
    </w:rPr>
  </w:style>
  <w:style w:type="paragraph" w:styleId="ad">
    <w:name w:val="Normal Indent"/>
    <w:basedOn w:val="a0"/>
    <w:rsid w:val="0094165A"/>
    <w:pPr>
      <w:ind w:left="708"/>
    </w:pPr>
    <w:rPr>
      <w:szCs w:val="24"/>
      <w:lang w:val="de-DE"/>
    </w:rPr>
  </w:style>
  <w:style w:type="paragraph" w:customStyle="1" w:styleId="asapheading2">
    <w:name w:val="asapheading2"/>
    <w:basedOn w:val="a0"/>
    <w:rsid w:val="0094165A"/>
    <w:pPr>
      <w:spacing w:before="100" w:beforeAutospacing="1" w:after="100" w:afterAutospacing="1"/>
    </w:pPr>
    <w:rPr>
      <w:rFonts w:eastAsia="Arial Unicode MS" w:cs="Arial"/>
      <w:b/>
      <w:bCs/>
      <w:color w:val="004080"/>
      <w:sz w:val="32"/>
      <w:szCs w:val="32"/>
      <w:lang w:val="en-US"/>
    </w:rPr>
  </w:style>
  <w:style w:type="paragraph" w:styleId="21">
    <w:name w:val="Body Text Indent 2"/>
    <w:basedOn w:val="a0"/>
    <w:link w:val="22"/>
    <w:rsid w:val="0094165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94165A"/>
    <w:rPr>
      <w:rFonts w:ascii="Arial" w:eastAsia="Times New Roman" w:hAnsi="Arial" w:cs="Times New Roman"/>
      <w:sz w:val="24"/>
      <w:szCs w:val="20"/>
    </w:rPr>
  </w:style>
  <w:style w:type="paragraph" w:customStyle="1" w:styleId="NormalASAPNormal">
    <w:name w:val="Normal.ASAPNormal"/>
    <w:rsid w:val="0094165A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a">
    <w:name w:val="List Bullet"/>
    <w:basedOn w:val="a0"/>
    <w:autoRedefine/>
    <w:rsid w:val="0094165A"/>
    <w:pPr>
      <w:numPr>
        <w:numId w:val="3"/>
      </w:numPr>
    </w:pPr>
  </w:style>
  <w:style w:type="paragraph" w:styleId="31">
    <w:name w:val="Body Text Indent 3"/>
    <w:basedOn w:val="a0"/>
    <w:link w:val="32"/>
    <w:rsid w:val="0094165A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94165A"/>
    <w:rPr>
      <w:rFonts w:ascii="Arial" w:eastAsia="Times New Roman" w:hAnsi="Arial" w:cs="Times New Roman"/>
      <w:sz w:val="16"/>
      <w:szCs w:val="16"/>
    </w:rPr>
  </w:style>
  <w:style w:type="character" w:styleId="ae">
    <w:name w:val="Strong"/>
    <w:uiPriority w:val="22"/>
    <w:qFormat/>
    <w:rsid w:val="0094165A"/>
    <w:rPr>
      <w:b/>
    </w:rPr>
  </w:style>
  <w:style w:type="paragraph" w:styleId="af">
    <w:name w:val="footnote text"/>
    <w:basedOn w:val="a0"/>
    <w:link w:val="af0"/>
    <w:uiPriority w:val="99"/>
    <w:semiHidden/>
    <w:rsid w:val="0094165A"/>
    <w:rPr>
      <w:sz w:val="20"/>
      <w:lang w:val="de-DE"/>
    </w:rPr>
  </w:style>
  <w:style w:type="character" w:customStyle="1" w:styleId="af0">
    <w:name w:val="Текст сноски Знак"/>
    <w:basedOn w:val="a1"/>
    <w:link w:val="af"/>
    <w:uiPriority w:val="99"/>
    <w:semiHidden/>
    <w:rsid w:val="0094165A"/>
    <w:rPr>
      <w:rFonts w:ascii="Arial" w:eastAsia="Times New Roman" w:hAnsi="Arial" w:cs="Times New Roman"/>
      <w:sz w:val="20"/>
      <w:szCs w:val="20"/>
      <w:lang w:val="de-DE"/>
    </w:rPr>
  </w:style>
  <w:style w:type="paragraph" w:styleId="af1">
    <w:name w:val="Plain Text"/>
    <w:basedOn w:val="a0"/>
    <w:link w:val="af2"/>
    <w:rsid w:val="0094165A"/>
    <w:rPr>
      <w:rFonts w:ascii="Courier New" w:hAnsi="Courier New" w:cs="Courier New"/>
      <w:sz w:val="20"/>
      <w:lang w:val="en-US"/>
    </w:rPr>
  </w:style>
  <w:style w:type="character" w:customStyle="1" w:styleId="af2">
    <w:name w:val="Текст Знак"/>
    <w:basedOn w:val="a1"/>
    <w:link w:val="af1"/>
    <w:rsid w:val="0094165A"/>
    <w:rPr>
      <w:rFonts w:ascii="Courier New" w:eastAsia="Times New Roman" w:hAnsi="Courier New" w:cs="Courier New"/>
      <w:sz w:val="20"/>
      <w:szCs w:val="20"/>
      <w:lang w:val="en-US"/>
    </w:rPr>
  </w:style>
  <w:style w:type="character" w:styleId="af3">
    <w:name w:val="page number"/>
    <w:basedOn w:val="a1"/>
    <w:rsid w:val="0094165A"/>
  </w:style>
  <w:style w:type="paragraph" w:styleId="11">
    <w:name w:val="toc 1"/>
    <w:basedOn w:val="a0"/>
    <w:next w:val="a0"/>
    <w:autoRedefine/>
    <w:uiPriority w:val="39"/>
    <w:rsid w:val="0094165A"/>
    <w:pPr>
      <w:tabs>
        <w:tab w:val="left" w:pos="960"/>
        <w:tab w:val="right" w:leader="dot" w:pos="8820"/>
      </w:tabs>
      <w:spacing w:before="120"/>
      <w:ind w:left="540" w:hanging="360"/>
      <w:jc w:val="left"/>
    </w:pPr>
    <w:rPr>
      <w:rFonts w:ascii="Times New Roman" w:hAnsi="Times New Roman" w:cs="Arial"/>
      <w:b/>
      <w:bCs/>
      <w:noProof/>
      <w:szCs w:val="28"/>
    </w:rPr>
  </w:style>
  <w:style w:type="paragraph" w:styleId="23">
    <w:name w:val="toc 2"/>
    <w:basedOn w:val="a0"/>
    <w:next w:val="a0"/>
    <w:autoRedefine/>
    <w:uiPriority w:val="39"/>
    <w:rsid w:val="0094165A"/>
    <w:pPr>
      <w:tabs>
        <w:tab w:val="right" w:leader="dot" w:pos="8820"/>
      </w:tabs>
      <w:ind w:left="238"/>
      <w:jc w:val="left"/>
    </w:pPr>
    <w:rPr>
      <w:rFonts w:ascii="Times New Roman" w:hAnsi="Times New Roman"/>
      <w:i/>
      <w:iCs/>
      <w:sz w:val="20"/>
    </w:rPr>
  </w:style>
  <w:style w:type="paragraph" w:styleId="33">
    <w:name w:val="toc 3"/>
    <w:basedOn w:val="a0"/>
    <w:next w:val="a0"/>
    <w:autoRedefine/>
    <w:uiPriority w:val="39"/>
    <w:rsid w:val="0094165A"/>
    <w:pPr>
      <w:tabs>
        <w:tab w:val="right" w:leader="dot" w:pos="8789"/>
      </w:tabs>
      <w:ind w:left="480"/>
      <w:jc w:val="left"/>
    </w:pPr>
    <w:rPr>
      <w:rFonts w:ascii="Times New Roman" w:hAnsi="Times New Roman"/>
      <w:sz w:val="20"/>
    </w:rPr>
  </w:style>
  <w:style w:type="character" w:styleId="af4">
    <w:name w:val="Hyperlink"/>
    <w:uiPriority w:val="99"/>
    <w:rsid w:val="0094165A"/>
    <w:rPr>
      <w:color w:val="0000FF"/>
      <w:u w:val="single"/>
    </w:rPr>
  </w:style>
  <w:style w:type="paragraph" w:styleId="41">
    <w:name w:val="toc 4"/>
    <w:basedOn w:val="a0"/>
    <w:next w:val="a0"/>
    <w:autoRedefine/>
    <w:uiPriority w:val="39"/>
    <w:rsid w:val="0094165A"/>
    <w:pPr>
      <w:ind w:left="720"/>
    </w:pPr>
    <w:rPr>
      <w:rFonts w:ascii="Times New Roman" w:hAnsi="Times New Roman"/>
      <w:sz w:val="20"/>
    </w:rPr>
  </w:style>
  <w:style w:type="paragraph" w:customStyle="1" w:styleId="af5">
    <w:name w:val="таблица"/>
    <w:basedOn w:val="a0"/>
    <w:rsid w:val="0094165A"/>
    <w:pPr>
      <w:spacing w:before="60" w:after="60"/>
      <w:jc w:val="left"/>
    </w:pPr>
    <w:rPr>
      <w:rFonts w:ascii="Times New Roman" w:hAnsi="Times New Roman" w:cs="Arial"/>
      <w:sz w:val="20"/>
      <w:szCs w:val="22"/>
      <w:lang w:eastAsia="ru-RU"/>
    </w:rPr>
  </w:style>
  <w:style w:type="paragraph" w:styleId="af6">
    <w:name w:val="Balloon Text"/>
    <w:basedOn w:val="a0"/>
    <w:link w:val="af7"/>
    <w:semiHidden/>
    <w:rsid w:val="0094165A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semiHidden/>
    <w:rsid w:val="0094165A"/>
    <w:rPr>
      <w:rFonts w:ascii="Tahoma" w:eastAsia="Times New Roman" w:hAnsi="Tahoma" w:cs="Tahoma"/>
      <w:sz w:val="16"/>
      <w:szCs w:val="16"/>
    </w:rPr>
  </w:style>
  <w:style w:type="paragraph" w:styleId="34">
    <w:name w:val="Body Text 3"/>
    <w:basedOn w:val="a0"/>
    <w:link w:val="35"/>
    <w:rsid w:val="0094165A"/>
    <w:pPr>
      <w:jc w:val="center"/>
    </w:pPr>
    <w:rPr>
      <w:rFonts w:ascii="Times New Roman" w:hAnsi="Times New Roman"/>
      <w:sz w:val="20"/>
      <w:lang w:eastAsia="ru-RU"/>
    </w:rPr>
  </w:style>
  <w:style w:type="character" w:customStyle="1" w:styleId="35">
    <w:name w:val="Основной текст 3 Знак"/>
    <w:basedOn w:val="a1"/>
    <w:link w:val="34"/>
    <w:rsid w:val="009416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Normal (Web)"/>
    <w:basedOn w:val="a0"/>
    <w:uiPriority w:val="99"/>
    <w:rsid w:val="0094165A"/>
    <w:pPr>
      <w:jc w:val="left"/>
    </w:pPr>
    <w:rPr>
      <w:rFonts w:ascii="Arial Unicode MS" w:eastAsia="Arial Unicode MS" w:hAnsi="Arial Unicode MS" w:cs="Arial Unicode MS"/>
      <w:color w:val="000000"/>
      <w:szCs w:val="24"/>
      <w:lang w:eastAsia="ru-RU"/>
    </w:rPr>
  </w:style>
  <w:style w:type="paragraph" w:styleId="24">
    <w:name w:val="Body Text 2"/>
    <w:basedOn w:val="a0"/>
    <w:link w:val="25"/>
    <w:rsid w:val="0094165A"/>
    <w:pPr>
      <w:jc w:val="left"/>
    </w:pPr>
    <w:rPr>
      <w:rFonts w:ascii="Times New Roman" w:hAnsi="Times New Roman"/>
      <w:sz w:val="20"/>
      <w:szCs w:val="24"/>
      <w:lang w:eastAsia="ru-RU"/>
    </w:rPr>
  </w:style>
  <w:style w:type="character" w:customStyle="1" w:styleId="25">
    <w:name w:val="Основной текст 2 Знак"/>
    <w:basedOn w:val="a1"/>
    <w:link w:val="24"/>
    <w:rsid w:val="0094165A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0">
    <w:name w:val="Обычный Первая строка:  0 см"/>
    <w:basedOn w:val="a0"/>
    <w:rsid w:val="0094165A"/>
    <w:pPr>
      <w:spacing w:before="60" w:after="60"/>
    </w:pPr>
    <w:rPr>
      <w:rFonts w:ascii="Times New Roman" w:hAnsi="Times New Roman"/>
      <w:sz w:val="22"/>
      <w:lang w:val="en-US"/>
    </w:rPr>
  </w:style>
  <w:style w:type="paragraph" w:customStyle="1" w:styleId="CharChar">
    <w:name w:val="Знак Знак Знак Знак Знак Знак Знак Знак Char Char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af9">
    <w:name w:val="Знак Знак Знак Знак Знак Знак Знак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0">
    <w:name w:val="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styleId="51">
    <w:name w:val="toc 5"/>
    <w:basedOn w:val="a0"/>
    <w:next w:val="a0"/>
    <w:autoRedefine/>
    <w:semiHidden/>
    <w:rsid w:val="0094165A"/>
    <w:pPr>
      <w:ind w:left="960"/>
      <w:jc w:val="left"/>
    </w:pPr>
    <w:rPr>
      <w:rFonts w:ascii="Times New Roman" w:hAnsi="Times New Roman"/>
      <w:sz w:val="20"/>
    </w:rPr>
  </w:style>
  <w:style w:type="paragraph" w:styleId="61">
    <w:name w:val="toc 6"/>
    <w:basedOn w:val="a0"/>
    <w:next w:val="a0"/>
    <w:autoRedefine/>
    <w:semiHidden/>
    <w:rsid w:val="0094165A"/>
    <w:pPr>
      <w:ind w:left="1200"/>
      <w:jc w:val="left"/>
    </w:pPr>
    <w:rPr>
      <w:rFonts w:ascii="Times New Roman" w:hAnsi="Times New Roman"/>
      <w:sz w:val="20"/>
    </w:rPr>
  </w:style>
  <w:style w:type="paragraph" w:styleId="71">
    <w:name w:val="toc 7"/>
    <w:basedOn w:val="a0"/>
    <w:next w:val="a0"/>
    <w:autoRedefine/>
    <w:semiHidden/>
    <w:rsid w:val="0094165A"/>
    <w:pPr>
      <w:ind w:left="1440"/>
      <w:jc w:val="left"/>
    </w:pPr>
    <w:rPr>
      <w:rFonts w:ascii="Times New Roman" w:hAnsi="Times New Roman"/>
      <w:sz w:val="20"/>
    </w:rPr>
  </w:style>
  <w:style w:type="paragraph" w:styleId="81">
    <w:name w:val="toc 8"/>
    <w:basedOn w:val="a0"/>
    <w:next w:val="a0"/>
    <w:autoRedefine/>
    <w:semiHidden/>
    <w:rsid w:val="0094165A"/>
    <w:pPr>
      <w:ind w:left="1680"/>
      <w:jc w:val="left"/>
    </w:pPr>
    <w:rPr>
      <w:rFonts w:ascii="Times New Roman" w:hAnsi="Times New Roman"/>
      <w:sz w:val="20"/>
    </w:rPr>
  </w:style>
  <w:style w:type="paragraph" w:styleId="91">
    <w:name w:val="toc 9"/>
    <w:basedOn w:val="a0"/>
    <w:next w:val="a0"/>
    <w:autoRedefine/>
    <w:semiHidden/>
    <w:rsid w:val="0094165A"/>
    <w:pPr>
      <w:ind w:left="1920"/>
      <w:jc w:val="left"/>
    </w:pPr>
    <w:rPr>
      <w:rFonts w:ascii="Times New Roman" w:hAnsi="Times New Roman"/>
      <w:sz w:val="20"/>
    </w:rPr>
  </w:style>
  <w:style w:type="character" w:styleId="afa">
    <w:name w:val="footnote reference"/>
    <w:uiPriority w:val="99"/>
    <w:semiHidden/>
    <w:rsid w:val="0094165A"/>
    <w:rPr>
      <w:vertAlign w:val="superscript"/>
    </w:rPr>
  </w:style>
  <w:style w:type="paragraph" w:customStyle="1" w:styleId="TableText-Bullet">
    <w:name w:val="Table Text - Bullet"/>
    <w:basedOn w:val="a0"/>
    <w:rsid w:val="0094165A"/>
    <w:pPr>
      <w:numPr>
        <w:numId w:val="4"/>
      </w:numPr>
    </w:pPr>
  </w:style>
  <w:style w:type="paragraph" w:customStyle="1" w:styleId="CharCharCharChar">
    <w:name w:val="Char Char Знак Знак 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12">
    <w:name w:val="ПР_Заголовок_1"/>
    <w:basedOn w:val="1"/>
    <w:rsid w:val="0094165A"/>
    <w:pPr>
      <w:numPr>
        <w:numId w:val="0"/>
      </w:numPr>
      <w:spacing w:before="240" w:after="60"/>
      <w:jc w:val="left"/>
    </w:pPr>
    <w:rPr>
      <w:rFonts w:cs="Arial"/>
      <w:bCs/>
      <w:kern w:val="32"/>
      <w:sz w:val="32"/>
      <w:szCs w:val="32"/>
    </w:rPr>
  </w:style>
  <w:style w:type="paragraph" w:customStyle="1" w:styleId="afb">
    <w:name w:val="ПР_Текст"/>
    <w:basedOn w:val="a9"/>
    <w:rsid w:val="0094165A"/>
    <w:pPr>
      <w:spacing w:after="120"/>
      <w:jc w:val="left"/>
    </w:pPr>
    <w:rPr>
      <w:sz w:val="20"/>
      <w:szCs w:val="24"/>
    </w:rPr>
  </w:style>
  <w:style w:type="paragraph" w:customStyle="1" w:styleId="CharCharCharChar1">
    <w:name w:val="Char Char Знак Знак Char Char1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1">
    <w:name w:val="Char Char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character" w:customStyle="1" w:styleId="xsptextcomputedfield">
    <w:name w:val="xsptextcomputedfield"/>
    <w:rsid w:val="0094165A"/>
  </w:style>
  <w:style w:type="paragraph" w:customStyle="1" w:styleId="CharCharCharChar10">
    <w:name w:val="Char Char Знак Знак Char Char1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onsPlusNormal">
    <w:name w:val="ConsPlusNormal"/>
    <w:rsid w:val="0094165A"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c">
    <w:name w:val="Абзац списка Знак"/>
    <w:aliases w:val="Абзац Знак,Шаг процесса Знак,Заголовок 1.1 Знак,Абзац маркированнный Знак"/>
    <w:link w:val="afd"/>
    <w:uiPriority w:val="34"/>
    <w:locked/>
    <w:rsid w:val="0094165A"/>
    <w:rPr>
      <w:sz w:val="28"/>
      <w:szCs w:val="28"/>
    </w:rPr>
  </w:style>
  <w:style w:type="paragraph" w:styleId="afd">
    <w:name w:val="List Paragraph"/>
    <w:aliases w:val="Абзац,Шаг процесса,Заголовок 1.1,Абзац маркированнный"/>
    <w:basedOn w:val="a0"/>
    <w:link w:val="afc"/>
    <w:uiPriority w:val="34"/>
    <w:qFormat/>
    <w:rsid w:val="0094165A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8"/>
      <w:szCs w:val="28"/>
    </w:rPr>
  </w:style>
  <w:style w:type="paragraph" w:customStyle="1" w:styleId="afe">
    <w:name w:val="А_Обычный"/>
    <w:basedOn w:val="a0"/>
    <w:link w:val="Char"/>
    <w:qFormat/>
    <w:rsid w:val="0094165A"/>
    <w:pPr>
      <w:shd w:val="clear" w:color="auto" w:fill="FFFFFF"/>
      <w:suppressAutoHyphens/>
      <w:spacing w:line="360" w:lineRule="auto"/>
      <w:ind w:firstLine="567"/>
    </w:pPr>
    <w:rPr>
      <w:rFonts w:ascii="Times New Roman" w:eastAsia="Calibri" w:hAnsi="Times New Roman"/>
      <w:color w:val="00000A"/>
      <w:sz w:val="26"/>
      <w:szCs w:val="26"/>
    </w:rPr>
  </w:style>
  <w:style w:type="character" w:customStyle="1" w:styleId="Char">
    <w:name w:val="А_Обычный Char"/>
    <w:link w:val="afe"/>
    <w:locked/>
    <w:rsid w:val="0094165A"/>
    <w:rPr>
      <w:rFonts w:ascii="Times New Roman" w:eastAsia="Calibri" w:hAnsi="Times New Roman" w:cs="Times New Roman"/>
      <w:color w:val="00000A"/>
      <w:sz w:val="26"/>
      <w:szCs w:val="26"/>
      <w:shd w:val="clear" w:color="auto" w:fill="FFFFFF"/>
    </w:rPr>
  </w:style>
  <w:style w:type="character" w:customStyle="1" w:styleId="left">
    <w:name w:val="left"/>
    <w:rsid w:val="0094165A"/>
  </w:style>
  <w:style w:type="character" w:styleId="aff">
    <w:name w:val="annotation reference"/>
    <w:rsid w:val="0094165A"/>
    <w:rPr>
      <w:sz w:val="16"/>
      <w:szCs w:val="16"/>
    </w:rPr>
  </w:style>
  <w:style w:type="paragraph" w:styleId="aff0">
    <w:name w:val="annotation text"/>
    <w:basedOn w:val="a0"/>
    <w:link w:val="aff1"/>
    <w:rsid w:val="0094165A"/>
    <w:rPr>
      <w:sz w:val="20"/>
    </w:rPr>
  </w:style>
  <w:style w:type="character" w:customStyle="1" w:styleId="aff1">
    <w:name w:val="Текст примечания Знак"/>
    <w:basedOn w:val="a1"/>
    <w:link w:val="aff0"/>
    <w:rsid w:val="0094165A"/>
    <w:rPr>
      <w:rFonts w:ascii="Arial" w:eastAsia="Times New Roman" w:hAnsi="Arial" w:cs="Times New Roman"/>
      <w:sz w:val="20"/>
      <w:szCs w:val="20"/>
    </w:rPr>
  </w:style>
  <w:style w:type="paragraph" w:styleId="aff2">
    <w:name w:val="annotation subject"/>
    <w:basedOn w:val="aff0"/>
    <w:next w:val="aff0"/>
    <w:link w:val="aff3"/>
    <w:rsid w:val="0094165A"/>
    <w:rPr>
      <w:b/>
      <w:bCs/>
    </w:rPr>
  </w:style>
  <w:style w:type="character" w:customStyle="1" w:styleId="aff3">
    <w:name w:val="Тема примечания Знак"/>
    <w:basedOn w:val="aff1"/>
    <w:link w:val="aff2"/>
    <w:rsid w:val="0094165A"/>
    <w:rPr>
      <w:rFonts w:ascii="Arial" w:eastAsia="Times New Roman" w:hAnsi="Arial" w:cs="Times New Roman"/>
      <w:b/>
      <w:bCs/>
      <w:sz w:val="20"/>
      <w:szCs w:val="20"/>
    </w:rPr>
  </w:style>
  <w:style w:type="character" w:styleId="aff4">
    <w:name w:val="Emphasis"/>
    <w:uiPriority w:val="20"/>
    <w:qFormat/>
    <w:rsid w:val="0094165A"/>
    <w:rPr>
      <w:i/>
      <w:iCs/>
    </w:rPr>
  </w:style>
  <w:style w:type="paragraph" w:customStyle="1" w:styleId="article-note">
    <w:name w:val="article-note"/>
    <w:basedOn w:val="a0"/>
    <w:rsid w:val="0094165A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ru-RU"/>
    </w:rPr>
  </w:style>
  <w:style w:type="character" w:customStyle="1" w:styleId="hgkelc">
    <w:name w:val="hgkelc"/>
    <w:rsid w:val="0094165A"/>
  </w:style>
  <w:style w:type="paragraph" w:customStyle="1" w:styleId="00">
    <w:name w:val="Стиль по ширине Первая строка:  0 см"/>
    <w:basedOn w:val="a0"/>
    <w:semiHidden/>
    <w:rsid w:val="0094165A"/>
    <w:rPr>
      <w:rFonts w:ascii="Times New Roman" w:hAnsi="Times New Roman"/>
      <w:szCs w:val="24"/>
    </w:rPr>
  </w:style>
  <w:style w:type="paragraph" w:styleId="aff5">
    <w:name w:val="TOC Heading"/>
    <w:basedOn w:val="1"/>
    <w:next w:val="a0"/>
    <w:uiPriority w:val="39"/>
    <w:unhideWhenUsed/>
    <w:qFormat/>
    <w:rsid w:val="0094165A"/>
    <w:pPr>
      <w:keepLines/>
      <w:numPr>
        <w:numId w:val="0"/>
      </w:numPr>
      <w:spacing w:before="240" w:line="259" w:lineRule="auto"/>
      <w:jc w:val="left"/>
      <w:outlineLvl w:val="9"/>
    </w:pPr>
    <w:rPr>
      <w:rFonts w:ascii="Calibri Light" w:hAnsi="Calibri Light"/>
      <w:b w:val="0"/>
      <w:color w:val="2E74B5"/>
      <w:sz w:val="32"/>
      <w:szCs w:val="32"/>
      <w:lang w:eastAsia="ru-RU"/>
    </w:rPr>
  </w:style>
  <w:style w:type="paragraph" w:styleId="13">
    <w:name w:val="index 1"/>
    <w:basedOn w:val="a0"/>
    <w:next w:val="a0"/>
    <w:autoRedefine/>
    <w:rsid w:val="0094165A"/>
    <w:pPr>
      <w:spacing w:before="120"/>
      <w:ind w:left="34"/>
      <w:jc w:val="left"/>
    </w:pPr>
    <w:rPr>
      <w:rFonts w:ascii="Times New Roman" w:hAnsi="Times New Roman"/>
      <w:bCs/>
      <w:sz w:val="22"/>
      <w:szCs w:val="22"/>
    </w:rPr>
  </w:style>
  <w:style w:type="character" w:styleId="aff6">
    <w:name w:val="FollowedHyperlink"/>
    <w:rsid w:val="0094165A"/>
    <w:rPr>
      <w:color w:val="954F72"/>
      <w:u w:val="single"/>
    </w:rPr>
  </w:style>
  <w:style w:type="character" w:customStyle="1" w:styleId="ph">
    <w:name w:val="ph"/>
    <w:rsid w:val="0094165A"/>
  </w:style>
  <w:style w:type="paragraph" w:customStyle="1" w:styleId="CharCharCharChar0">
    <w:name w:val="Char Char Знак Знак Знак Знак Знак Char Char Знак"/>
    <w:basedOn w:val="a0"/>
    <w:semiHidden/>
    <w:rsid w:val="0094165A"/>
    <w:pPr>
      <w:spacing w:before="60" w:after="160" w:line="240" w:lineRule="exact"/>
      <w:jc w:val="left"/>
    </w:pPr>
    <w:rPr>
      <w:rFonts w:ascii="Verdana" w:hAnsi="Verdana"/>
      <w:szCs w:val="24"/>
      <w:lang w:val="en-US"/>
    </w:rPr>
  </w:style>
  <w:style w:type="paragraph" w:customStyle="1" w:styleId="14">
    <w:name w:val="Заголовок ПР 1"/>
    <w:basedOn w:val="1"/>
    <w:rsid w:val="0094165A"/>
    <w:pPr>
      <w:widowControl w:val="0"/>
      <w:shd w:val="clear" w:color="auto" w:fill="7ED3A9"/>
      <w:tabs>
        <w:tab w:val="num" w:pos="340"/>
      </w:tabs>
      <w:autoSpaceDE w:val="0"/>
      <w:autoSpaceDN w:val="0"/>
      <w:adjustRightInd w:val="0"/>
      <w:ind w:left="340" w:hanging="340"/>
    </w:pPr>
    <w:rPr>
      <w:rFonts w:ascii="Times New Roman" w:hAnsi="Times New Roman"/>
      <w:bCs/>
      <w:kern w:val="32"/>
      <w:szCs w:val="28"/>
      <w:lang w:val="az-Cyrl-AZ" w:eastAsia="ru-RU"/>
    </w:rPr>
  </w:style>
  <w:style w:type="table" w:styleId="aff7">
    <w:name w:val="Table Grid"/>
    <w:basedOn w:val="a2"/>
    <w:uiPriority w:val="39"/>
    <w:rsid w:val="0094165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unhideWhenUsed/>
    <w:rsid w:val="00941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9416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rsid w:val="0094165A"/>
  </w:style>
  <w:style w:type="paragraph" w:customStyle="1" w:styleId="140">
    <w:name w:val="Основной 14+"/>
    <w:basedOn w:val="a0"/>
    <w:link w:val="141"/>
    <w:qFormat/>
    <w:rsid w:val="0094165A"/>
    <w:pPr>
      <w:ind w:firstLine="709"/>
    </w:pPr>
    <w:rPr>
      <w:rFonts w:ascii="Times New Roman" w:hAnsi="Times New Roman"/>
      <w:sz w:val="28"/>
      <w:szCs w:val="24"/>
      <w:lang w:eastAsia="ru-RU"/>
    </w:rPr>
  </w:style>
  <w:style w:type="character" w:customStyle="1" w:styleId="141">
    <w:name w:val="Основной 14+ Знак"/>
    <w:link w:val="140"/>
    <w:qFormat/>
    <w:rsid w:val="0094165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p">
    <w:name w:val="p"/>
    <w:basedOn w:val="a0"/>
    <w:rsid w:val="0094165A"/>
    <w:pPr>
      <w:spacing w:before="100" w:beforeAutospacing="1" w:after="100" w:afterAutospacing="1"/>
      <w:jc w:val="left"/>
    </w:pPr>
    <w:rPr>
      <w:rFonts w:ascii="Times New Roman" w:hAnsi="Times New Roman"/>
      <w:szCs w:val="24"/>
      <w:lang w:eastAsia="ru-RU"/>
    </w:rPr>
  </w:style>
  <w:style w:type="paragraph" w:customStyle="1" w:styleId="ConsPlusNonformat">
    <w:name w:val="ConsPlusNonformat"/>
    <w:rsid w:val="0094165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CharChar">
    <w:name w:val="Знак1 Знак Знак Char Char Знак Знак Знак Знак Знак Знак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styleId="aff8">
    <w:name w:val="Revision"/>
    <w:hidden/>
    <w:uiPriority w:val="99"/>
    <w:semiHidden/>
    <w:rsid w:val="0094165A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NoteIcon">
    <w:name w:val="Note Icon"/>
    <w:basedOn w:val="a0"/>
    <w:next w:val="a0"/>
    <w:semiHidden/>
    <w:rsid w:val="0094165A"/>
    <w:pPr>
      <w:keepNext/>
      <w:spacing w:before="60" w:after="60"/>
      <w:ind w:left="1080"/>
      <w:jc w:val="left"/>
    </w:pPr>
    <w:rPr>
      <w:sz w:val="20"/>
      <w:lang w:val="de-DE"/>
    </w:rPr>
  </w:style>
  <w:style w:type="paragraph" w:customStyle="1" w:styleId="aff9">
    <w:name w:val="ПР_Шапка_Таблицы"/>
    <w:basedOn w:val="afb"/>
    <w:semiHidden/>
    <w:rsid w:val="0094165A"/>
    <w:pPr>
      <w:jc w:val="center"/>
    </w:pPr>
    <w:rPr>
      <w:b/>
    </w:rPr>
  </w:style>
  <w:style w:type="paragraph" w:customStyle="1" w:styleId="36">
    <w:name w:val="ПР_Заголовок_3"/>
    <w:basedOn w:val="3"/>
    <w:semiHidden/>
    <w:rsid w:val="0094165A"/>
    <w:pPr>
      <w:numPr>
        <w:ilvl w:val="0"/>
        <w:numId w:val="0"/>
      </w:numPr>
      <w:spacing w:before="240" w:after="60"/>
      <w:jc w:val="left"/>
    </w:pPr>
    <w:rPr>
      <w:rFonts w:cs="Arial"/>
      <w:bCs/>
      <w:sz w:val="26"/>
      <w:szCs w:val="26"/>
    </w:rPr>
  </w:style>
  <w:style w:type="paragraph" w:customStyle="1" w:styleId="02">
    <w:name w:val="заголовок ПР_02 с нумерацией"/>
    <w:basedOn w:val="36"/>
    <w:rsid w:val="0094165A"/>
    <w:pPr>
      <w:numPr>
        <w:ilvl w:val="2"/>
        <w:numId w:val="5"/>
      </w:numPr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CharCharCharChar2">
    <w:name w:val="Char Char Знак Знак Знак Знак Знак Знак Char Char Знак Знак Знак Знак"/>
    <w:basedOn w:val="a0"/>
    <w:semiHidden/>
    <w:rsid w:val="0094165A"/>
    <w:pPr>
      <w:spacing w:after="160" w:line="240" w:lineRule="exact"/>
      <w:jc w:val="left"/>
    </w:pPr>
    <w:rPr>
      <w:rFonts w:ascii="Verdana" w:hAnsi="Verdana"/>
      <w:szCs w:val="24"/>
      <w:lang w:val="en-US"/>
    </w:rPr>
  </w:style>
  <w:style w:type="paragraph" w:styleId="affa">
    <w:name w:val="Title"/>
    <w:basedOn w:val="a0"/>
    <w:next w:val="a0"/>
    <w:link w:val="affb"/>
    <w:qFormat/>
    <w:rsid w:val="0094165A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fb">
    <w:name w:val="Заголовок Знак"/>
    <w:basedOn w:val="a1"/>
    <w:link w:val="affa"/>
    <w:rsid w:val="0094165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l0s701">
    <w:name w:val="l0s701"/>
    <w:rsid w:val="0094165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customStyle="1" w:styleId="CharChar2">
    <w:name w:val="Знак Знак Знак Знак Знак Знак Знак Знак Char Char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affc">
    <w:name w:val="Знак Знак Знак Знак Знак Знак Знак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3">
    <w:name w:val="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3">
    <w:name w:val="Char Char Знак Знак Char Char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11">
    <w:name w:val="Char Char Знак Знак Char Char1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paragraph" w:customStyle="1" w:styleId="CharCharCharChar12">
    <w:name w:val="Char Char Знак Знак Char Char1 Знак Знак Знак"/>
    <w:basedOn w:val="a0"/>
    <w:rsid w:val="0094165A"/>
    <w:pPr>
      <w:spacing w:after="160" w:line="240" w:lineRule="exact"/>
      <w:jc w:val="left"/>
    </w:pPr>
    <w:rPr>
      <w:rFonts w:ascii="Verdana" w:hAnsi="Verdana"/>
      <w:sz w:val="20"/>
      <w:lang w:val="en-US"/>
    </w:rPr>
  </w:style>
  <w:style w:type="character" w:customStyle="1" w:styleId="uv3um">
    <w:name w:val="uv3um"/>
    <w:basedOn w:val="a1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2.png"/><Relationship Id="rId21" Type="http://schemas.openxmlformats.org/officeDocument/2006/relationships/hyperlink" Target="https://www.belinvestbank.by/individual/credits" TargetMode="External"/><Relationship Id="rId42" Type="http://schemas.openxmlformats.org/officeDocument/2006/relationships/hyperlink" Target="https://bnb.by/" TargetMode="External"/><Relationship Id="rId63" Type="http://schemas.openxmlformats.org/officeDocument/2006/relationships/header" Target="header5.xml"/><Relationship Id="rId84" Type="http://schemas.openxmlformats.org/officeDocument/2006/relationships/image" Target="media/image21.png"/><Relationship Id="rId138" Type="http://schemas.openxmlformats.org/officeDocument/2006/relationships/hyperlink" Target="https://tb.by/individuals/crediting/" TargetMode="External"/><Relationship Id="rId159" Type="http://schemas.openxmlformats.org/officeDocument/2006/relationships/image" Target="media/image72.png"/><Relationship Id="rId170" Type="http://schemas.openxmlformats.org/officeDocument/2006/relationships/image" Target="media/image81.png"/><Relationship Id="rId191" Type="http://schemas.openxmlformats.org/officeDocument/2006/relationships/hyperlink" Target="https://belgazprombank.by/personal_banking/krediti/" TargetMode="External"/><Relationship Id="rId107" Type="http://schemas.openxmlformats.org/officeDocument/2006/relationships/image" Target="media/image35.png"/><Relationship Id="rId11" Type="http://schemas.openxmlformats.org/officeDocument/2006/relationships/footer" Target="footer2.xml"/><Relationship Id="rId32" Type="http://schemas.openxmlformats.org/officeDocument/2006/relationships/hyperlink" Target="https://www.priorbank.by/" TargetMode="External"/><Relationship Id="rId53" Type="http://schemas.openxmlformats.org/officeDocument/2006/relationships/hyperlink" Target="https://neobank.by/credits/" TargetMode="External"/><Relationship Id="rId74" Type="http://schemas.openxmlformats.org/officeDocument/2006/relationships/image" Target="media/image14.png"/><Relationship Id="rId128" Type="http://schemas.openxmlformats.org/officeDocument/2006/relationships/hyperlink" Target="https://www.belapb.by/" TargetMode="External"/><Relationship Id="rId149" Type="http://schemas.openxmlformats.org/officeDocument/2006/relationships/image" Target="media/image62.png"/><Relationship Id="rId5" Type="http://schemas.openxmlformats.org/officeDocument/2006/relationships/webSettings" Target="webSettings.xml"/><Relationship Id="rId95" Type="http://schemas.openxmlformats.org/officeDocument/2006/relationships/hyperlink" Target="https://www.belapb.by/" TargetMode="External"/><Relationship Id="rId160" Type="http://schemas.openxmlformats.org/officeDocument/2006/relationships/image" Target="media/image73.png"/><Relationship Id="rId181" Type="http://schemas.openxmlformats.org/officeDocument/2006/relationships/image" Target="media/image87.png"/><Relationship Id="rId22" Type="http://schemas.openxmlformats.org/officeDocument/2006/relationships/hyperlink" Target="https://bankdabrabyt.by/" TargetMode="External"/><Relationship Id="rId43" Type="http://schemas.openxmlformats.org/officeDocument/2006/relationships/hyperlink" Target="https://bn&#1080;&#1072;&#1087;&#1087;b.by/o-lichnom/kreditovanie-i-lizing/" TargetMode="External"/><Relationship Id="rId64" Type="http://schemas.openxmlformats.org/officeDocument/2006/relationships/footer" Target="footer5.xml"/><Relationship Id="rId118" Type="http://schemas.openxmlformats.org/officeDocument/2006/relationships/image" Target="media/image43.png"/><Relationship Id="rId139" Type="http://schemas.openxmlformats.org/officeDocument/2006/relationships/image" Target="media/image54.png"/><Relationship Id="rId85" Type="http://schemas.openxmlformats.org/officeDocument/2006/relationships/hyperlink" Target="https://belarusbank.by/ru/33270/1686/37983/42155" TargetMode="External"/><Relationship Id="rId150" Type="http://schemas.openxmlformats.org/officeDocument/2006/relationships/image" Target="media/image63.png"/><Relationship Id="rId171" Type="http://schemas.openxmlformats.org/officeDocument/2006/relationships/hyperlink" Target="https://belgazprombank.by/personal_banking/" TargetMode="External"/><Relationship Id="rId192" Type="http://schemas.openxmlformats.org/officeDocument/2006/relationships/hyperlink" Target="https://www.belapb.by/chastnomu-klientu/kredity/filter/purpose_loan-is-nedvijimost/apply/" TargetMode="External"/><Relationship Id="rId12" Type="http://schemas.openxmlformats.org/officeDocument/2006/relationships/header" Target="header3.xml"/><Relationship Id="rId33" Type="http://schemas.openxmlformats.org/officeDocument/2006/relationships/hyperlink" Target="https://www.priorbank.by/offers/credits/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www.belapb.by/chastnomu-klientu/kredity/" TargetMode="External"/><Relationship Id="rId54" Type="http://schemas.openxmlformats.org/officeDocument/2006/relationships/hyperlink" Target="https://stbank.by/" TargetMode="External"/><Relationship Id="rId75" Type="http://schemas.openxmlformats.org/officeDocument/2006/relationships/image" Target="media/image15.png"/><Relationship Id="rId96" Type="http://schemas.openxmlformats.org/officeDocument/2006/relationships/image" Target="media/image29.png"/><Relationship Id="rId140" Type="http://schemas.openxmlformats.org/officeDocument/2006/relationships/hyperlink" Target="https://www.belinvestbank.by/individual/credits" TargetMode="External"/><Relationship Id="rId161" Type="http://schemas.openxmlformats.org/officeDocument/2006/relationships/image" Target="media/image74.png"/><Relationship Id="rId182" Type="http://schemas.openxmlformats.org/officeDocument/2006/relationships/image" Target="media/image88.png"/><Relationship Id="rId6" Type="http://schemas.openxmlformats.org/officeDocument/2006/relationships/footnotes" Target="footnotes.xml"/><Relationship Id="rId23" Type="http://schemas.openxmlformats.org/officeDocument/2006/relationships/hyperlink" Target="https://bankdabrabyt.by/personal/credit/" TargetMode="External"/><Relationship Id="rId119" Type="http://schemas.openxmlformats.org/officeDocument/2006/relationships/hyperlink" Target="https://www.belapb.by/chastnomu-klientu/kredity/kredit-na-priobretenie-domokomplektov-proizvedennykh-v-respublike-belarus/" TargetMode="External"/><Relationship Id="rId44" Type="http://schemas.openxmlformats.org/officeDocument/2006/relationships/hyperlink" Target="https://www.tcbank.by/" TargetMode="External"/><Relationship Id="rId65" Type="http://schemas.openxmlformats.org/officeDocument/2006/relationships/image" Target="media/image5.png"/><Relationship Id="rId86" Type="http://schemas.openxmlformats.org/officeDocument/2006/relationships/image" Target="media/image22.png"/><Relationship Id="rId130" Type="http://schemas.openxmlformats.org/officeDocument/2006/relationships/hyperlink" Target="https://www.belapb.by/chastnomu-klientu/kredity/" TargetMode="External"/><Relationship Id="rId151" Type="http://schemas.openxmlformats.org/officeDocument/2006/relationships/image" Target="media/image64.png"/><Relationship Id="rId172" Type="http://schemas.openxmlformats.org/officeDocument/2006/relationships/image" Target="media/image82.png"/><Relationship Id="rId193" Type="http://schemas.openxmlformats.org/officeDocument/2006/relationships/hyperlink" Target="https://belgazprombank.by/personal_banking/krediti/kredit_na_priobretenie_i_stroitel_stvo_n/programma-skoro-novosele/" TargetMode="External"/><Relationship Id="rId13" Type="http://schemas.openxmlformats.org/officeDocument/2006/relationships/footer" Target="footer3.xml"/><Relationship Id="rId109" Type="http://schemas.openxmlformats.org/officeDocument/2006/relationships/image" Target="media/image37.png"/><Relationship Id="rId34" Type="http://schemas.openxmlformats.org/officeDocument/2006/relationships/hyperlink" Target="https://www.alfabank.by/" TargetMode="External"/><Relationship Id="rId55" Type="http://schemas.openxmlformats.org/officeDocument/2006/relationships/hyperlink" Target="https://stbank.by/private-client/credits/" TargetMode="External"/><Relationship Id="rId76" Type="http://schemas.openxmlformats.org/officeDocument/2006/relationships/image" Target="media/image16.png"/><Relationship Id="rId97" Type="http://schemas.openxmlformats.org/officeDocument/2006/relationships/hyperlink" Target="https://www.belapb.by/chastnomu-klientu/kredity/" TargetMode="External"/><Relationship Id="rId120" Type="http://schemas.openxmlformats.org/officeDocument/2006/relationships/image" Target="media/image44.png"/><Relationship Id="rId141" Type="http://schemas.openxmlformats.org/officeDocument/2006/relationships/hyperlink" Target="https://www.belinvestbank.by/individual/credit/nedvizhimost-ot-partnera" TargetMode="External"/><Relationship Id="rId7" Type="http://schemas.openxmlformats.org/officeDocument/2006/relationships/endnotes" Target="endnotes.xml"/><Relationship Id="rId162" Type="http://schemas.openxmlformats.org/officeDocument/2006/relationships/image" Target="media/image75.png"/><Relationship Id="rId183" Type="http://schemas.openxmlformats.org/officeDocument/2006/relationships/hyperlink" Target="https://belgazprombank.by/personal_banking/krediti/kredit_na_priobretenie_i_stroitel_stvo_n/programma-stroim-vmeste/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elgazprombank.by/personal_banking/krediti/" TargetMode="External"/><Relationship Id="rId24" Type="http://schemas.openxmlformats.org/officeDocument/2006/relationships/hyperlink" Target="https://www.paritetbank.by/private/" TargetMode="External"/><Relationship Id="rId40" Type="http://schemas.openxmlformats.org/officeDocument/2006/relationships/hyperlink" Target="https://tb.by/" TargetMode="External"/><Relationship Id="rId45" Type="http://schemas.openxmlformats.org/officeDocument/2006/relationships/hyperlink" Target="https://www.tcbank.by/personal/financing/" TargetMode="External"/><Relationship Id="rId66" Type="http://schemas.openxmlformats.org/officeDocument/2006/relationships/image" Target="media/image6.png"/><Relationship Id="rId87" Type="http://schemas.openxmlformats.org/officeDocument/2006/relationships/image" Target="media/image23.png"/><Relationship Id="rId110" Type="http://schemas.openxmlformats.org/officeDocument/2006/relationships/hyperlink" Target="https://www.belapb.by/chastnomu-klientu/kredity/kredit-na-priobretenie-zhilykh-pomeshcheniy-onlayn/" TargetMode="External"/><Relationship Id="rId115" Type="http://schemas.openxmlformats.org/officeDocument/2006/relationships/image" Target="media/image41.png"/><Relationship Id="rId131" Type="http://schemas.openxmlformats.org/officeDocument/2006/relationships/hyperlink" Target="https://www.belapb.by/chastnomu-klientu/kredity/filter/purpose_loan-is-refinansirovanie/apply/" TargetMode="External"/><Relationship Id="rId136" Type="http://schemas.openxmlformats.org/officeDocument/2006/relationships/hyperlink" Target="https://www.belinvestbank.by/individual" TargetMode="External"/><Relationship Id="rId157" Type="http://schemas.openxmlformats.org/officeDocument/2006/relationships/image" Target="media/image70.png"/><Relationship Id="rId178" Type="http://schemas.openxmlformats.org/officeDocument/2006/relationships/image" Target="media/image85.png"/><Relationship Id="rId61" Type="http://schemas.openxmlformats.org/officeDocument/2006/relationships/image" Target="media/image3.png"/><Relationship Id="rId82" Type="http://schemas.openxmlformats.org/officeDocument/2006/relationships/image" Target="media/image20.png"/><Relationship Id="rId152" Type="http://schemas.openxmlformats.org/officeDocument/2006/relationships/image" Target="media/image65.png"/><Relationship Id="rId173" Type="http://schemas.openxmlformats.org/officeDocument/2006/relationships/hyperlink" Target="https://belgazprombank.by/personal_banking/krediti/" TargetMode="External"/><Relationship Id="rId194" Type="http://schemas.openxmlformats.org/officeDocument/2006/relationships/hyperlink" Target="https://belgazprombank.by/personal_banking/krediti/kredit_na_priobretenie_i_stroitel_stvo_n/programma-skoro-novosele/" TargetMode="External"/><Relationship Id="rId199" Type="http://schemas.openxmlformats.org/officeDocument/2006/relationships/image" Target="media/image97.png"/><Relationship Id="rId203" Type="http://schemas.microsoft.com/office/2011/relationships/people" Target="people.xml"/><Relationship Id="rId19" Type="http://schemas.openxmlformats.org/officeDocument/2006/relationships/hyperlink" Target="https://www.belapb.by/chastnomu-klientu/kredity/" TargetMode="External"/><Relationship Id="rId14" Type="http://schemas.openxmlformats.org/officeDocument/2006/relationships/header" Target="header4.xml"/><Relationship Id="rId30" Type="http://schemas.openxmlformats.org/officeDocument/2006/relationships/hyperlink" Target="https://www.belveb.by/" TargetMode="External"/><Relationship Id="rId35" Type="http://schemas.openxmlformats.org/officeDocument/2006/relationships/hyperlink" Target="https://www.alfabank.by/credits/" TargetMode="External"/><Relationship Id="rId56" Type="http://schemas.openxmlformats.org/officeDocument/2006/relationships/hyperlink" Target="https://zepterbank.by/" TargetMode="External"/><Relationship Id="rId77" Type="http://schemas.openxmlformats.org/officeDocument/2006/relationships/hyperlink" Target="https://belarusbank.by/ru/33270/1686/31549/36160" TargetMode="External"/><Relationship Id="rId100" Type="http://schemas.openxmlformats.org/officeDocument/2006/relationships/image" Target="media/image31.png"/><Relationship Id="rId105" Type="http://schemas.openxmlformats.org/officeDocument/2006/relationships/image" Target="media/image34.png"/><Relationship Id="rId126" Type="http://schemas.openxmlformats.org/officeDocument/2006/relationships/image" Target="media/image48.png"/><Relationship Id="rId147" Type="http://schemas.openxmlformats.org/officeDocument/2006/relationships/image" Target="media/image60.png"/><Relationship Id="rId168" Type="http://schemas.openxmlformats.org/officeDocument/2006/relationships/hyperlink" Target="https://belgazprombank.by/personal_banking/krediti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rbank.by/life/credits/" TargetMode="External"/><Relationship Id="rId72" Type="http://schemas.openxmlformats.org/officeDocument/2006/relationships/image" Target="media/image12.png"/><Relationship Id="rId93" Type="http://schemas.openxmlformats.org/officeDocument/2006/relationships/image" Target="media/image28.png"/><Relationship Id="rId98" Type="http://schemas.openxmlformats.org/officeDocument/2006/relationships/image" Target="media/image30.png"/><Relationship Id="rId121" Type="http://schemas.openxmlformats.org/officeDocument/2006/relationships/image" Target="media/image45.png"/><Relationship Id="rId142" Type="http://schemas.openxmlformats.org/officeDocument/2006/relationships/image" Target="media/image55.png"/><Relationship Id="rId163" Type="http://schemas.openxmlformats.org/officeDocument/2006/relationships/image" Target="media/image76.png"/><Relationship Id="rId184" Type="http://schemas.openxmlformats.org/officeDocument/2006/relationships/image" Target="media/image89.png"/><Relationship Id="rId189" Type="http://schemas.openxmlformats.org/officeDocument/2006/relationships/hyperlink" Target="https://belgazprombank.by/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paritetbank.by/private/credit/" TargetMode="External"/><Relationship Id="rId46" Type="http://schemas.openxmlformats.org/officeDocument/2006/relationships/hyperlink" Target="https://www.bsb.by/" TargetMode="External"/><Relationship Id="rId67" Type="http://schemas.openxmlformats.org/officeDocument/2006/relationships/image" Target="media/image7.png"/><Relationship Id="rId116" Type="http://schemas.openxmlformats.org/officeDocument/2006/relationships/hyperlink" Target="https://www.belapb.by/chastnomu-klientu/kredity/dlya-nuzhdayushchikhsya-v-uluchshenii-zhilishchnykh-usloviy-s-privlecheniem-subsidiy/" TargetMode="External"/><Relationship Id="rId137" Type="http://schemas.openxmlformats.org/officeDocument/2006/relationships/image" Target="media/image53.png"/><Relationship Id="rId158" Type="http://schemas.openxmlformats.org/officeDocument/2006/relationships/image" Target="media/image71.png"/><Relationship Id="rId20" Type="http://schemas.openxmlformats.org/officeDocument/2006/relationships/hyperlink" Target="https://www.belinvestbank.by/individual" TargetMode="External"/><Relationship Id="rId41" Type="http://schemas.openxmlformats.org/officeDocument/2006/relationships/hyperlink" Target="https://tb.by/individuals/crediting/" TargetMode="External"/><Relationship Id="rId62" Type="http://schemas.openxmlformats.org/officeDocument/2006/relationships/image" Target="media/image4.png"/><Relationship Id="rId83" Type="http://schemas.openxmlformats.org/officeDocument/2006/relationships/hyperlink" Target="https://belarusbank.by/ru/33270/1686/37983/42154" TargetMode="External"/><Relationship Id="rId88" Type="http://schemas.openxmlformats.org/officeDocument/2006/relationships/hyperlink" Target="https://belarusbank.by/ru/33270/1686/31413" TargetMode="External"/><Relationship Id="rId111" Type="http://schemas.openxmlformats.org/officeDocument/2006/relationships/image" Target="media/image38.png"/><Relationship Id="rId132" Type="http://schemas.openxmlformats.org/officeDocument/2006/relationships/image" Target="media/image50.png"/><Relationship Id="rId153" Type="http://schemas.openxmlformats.org/officeDocument/2006/relationships/image" Target="media/image66.png"/><Relationship Id="rId174" Type="http://schemas.openxmlformats.org/officeDocument/2006/relationships/image" Target="media/image83.png"/><Relationship Id="rId179" Type="http://schemas.openxmlformats.org/officeDocument/2006/relationships/hyperlink" Target="https://belgazprombank.by/personal_banking/krediti/kredit_na_priobretenie_i_stroitel_stvo_n/programma-skoro-novosele/" TargetMode="External"/><Relationship Id="rId195" Type="http://schemas.openxmlformats.org/officeDocument/2006/relationships/image" Target="media/image93.png"/><Relationship Id="rId190" Type="http://schemas.openxmlformats.org/officeDocument/2006/relationships/hyperlink" Target="https://belgazprombank.by/personal_banking/" TargetMode="External"/><Relationship Id="rId204" Type="http://schemas.openxmlformats.org/officeDocument/2006/relationships/theme" Target="theme/theme1.xml"/><Relationship Id="rId15" Type="http://schemas.openxmlformats.org/officeDocument/2006/relationships/footer" Target="footer4.xml"/><Relationship Id="rId36" Type="http://schemas.openxmlformats.org/officeDocument/2006/relationships/hyperlink" Target="https://www.vtb.by/" TargetMode="External"/><Relationship Id="rId57" Type="http://schemas.openxmlformats.org/officeDocument/2006/relationships/hyperlink" Target="https://zepterbank.by/personal/credits/" TargetMode="External"/><Relationship Id="rId106" Type="http://schemas.openxmlformats.org/officeDocument/2006/relationships/hyperlink" Target="https://www.belapb.by/chastnomu-klientu/kredity/kredity-na-priobretenie-zhilya/" TargetMode="External"/><Relationship Id="rId127" Type="http://schemas.openxmlformats.org/officeDocument/2006/relationships/image" Target="media/image49.png"/><Relationship Id="rId10" Type="http://schemas.openxmlformats.org/officeDocument/2006/relationships/footer" Target="footer1.xml"/><Relationship Id="rId31" Type="http://schemas.openxmlformats.org/officeDocument/2006/relationships/hyperlink" Target="https://www.belveb.by/credits/" TargetMode="External"/><Relationship Id="rId52" Type="http://schemas.openxmlformats.org/officeDocument/2006/relationships/hyperlink" Target="https://neobank.by/" TargetMode="External"/><Relationship Id="rId73" Type="http://schemas.openxmlformats.org/officeDocument/2006/relationships/image" Target="media/image13.png"/><Relationship Id="rId78" Type="http://schemas.openxmlformats.org/officeDocument/2006/relationships/image" Target="media/image17.png"/><Relationship Id="rId94" Type="http://schemas.openxmlformats.org/officeDocument/2006/relationships/hyperlink" Target="https://www.belapb.by/chastnomu-klientu/kredity/" TargetMode="External"/><Relationship Id="rId99" Type="http://schemas.openxmlformats.org/officeDocument/2006/relationships/hyperlink" Target="https://www.belapb.by/chastnomu-klientu/kredity/" TargetMode="External"/><Relationship Id="rId101" Type="http://schemas.openxmlformats.org/officeDocument/2006/relationships/hyperlink" Target="https://www.belapb.by/chastnomu-klientu/kredity/filter/purpose_loan-is-nedvijimost/apply/" TargetMode="External"/><Relationship Id="rId122" Type="http://schemas.openxmlformats.org/officeDocument/2006/relationships/hyperlink" Target="https://www.belapb.by/chastnomu-klientu/kredity/kredit-na-priobretenie-domokomplektov-proizvedennykh-v-respublike-belarus-onlayn/" TargetMode="External"/><Relationship Id="rId143" Type="http://schemas.openxmlformats.org/officeDocument/2006/relationships/image" Target="media/image56.png"/><Relationship Id="rId148" Type="http://schemas.openxmlformats.org/officeDocument/2006/relationships/image" Target="media/image61.png"/><Relationship Id="rId164" Type="http://schemas.openxmlformats.org/officeDocument/2006/relationships/image" Target="media/image77.png"/><Relationship Id="rId169" Type="http://schemas.openxmlformats.org/officeDocument/2006/relationships/hyperlink" Target="https://belgazprombank.by/" TargetMode="External"/><Relationship Id="rId185" Type="http://schemas.openxmlformats.org/officeDocument/2006/relationships/hyperlink" Target="https://belgazprombank.by/personal_banking/krediti/kredit_na_priobretenie_i_stroitel_stvo_n/programma-stroim-vmeste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80" Type="http://schemas.openxmlformats.org/officeDocument/2006/relationships/image" Target="media/image86.png"/><Relationship Id="rId26" Type="http://schemas.openxmlformats.org/officeDocument/2006/relationships/hyperlink" Target="https://www.sber-bank.by/" TargetMode="External"/><Relationship Id="rId47" Type="http://schemas.openxmlformats.org/officeDocument/2006/relationships/hyperlink" Target="https://www.bsb.by/kreditovanie-fiz-licz" TargetMode="External"/><Relationship Id="rId68" Type="http://schemas.openxmlformats.org/officeDocument/2006/relationships/image" Target="media/image8.png"/><Relationship Id="rId89" Type="http://schemas.openxmlformats.org/officeDocument/2006/relationships/image" Target="media/image24.png"/><Relationship Id="rId112" Type="http://schemas.openxmlformats.org/officeDocument/2006/relationships/image" Target="media/image39.png"/><Relationship Id="rId133" Type="http://schemas.openxmlformats.org/officeDocument/2006/relationships/image" Target="media/image51.png"/><Relationship Id="rId154" Type="http://schemas.openxmlformats.org/officeDocument/2006/relationships/image" Target="media/image67.png"/><Relationship Id="rId175" Type="http://schemas.openxmlformats.org/officeDocument/2006/relationships/hyperlink" Target="https://www.belapb.by/chastnomu-klientu/kredity/filter/purpose_loan-is-nedvijimost/apply/" TargetMode="External"/><Relationship Id="rId196" Type="http://schemas.openxmlformats.org/officeDocument/2006/relationships/image" Target="media/image94.png"/><Relationship Id="rId200" Type="http://schemas.openxmlformats.org/officeDocument/2006/relationships/header" Target="header6.xml"/><Relationship Id="rId16" Type="http://schemas.openxmlformats.org/officeDocument/2006/relationships/hyperlink" Target="https://belarusbank.by/" TargetMode="External"/><Relationship Id="rId37" Type="http://schemas.openxmlformats.org/officeDocument/2006/relationships/hyperlink" Target="https://www.vtb.by/kredity" TargetMode="External"/><Relationship Id="rId58" Type="http://schemas.openxmlformats.org/officeDocument/2006/relationships/hyperlink" Target="https://www.belapb.by/" TargetMode="External"/><Relationship Id="rId79" Type="http://schemas.openxmlformats.org/officeDocument/2006/relationships/hyperlink" Target="https://belarusbank.by/ru/33270/1686/31549/36161" TargetMode="External"/><Relationship Id="rId102" Type="http://schemas.openxmlformats.org/officeDocument/2006/relationships/image" Target="media/image32.png"/><Relationship Id="rId123" Type="http://schemas.openxmlformats.org/officeDocument/2006/relationships/image" Target="media/image46.png"/><Relationship Id="rId144" Type="http://schemas.openxmlformats.org/officeDocument/2006/relationships/image" Target="media/image57.png"/><Relationship Id="rId90" Type="http://schemas.openxmlformats.org/officeDocument/2006/relationships/image" Target="media/image25.png"/><Relationship Id="rId165" Type="http://schemas.openxmlformats.org/officeDocument/2006/relationships/image" Target="media/image78.png"/><Relationship Id="rId186" Type="http://schemas.openxmlformats.org/officeDocument/2006/relationships/image" Target="media/image90.png"/><Relationship Id="rId27" Type="http://schemas.openxmlformats.org/officeDocument/2006/relationships/hyperlink" Target="https://www.sber-bank.by/credit" TargetMode="External"/><Relationship Id="rId48" Type="http://schemas.openxmlformats.org/officeDocument/2006/relationships/hyperlink" Target="https://www.rrb.by/" TargetMode="External"/><Relationship Id="rId69" Type="http://schemas.openxmlformats.org/officeDocument/2006/relationships/image" Target="media/image9.png"/><Relationship Id="rId113" Type="http://schemas.openxmlformats.org/officeDocument/2006/relationships/hyperlink" Target="https://www.belapb.by/chastnomu-klientu/kredity/kredit-na-stroitelstvo-i-priobretenie-nedvizhimosti-u-organizatsiy-zastroyshchikov-srokom-do-30-let/" TargetMode="External"/><Relationship Id="rId134" Type="http://schemas.openxmlformats.org/officeDocument/2006/relationships/image" Target="media/image52.png"/><Relationship Id="rId80" Type="http://schemas.openxmlformats.org/officeDocument/2006/relationships/image" Target="media/image18.png"/><Relationship Id="rId155" Type="http://schemas.openxmlformats.org/officeDocument/2006/relationships/image" Target="media/image68.png"/><Relationship Id="rId176" Type="http://schemas.openxmlformats.org/officeDocument/2006/relationships/image" Target="media/image84.png"/><Relationship Id="rId197" Type="http://schemas.openxmlformats.org/officeDocument/2006/relationships/image" Target="media/image95.png"/><Relationship Id="rId201" Type="http://schemas.openxmlformats.org/officeDocument/2006/relationships/footer" Target="footer6.xml"/><Relationship Id="rId17" Type="http://schemas.openxmlformats.org/officeDocument/2006/relationships/hyperlink" Target="https://belarusbank.by/ru/fizicheskim_licam/kredit" TargetMode="External"/><Relationship Id="rId38" Type="http://schemas.openxmlformats.org/officeDocument/2006/relationships/hyperlink" Target="https://www.mtbank.by/" TargetMode="External"/><Relationship Id="rId59" Type="http://schemas.openxmlformats.org/officeDocument/2006/relationships/image" Target="media/image1.png"/><Relationship Id="rId103" Type="http://schemas.openxmlformats.org/officeDocument/2006/relationships/hyperlink" Target="https://www.belapb.by/chastnomu-klientu/kredity/kredit-na-stroitelstvo-zhilya/" TargetMode="External"/><Relationship Id="rId124" Type="http://schemas.openxmlformats.org/officeDocument/2006/relationships/image" Target="media/image47.png"/><Relationship Id="rId70" Type="http://schemas.openxmlformats.org/officeDocument/2006/relationships/image" Target="media/image10.png"/><Relationship Id="rId91" Type="http://schemas.openxmlformats.org/officeDocument/2006/relationships/image" Target="media/image26.png"/><Relationship Id="rId145" Type="http://schemas.openxmlformats.org/officeDocument/2006/relationships/image" Target="media/image58.png"/><Relationship Id="rId166" Type="http://schemas.openxmlformats.org/officeDocument/2006/relationships/image" Target="media/image79.png"/><Relationship Id="rId187" Type="http://schemas.openxmlformats.org/officeDocument/2006/relationships/image" Target="media/image91.png"/><Relationship Id="rId1" Type="http://schemas.openxmlformats.org/officeDocument/2006/relationships/customXml" Target="../customXml/item1.xml"/><Relationship Id="rId28" Type="http://schemas.openxmlformats.org/officeDocument/2006/relationships/hyperlink" Target="https://belgazprombank.by/" TargetMode="External"/><Relationship Id="rId49" Type="http://schemas.openxmlformats.org/officeDocument/2006/relationships/hyperlink" Target="https://www.rrb.by/fizicheskim-licam/krediti" TargetMode="External"/><Relationship Id="rId114" Type="http://schemas.openxmlformats.org/officeDocument/2006/relationships/image" Target="media/image40.png"/><Relationship Id="rId60" Type="http://schemas.openxmlformats.org/officeDocument/2006/relationships/image" Target="media/image2.png"/><Relationship Id="rId81" Type="http://schemas.openxmlformats.org/officeDocument/2006/relationships/image" Target="media/image19.png"/><Relationship Id="rId135" Type="http://schemas.openxmlformats.org/officeDocument/2006/relationships/hyperlink" Target="https://www.belinvestbank.by/individual/credits" TargetMode="External"/><Relationship Id="rId156" Type="http://schemas.openxmlformats.org/officeDocument/2006/relationships/image" Target="media/image69.png"/><Relationship Id="rId177" Type="http://schemas.openxmlformats.org/officeDocument/2006/relationships/hyperlink" Target="https://belgazprombank.by/personal_banking/krediti/kredit_na_priobretenie_i_stroitel_stvo_n/programma-skoro-novosele/" TargetMode="External"/><Relationship Id="rId198" Type="http://schemas.openxmlformats.org/officeDocument/2006/relationships/image" Target="media/image96.png"/><Relationship Id="rId202" Type="http://schemas.openxmlformats.org/officeDocument/2006/relationships/fontTable" Target="fontTable.xml"/><Relationship Id="rId18" Type="http://schemas.openxmlformats.org/officeDocument/2006/relationships/hyperlink" Target="https://www.belapb.by/" TargetMode="External"/><Relationship Id="rId39" Type="http://schemas.openxmlformats.org/officeDocument/2006/relationships/hyperlink" Target="https://www.mtbank.by/credits/" TargetMode="External"/><Relationship Id="rId50" Type="http://schemas.openxmlformats.org/officeDocument/2006/relationships/hyperlink" Target="https://rbank.by/" TargetMode="External"/><Relationship Id="rId104" Type="http://schemas.openxmlformats.org/officeDocument/2006/relationships/image" Target="media/image33.png"/><Relationship Id="rId125" Type="http://schemas.openxmlformats.org/officeDocument/2006/relationships/hyperlink" Target="https://www.belapb.by/chastnomu-klientu/kredity/dokreditovanie-grazhdan-zaklyuchivshikh-v-banke-kreditnye-dogovora-na-finansirovanie-stroitelstva-re/" TargetMode="External"/><Relationship Id="rId146" Type="http://schemas.openxmlformats.org/officeDocument/2006/relationships/image" Target="media/image59.png"/><Relationship Id="rId167" Type="http://schemas.openxmlformats.org/officeDocument/2006/relationships/image" Target="media/image80.png"/><Relationship Id="rId188" Type="http://schemas.openxmlformats.org/officeDocument/2006/relationships/image" Target="media/image92.png"/><Relationship Id="rId71" Type="http://schemas.openxmlformats.org/officeDocument/2006/relationships/image" Target="media/image11.png"/><Relationship Id="rId92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82360-7878-4904-B451-043CE05E1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</Pages>
  <Words>5496</Words>
  <Characters>31332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Полина Александровна</dc:creator>
  <cp:keywords/>
  <dc:description/>
  <cp:lastModifiedBy>Голубович Даниил Дмитриевич</cp:lastModifiedBy>
  <cp:revision>2</cp:revision>
  <dcterms:created xsi:type="dcterms:W3CDTF">2026-01-27T14:13:00Z</dcterms:created>
  <dcterms:modified xsi:type="dcterms:W3CDTF">2026-01-27T14:13:00Z</dcterms:modified>
</cp:coreProperties>
</file>